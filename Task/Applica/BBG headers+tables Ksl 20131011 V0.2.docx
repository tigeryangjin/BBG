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D7A2B" w:rsidRDefault="00B836B5">
      <w:pPr>
        <w:widowControl/>
        <w:suppressAutoHyphens w:val="0"/>
        <w:rPr>
          <w:rFonts w:eastAsia="宋体" w:cs="Times New Roman"/>
          <w:caps/>
          <w:noProof/>
          <w:color w:val="1AB8FF"/>
          <w:sz w:val="26"/>
          <w:szCs w:val="26"/>
        </w:rPr>
      </w:pPr>
      <w:r>
        <w:rPr>
          <w:noProof/>
        </w:rPr>
        <mc:AlternateContent>
          <mc:Choice Requires="wps">
            <w:drawing>
              <wp:anchor distT="0" distB="0" distL="114300" distR="114300" simplePos="0" relativeHeight="251657216" behindDoc="0" locked="0" layoutInCell="1" allowOverlap="1">
                <wp:simplePos x="0" y="0"/>
                <wp:positionH relativeFrom="column">
                  <wp:posOffset>-375285</wp:posOffset>
                </wp:positionH>
                <wp:positionV relativeFrom="paragraph">
                  <wp:posOffset>4316730</wp:posOffset>
                </wp:positionV>
                <wp:extent cx="5943600" cy="1257300"/>
                <wp:effectExtent l="0" t="1905" r="3810" b="0"/>
                <wp:wrapTight wrapText="bothSides">
                  <wp:wrapPolygon edited="0">
                    <wp:start x="0" y="0"/>
                    <wp:lineTo x="21600" y="0"/>
                    <wp:lineTo x="21600" y="21600"/>
                    <wp:lineTo x="0" y="21600"/>
                    <wp:lineTo x="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0B95" w:rsidRDefault="00140B95" w:rsidP="001E193E">
                            <w:pPr>
                              <w:rPr>
                                <w:rFonts w:eastAsia="宋体" w:cs="Times New Roman"/>
                                <w:caps/>
                                <w:color w:val="1AB8FF"/>
                                <w:sz w:val="32"/>
                                <w:szCs w:val="32"/>
                              </w:rPr>
                            </w:pPr>
                            <w:r w:rsidRPr="001E193E">
                              <w:rPr>
                                <w:rFonts w:eastAsia="宋体"/>
                                <w:caps/>
                                <w:color w:val="1AB8FF"/>
                                <w:sz w:val="32"/>
                                <w:szCs w:val="32"/>
                              </w:rPr>
                              <w:t>master + tra</w:t>
                            </w:r>
                            <w:r>
                              <w:rPr>
                                <w:rFonts w:eastAsia="宋体"/>
                                <w:caps/>
                                <w:color w:val="1AB8FF"/>
                                <w:sz w:val="32"/>
                                <w:szCs w:val="32"/>
                              </w:rPr>
                              <w:t>N</w:t>
                            </w:r>
                            <w:r w:rsidRPr="001E193E">
                              <w:rPr>
                                <w:rFonts w:eastAsia="宋体"/>
                                <w:caps/>
                                <w:color w:val="1AB8FF"/>
                                <w:sz w:val="32"/>
                                <w:szCs w:val="32"/>
                              </w:rPr>
                              <w:t>sactional data tables</w:t>
                            </w:r>
                          </w:p>
                          <w:p w:rsidR="00140B95" w:rsidRDefault="00140B95" w:rsidP="003262AE">
                            <w:pPr>
                              <w:rPr>
                                <w:rFonts w:ascii="Adobe 宋体 Std L" w:eastAsia="宋体" w:hAnsi="Adobe 宋体 Std L" w:cs="Times New Roman" w:hint="eastAsia"/>
                                <w:caps/>
                                <w:color w:val="1AB8FF"/>
                                <w:sz w:val="32"/>
                                <w:szCs w:val="32"/>
                              </w:rPr>
                            </w:pPr>
                            <w:proofErr w:type="gramStart"/>
                            <w:r w:rsidRPr="003262AE">
                              <w:rPr>
                                <w:rFonts w:ascii="Adobe 宋体 Std L" w:eastAsia="宋体" w:hAnsi="Adobe 宋体 Std L" w:cs="宋体" w:hint="eastAsia"/>
                                <w:caps/>
                                <w:color w:val="1AB8FF"/>
                                <w:sz w:val="32"/>
                                <w:szCs w:val="32"/>
                              </w:rPr>
                              <w:t>主数据</w:t>
                            </w:r>
                            <w:proofErr w:type="gramEnd"/>
                            <w:r w:rsidRPr="003262AE">
                              <w:rPr>
                                <w:rFonts w:ascii="Adobe 宋体 Std L" w:eastAsia="宋体" w:hAnsi="Adobe 宋体 Std L" w:cs="Adobe 宋体 Std L" w:hint="eastAsia"/>
                                <w:caps/>
                                <w:color w:val="1AB8FF"/>
                                <w:sz w:val="32"/>
                                <w:szCs w:val="32"/>
                              </w:rPr>
                              <w:t xml:space="preserve"> + </w:t>
                            </w:r>
                            <w:r w:rsidRPr="003262AE">
                              <w:rPr>
                                <w:rFonts w:ascii="Adobe 宋体 Std L" w:eastAsia="宋体" w:hAnsi="Adobe 宋体 Std L" w:cs="宋体" w:hint="eastAsia"/>
                                <w:caps/>
                                <w:color w:val="1AB8FF"/>
                                <w:sz w:val="32"/>
                                <w:szCs w:val="32"/>
                              </w:rPr>
                              <w:t>交易型数据表格</w:t>
                            </w:r>
                          </w:p>
                          <w:p w:rsidR="00140B95" w:rsidRDefault="00140B95" w:rsidP="001E193E">
                            <w:pPr>
                              <w:rPr>
                                <w:rFonts w:eastAsia="宋体" w:cs="Times New Roman"/>
                                <w:caps/>
                                <w:color w:val="1AB8FF"/>
                                <w:sz w:val="32"/>
                                <w:szCs w:val="32"/>
                              </w:rPr>
                            </w:pPr>
                          </w:p>
                          <w:p w:rsidR="00140B95" w:rsidRPr="001E193E" w:rsidRDefault="00140B95" w:rsidP="001E193E">
                            <w:pPr>
                              <w:rPr>
                                <w:rFonts w:eastAsia="宋体"/>
                                <w:caps/>
                                <w:color w:val="1AB8FF"/>
                                <w:sz w:val="32"/>
                                <w:szCs w:val="32"/>
                              </w:rPr>
                            </w:pPr>
                            <w:r w:rsidRPr="001E193E">
                              <w:rPr>
                                <w:rFonts w:eastAsia="宋体"/>
                                <w:caps/>
                                <w:color w:val="1AB8FF"/>
                                <w:sz w:val="32"/>
                                <w:szCs w:val="32"/>
                              </w:rPr>
                              <w:t>v</w:t>
                            </w:r>
                            <w:r>
                              <w:rPr>
                                <w:rFonts w:eastAsia="宋体"/>
                                <w:caps/>
                                <w:color w:val="1AB8FF"/>
                                <w:sz w:val="32"/>
                                <w:szCs w:val="32"/>
                              </w:rPr>
                              <w:t>2_04_09_</w:t>
                            </w:r>
                            <w:r w:rsidRPr="001E193E">
                              <w:rPr>
                                <w:rFonts w:eastAsia="宋体"/>
                                <w:caps/>
                                <w:color w:val="1AB8FF"/>
                                <w:sz w:val="32"/>
                                <w:szCs w:val="32"/>
                              </w:rPr>
                              <w:t>2013</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55pt;margin-top:339.9pt;width:468pt;height:9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" filled="f" stroked="f">
                <v:textbox inset=",7.2pt,,7.2pt">
                  <w:txbxContent>
                    <w:p w:rsidR="00140B95" w:rsidRDefault="00140B95" w:rsidP="001E193E">
                      <w:pPr>
                        <w:rPr>
                          <w:rFonts w:eastAsia="宋体" w:cs="Times New Roman"/>
                          <w:caps/>
                          <w:color w:val="1AB8FF"/>
                          <w:sz w:val="32"/>
                          <w:szCs w:val="32"/>
                        </w:rPr>
                      </w:pPr>
                      <w:r w:rsidRPr="001E193E">
                        <w:rPr>
                          <w:rFonts w:eastAsia="宋体"/>
                          <w:caps/>
                          <w:color w:val="1AB8FF"/>
                          <w:sz w:val="32"/>
                          <w:szCs w:val="32"/>
                        </w:rPr>
                        <w:t>master + tra</w:t>
                      </w:r>
                      <w:r>
                        <w:rPr>
                          <w:rFonts w:eastAsia="宋体"/>
                          <w:caps/>
                          <w:color w:val="1AB8FF"/>
                          <w:sz w:val="32"/>
                          <w:szCs w:val="32"/>
                        </w:rPr>
                        <w:t>N</w:t>
                      </w:r>
                      <w:r w:rsidRPr="001E193E">
                        <w:rPr>
                          <w:rFonts w:eastAsia="宋体"/>
                          <w:caps/>
                          <w:color w:val="1AB8FF"/>
                          <w:sz w:val="32"/>
                          <w:szCs w:val="32"/>
                        </w:rPr>
                        <w:t>sactional data tables</w:t>
                      </w:r>
                    </w:p>
                    <w:p w:rsidR="00140B95" w:rsidRDefault="00140B95" w:rsidP="003262AE">
                      <w:pPr>
                        <w:rPr>
                          <w:rFonts w:ascii="Adobe 宋体 Std L" w:eastAsia="宋体" w:hAnsi="Adobe 宋体 Std L" w:cs="Times New Roman" w:hint="eastAsia"/>
                          <w:caps/>
                          <w:color w:val="1AB8FF"/>
                          <w:sz w:val="32"/>
                          <w:szCs w:val="32"/>
                        </w:rPr>
                      </w:pPr>
                      <w:proofErr w:type="gramStart"/>
                      <w:r w:rsidRPr="003262AE">
                        <w:rPr>
                          <w:rFonts w:ascii="Adobe 宋体 Std L" w:eastAsia="宋体" w:hAnsi="Adobe 宋体 Std L" w:cs="宋体" w:hint="eastAsia"/>
                          <w:caps/>
                          <w:color w:val="1AB8FF"/>
                          <w:sz w:val="32"/>
                          <w:szCs w:val="32"/>
                        </w:rPr>
                        <w:t>主数据</w:t>
                      </w:r>
                      <w:proofErr w:type="gramEnd"/>
                      <w:r w:rsidRPr="003262AE">
                        <w:rPr>
                          <w:rFonts w:ascii="Adobe 宋体 Std L" w:eastAsia="宋体" w:hAnsi="Adobe 宋体 Std L" w:cs="Adobe 宋体 Std L" w:hint="eastAsia"/>
                          <w:caps/>
                          <w:color w:val="1AB8FF"/>
                          <w:sz w:val="32"/>
                          <w:szCs w:val="32"/>
                        </w:rPr>
                        <w:t xml:space="preserve"> + </w:t>
                      </w:r>
                      <w:r w:rsidRPr="003262AE">
                        <w:rPr>
                          <w:rFonts w:ascii="Adobe 宋体 Std L" w:eastAsia="宋体" w:hAnsi="Adobe 宋体 Std L" w:cs="宋体" w:hint="eastAsia"/>
                          <w:caps/>
                          <w:color w:val="1AB8FF"/>
                          <w:sz w:val="32"/>
                          <w:szCs w:val="32"/>
                        </w:rPr>
                        <w:t>交易型数据表格</w:t>
                      </w:r>
                    </w:p>
                    <w:p w:rsidR="00140B95" w:rsidRDefault="00140B95" w:rsidP="001E193E">
                      <w:pPr>
                        <w:rPr>
                          <w:rFonts w:eastAsia="宋体" w:cs="Times New Roman"/>
                          <w:caps/>
                          <w:color w:val="1AB8FF"/>
                          <w:sz w:val="32"/>
                          <w:szCs w:val="32"/>
                        </w:rPr>
                      </w:pPr>
                    </w:p>
                    <w:p w:rsidR="00140B95" w:rsidRPr="001E193E" w:rsidRDefault="00140B95" w:rsidP="001E193E">
                      <w:pPr>
                        <w:rPr>
                          <w:rFonts w:eastAsia="宋体"/>
                          <w:caps/>
                          <w:color w:val="1AB8FF"/>
                          <w:sz w:val="32"/>
                          <w:szCs w:val="32"/>
                        </w:rPr>
                      </w:pPr>
                      <w:r w:rsidRPr="001E193E">
                        <w:rPr>
                          <w:rFonts w:eastAsia="宋体"/>
                          <w:caps/>
                          <w:color w:val="1AB8FF"/>
                          <w:sz w:val="32"/>
                          <w:szCs w:val="32"/>
                        </w:rPr>
                        <w:t>v</w:t>
                      </w:r>
                      <w:r>
                        <w:rPr>
                          <w:rFonts w:eastAsia="宋体"/>
                          <w:caps/>
                          <w:color w:val="1AB8FF"/>
                          <w:sz w:val="32"/>
                          <w:szCs w:val="32"/>
                        </w:rPr>
                        <w:t>2_04_09_</w:t>
                      </w:r>
                      <w:r w:rsidRPr="001E193E">
                        <w:rPr>
                          <w:rFonts w:eastAsia="宋体"/>
                          <w:caps/>
                          <w:color w:val="1AB8FF"/>
                          <w:sz w:val="32"/>
                          <w:szCs w:val="32"/>
                        </w:rPr>
                        <w:t>2013</w:t>
                      </w:r>
                    </w:p>
                  </w:txbxContent>
                </v:textbox>
                <w10:wrap type="tight"/>
              </v:shape>
            </w:pict>
          </mc:Fallback>
        </mc:AlternateContent>
      </w:r>
      <w:r>
        <w:rPr>
          <w:noProof/>
        </w:rPr>
        <w:drawing>
          <wp:anchor distT="0" distB="0" distL="114300" distR="114300" simplePos="0" relativeHeight="251658240" behindDoc="0" locked="0" layoutInCell="1" allowOverlap="1">
            <wp:simplePos x="0" y="0"/>
            <wp:positionH relativeFrom="column">
              <wp:posOffset>-287655</wp:posOffset>
            </wp:positionH>
            <wp:positionV relativeFrom="paragraph">
              <wp:posOffset>5532120</wp:posOffset>
            </wp:positionV>
            <wp:extent cx="2790190" cy="762000"/>
            <wp:effectExtent l="0" t="0" r="0" b="0"/>
            <wp:wrapNone/>
            <wp:docPr id="3" name="Picture 3" descr="Description: ::Desktop:Applica 2.0:Applica Brand ID:New Logo:applica2012(WHIT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ktop:Applica 2.0:Applica Brand ID:New Logo:applica2012(WHITE).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0190" cy="7620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192" behindDoc="0" locked="0" layoutInCell="1" allowOverlap="1">
                <wp:simplePos x="0" y="0"/>
                <wp:positionH relativeFrom="column">
                  <wp:posOffset>-730885</wp:posOffset>
                </wp:positionH>
                <wp:positionV relativeFrom="paragraph">
                  <wp:posOffset>4131310</wp:posOffset>
                </wp:positionV>
                <wp:extent cx="6515100" cy="2400300"/>
                <wp:effectExtent l="2540" t="6985" r="6985" b="2159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2400300"/>
                        </a:xfrm>
                        <a:prstGeom prst="rect">
                          <a:avLst/>
                        </a:prstGeom>
                        <a:solidFill>
                          <a:srgbClr val="000000">
                            <a:alpha val="39999"/>
                          </a:srgbClr>
                        </a:solidFill>
                        <a:ln>
                          <a:noFill/>
                        </a:ln>
                        <a:effectLst>
                          <a:outerShdw dist="25400" dir="5400000" algn="ctr" rotWithShape="0">
                            <a:srgbClr val="808080">
                              <a:alpha val="35001"/>
                            </a:srgbClr>
                          </a:outerShdw>
                        </a:effectLst>
                        <a:extLst>
                          <a:ext uri="{91240B29-F687-4F45-9708-019B960494DF}">
                            <a14:hiddenLine xmlns:a14="http://schemas.microsoft.com/office/drawing/2010/main" w="19050">
                              <a:solidFill>
                                <a:srgbClr val="4A7EBB"/>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57.55pt;margin-top:325.3pt;width:513pt;height:18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" fillcolor="black" stroked="f" strokecolor="#4a7ebb" strokeweight="1.5pt">
                <v:fill opacity="26214f"/>
                <v:shadow on="t" opacity="22938f" offset="0"/>
                <v:textbox inset=",7.2pt,,7.2pt"/>
              </v:rect>
            </w:pict>
          </mc:Fallback>
        </mc:AlternateContent>
      </w:r>
      <w:r>
        <w:rPr>
          <w:noProof/>
        </w:rPr>
        <w:drawing>
          <wp:anchor distT="0" distB="0" distL="114300" distR="114300" simplePos="0" relativeHeight="251659264" behindDoc="1" locked="0" layoutInCell="1" allowOverlap="1">
            <wp:simplePos x="0" y="0"/>
            <wp:positionH relativeFrom="column">
              <wp:posOffset>-720090</wp:posOffset>
            </wp:positionH>
            <wp:positionV relativeFrom="paragraph">
              <wp:posOffset>-1075055</wp:posOffset>
            </wp:positionV>
            <wp:extent cx="8226425" cy="10972800"/>
            <wp:effectExtent l="0" t="0" r="3175" b="0"/>
            <wp:wrapNone/>
            <wp:docPr id="5" name="Picture 4" descr="Description: test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testpic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6425" cy="10972800"/>
                    </a:xfrm>
                    <a:prstGeom prst="rect">
                      <a:avLst/>
                    </a:prstGeom>
                    <a:noFill/>
                  </pic:spPr>
                </pic:pic>
              </a:graphicData>
            </a:graphic>
            <wp14:sizeRelH relativeFrom="page">
              <wp14:pctWidth>0</wp14:pctWidth>
            </wp14:sizeRelH>
            <wp14:sizeRelV relativeFrom="page">
              <wp14:pctHeight>0</wp14:pctHeight>
            </wp14:sizeRelV>
          </wp:anchor>
        </w:drawing>
      </w:r>
      <w:r w:rsidR="000D7A2B">
        <w:rPr>
          <w:rFonts w:ascii="宋体" w:eastAsia="宋体" w:hAnsi="宋体" w:cs="宋体"/>
        </w:rPr>
        <w:t xml:space="preserve"> </w:t>
      </w:r>
      <w:r w:rsidR="000D7A2B">
        <w:rPr>
          <w:rFonts w:cs="Times New Roman"/>
        </w:rPr>
        <w:br w:type="page"/>
      </w:r>
    </w:p>
    <w:p w:rsidR="000D7A2B" w:rsidRPr="00A81B52" w:rsidRDefault="000D7A2B" w:rsidP="008D7785">
      <w:pPr>
        <w:pStyle w:val="20"/>
        <w:rPr>
          <w:rFonts w:cs="Times New Roman"/>
          <w:sz w:val="20"/>
          <w:szCs w:val="20"/>
        </w:rPr>
      </w:pPr>
      <w:r w:rsidRPr="00A81B52">
        <w:rPr>
          <w:sz w:val="20"/>
          <w:szCs w:val="20"/>
        </w:rPr>
        <w:lastRenderedPageBreak/>
        <w:t xml:space="preserve">contents </w:t>
      </w:r>
      <w:r w:rsidRPr="00A81B52">
        <w:rPr>
          <w:rFonts w:cs="宋体" w:hint="eastAsia"/>
          <w:sz w:val="20"/>
          <w:szCs w:val="20"/>
        </w:rPr>
        <w:t>内容</w:t>
      </w:r>
    </w:p>
    <w:p w:rsidR="007C220C" w:rsidRDefault="000D7A2B">
      <w:pPr>
        <w:pStyle w:val="20"/>
        <w:rPr>
          <w:rFonts w:asciiTheme="minorHAnsi" w:eastAsiaTheme="minorEastAsia" w:hAnsiTheme="minorHAnsi" w:cstheme="minorBidi"/>
          <w:caps w:val="0"/>
          <w:color w:val="auto"/>
          <w:kern w:val="2"/>
          <w:sz w:val="21"/>
          <w:szCs w:val="22"/>
        </w:rPr>
      </w:pPr>
      <w:r w:rsidRPr="00FC413A">
        <w:rPr>
          <w:rFonts w:ascii="Verdana" w:hAnsi="Verdana" w:cs="Verdana"/>
          <w:b/>
          <w:bCs/>
          <w:caps w:val="0"/>
          <w:color w:val="auto"/>
          <w:sz w:val="20"/>
          <w:szCs w:val="20"/>
        </w:rPr>
        <w:fldChar w:fldCharType="begin"/>
      </w:r>
      <w:r w:rsidRPr="00FC413A">
        <w:rPr>
          <w:rFonts w:ascii="Verdana" w:hAnsi="Verdana" w:cs="Verdana"/>
          <w:b/>
          <w:bCs/>
          <w:caps w:val="0"/>
          <w:color w:val="auto"/>
          <w:sz w:val="20"/>
          <w:szCs w:val="20"/>
        </w:rPr>
        <w:instrText xml:space="preserve"> TOC \o "1-3" </w:instrText>
      </w:r>
      <w:r w:rsidRPr="00FC413A">
        <w:rPr>
          <w:rFonts w:ascii="Verdana" w:hAnsi="Verdana" w:cs="Verdana"/>
          <w:b/>
          <w:bCs/>
          <w:caps w:val="0"/>
          <w:color w:val="auto"/>
          <w:sz w:val="20"/>
          <w:szCs w:val="20"/>
        </w:rPr>
        <w:fldChar w:fldCharType="separate"/>
      </w:r>
      <w:r w:rsidR="007C220C" w:rsidRPr="00BD5E02">
        <w:rPr>
          <w:rFonts w:ascii="Verdana" w:hAnsi="Verdana" w:cs="Verdana"/>
          <w:color w:val="339BFF"/>
        </w:rPr>
        <w:t xml:space="preserve">INPUT data definition for SALES reports </w:t>
      </w:r>
      <w:r w:rsidR="007C220C" w:rsidRPr="00BD5E02">
        <w:rPr>
          <w:rFonts w:ascii="Verdana" w:hAnsi="Verdana" w:cs="宋体" w:hint="eastAsia"/>
          <w:color w:val="339BFF"/>
        </w:rPr>
        <w:t>销售报表输入数据定义</w:t>
      </w:r>
      <w:r w:rsidR="007C220C">
        <w:tab/>
      </w:r>
      <w:r w:rsidR="007C220C">
        <w:fldChar w:fldCharType="begin"/>
      </w:r>
      <w:r w:rsidR="007C220C">
        <w:instrText xml:space="preserve"> PAGEREF _Toc369255720 \h </w:instrText>
      </w:r>
      <w:r w:rsidR="007C220C">
        <w:fldChar w:fldCharType="separate"/>
      </w:r>
      <w:r w:rsidR="007C220C">
        <w:t>5</w:t>
      </w:r>
      <w:r w:rsidR="007C220C">
        <w:fldChar w:fldCharType="end"/>
      </w:r>
    </w:p>
    <w:p w:rsidR="007C220C" w:rsidRDefault="007C220C">
      <w:pPr>
        <w:pStyle w:val="20"/>
        <w:rPr>
          <w:rFonts w:asciiTheme="minorHAnsi" w:eastAsiaTheme="minorEastAsia" w:hAnsiTheme="minorHAnsi" w:cstheme="minorBidi"/>
          <w:caps w:val="0"/>
          <w:color w:val="auto"/>
          <w:kern w:val="2"/>
          <w:sz w:val="21"/>
          <w:szCs w:val="22"/>
        </w:rPr>
      </w:pPr>
      <w:r w:rsidRPr="00BD5E02">
        <w:rPr>
          <w:rFonts w:ascii="Verdana" w:hAnsi="Verdana" w:cs="Verdana"/>
          <w:color w:val="339BFF"/>
        </w:rPr>
        <w:t>BBG_STG_INPUT database tables definition BBG_STG_INPUT</w:t>
      </w:r>
      <w:r w:rsidRPr="00BD5E02">
        <w:rPr>
          <w:rFonts w:ascii="Verdana" w:hAnsi="Verdana" w:cs="宋体" w:hint="eastAsia"/>
          <w:color w:val="339BFF"/>
        </w:rPr>
        <w:t>数据库表格定义</w:t>
      </w:r>
      <w:r>
        <w:tab/>
      </w:r>
      <w:r>
        <w:fldChar w:fldCharType="begin"/>
      </w:r>
      <w:r>
        <w:instrText xml:space="preserve"> PAGEREF _Toc369255721 \h </w:instrText>
      </w:r>
      <w:r>
        <w:fldChar w:fldCharType="separate"/>
      </w:r>
      <w:r>
        <w:t>6</w:t>
      </w:r>
      <w:r>
        <w:fldChar w:fldCharType="end"/>
      </w:r>
    </w:p>
    <w:p w:rsidR="007C220C" w:rsidRDefault="007C220C">
      <w:pPr>
        <w:pStyle w:val="20"/>
        <w:rPr>
          <w:rFonts w:asciiTheme="minorHAnsi" w:eastAsiaTheme="minorEastAsia" w:hAnsiTheme="minorHAnsi" w:cstheme="minorBidi"/>
          <w:caps w:val="0"/>
          <w:color w:val="auto"/>
          <w:kern w:val="2"/>
          <w:sz w:val="21"/>
          <w:szCs w:val="22"/>
        </w:rPr>
      </w:pPr>
      <w:r w:rsidRPr="00BD5E02">
        <w:rPr>
          <w:color w:val="808080"/>
        </w:rPr>
        <w:t xml:space="preserve">Tables for Master Data </w:t>
      </w:r>
      <w:r w:rsidRPr="00BD5E02">
        <w:rPr>
          <w:rFonts w:cs="宋体" w:hint="eastAsia"/>
          <w:color w:val="808080"/>
        </w:rPr>
        <w:t>主数据表格</w:t>
      </w:r>
      <w:r>
        <w:tab/>
      </w:r>
      <w:r>
        <w:fldChar w:fldCharType="begin"/>
      </w:r>
      <w:r>
        <w:instrText xml:space="preserve"> PAGEREF _Toc369255722 \h </w:instrText>
      </w:r>
      <w:r>
        <w:fldChar w:fldCharType="separate"/>
      </w:r>
      <w:r>
        <w:t>6</w:t>
      </w:r>
      <w:r>
        <w:fldChar w:fldCharType="end"/>
      </w:r>
    </w:p>
    <w:p w:rsidR="007C220C" w:rsidRDefault="007C220C">
      <w:pPr>
        <w:pStyle w:val="20"/>
        <w:tabs>
          <w:tab w:val="left" w:pos="480"/>
        </w:tabs>
        <w:rPr>
          <w:rFonts w:asciiTheme="minorHAnsi" w:eastAsiaTheme="minorEastAsia" w:hAnsiTheme="minorHAnsi" w:cstheme="minorBidi"/>
          <w:caps w:val="0"/>
          <w:color w:val="auto"/>
          <w:kern w:val="2"/>
          <w:sz w:val="21"/>
          <w:szCs w:val="22"/>
        </w:rPr>
      </w:pPr>
      <w:r w:rsidRPr="00BD5E02">
        <w:rPr>
          <w:color w:val="C00000"/>
        </w:rPr>
        <w:t>1.</w:t>
      </w:r>
      <w:r>
        <w:rPr>
          <w:rFonts w:asciiTheme="minorHAnsi" w:eastAsiaTheme="minorEastAsia" w:hAnsiTheme="minorHAnsi" w:cstheme="minorBidi"/>
          <w:caps w:val="0"/>
          <w:color w:val="auto"/>
          <w:kern w:val="2"/>
          <w:sz w:val="21"/>
          <w:szCs w:val="22"/>
        </w:rPr>
        <w:tab/>
      </w:r>
      <w:r w:rsidRPr="00BD5E02">
        <w:rPr>
          <w:color w:val="C00000"/>
        </w:rPr>
        <w:t xml:space="preserve">Master_PRODUCT </w:t>
      </w:r>
      <w:r w:rsidRPr="00BD5E02">
        <w:rPr>
          <w:rFonts w:cs="宋体" w:hint="eastAsia"/>
          <w:color w:val="C00000"/>
        </w:rPr>
        <w:t>主数据</w:t>
      </w:r>
      <w:r w:rsidRPr="00BD5E02">
        <w:rPr>
          <w:color w:val="C00000"/>
        </w:rPr>
        <w:t>_</w:t>
      </w:r>
      <w:r w:rsidRPr="00BD5E02">
        <w:rPr>
          <w:rFonts w:cs="宋体" w:hint="eastAsia"/>
          <w:color w:val="C00000"/>
        </w:rPr>
        <w:t>商品</w:t>
      </w:r>
      <w:r w:rsidRPr="00BD5E02">
        <w:rPr>
          <w:rFonts w:cs="宋体"/>
          <w:color w:val="C00000"/>
        </w:rPr>
        <w:t xml:space="preserve"> (</w:t>
      </w:r>
      <w:r w:rsidRPr="00BD5E02">
        <w:rPr>
          <w:rFonts w:cs="宋体" w:hint="eastAsia"/>
          <w:color w:val="C00000"/>
        </w:rPr>
        <w:t>增加字段</w:t>
      </w:r>
      <w:r w:rsidRPr="00BD5E02">
        <w:rPr>
          <w:rFonts w:cs="宋体"/>
          <w:color w:val="C00000"/>
        </w:rPr>
        <w:t>)</w:t>
      </w:r>
      <w:r>
        <w:tab/>
      </w:r>
      <w:r>
        <w:fldChar w:fldCharType="begin"/>
      </w:r>
      <w:r>
        <w:instrText xml:space="preserve"> PAGEREF _Toc369255723 \h </w:instrText>
      </w:r>
      <w:r>
        <w:fldChar w:fldCharType="separate"/>
      </w:r>
      <w:r>
        <w:t>6</w:t>
      </w:r>
      <w:r>
        <w:fldChar w:fldCharType="end"/>
      </w:r>
    </w:p>
    <w:p w:rsidR="007C220C" w:rsidRDefault="007C220C">
      <w:pPr>
        <w:pStyle w:val="20"/>
        <w:tabs>
          <w:tab w:val="left" w:pos="480"/>
        </w:tabs>
        <w:rPr>
          <w:rFonts w:asciiTheme="minorHAnsi" w:eastAsiaTheme="minorEastAsia" w:hAnsiTheme="minorHAnsi" w:cstheme="minorBidi"/>
          <w:caps w:val="0"/>
          <w:color w:val="auto"/>
          <w:kern w:val="2"/>
          <w:sz w:val="21"/>
          <w:szCs w:val="22"/>
        </w:rPr>
      </w:pPr>
      <w:r w:rsidRPr="00BD5E02">
        <w:rPr>
          <w:color w:val="808080"/>
        </w:rPr>
        <w:t>2.</w:t>
      </w:r>
      <w:r>
        <w:rPr>
          <w:rFonts w:asciiTheme="minorHAnsi" w:eastAsiaTheme="minorEastAsia" w:hAnsiTheme="minorHAnsi" w:cstheme="minorBidi"/>
          <w:caps w:val="0"/>
          <w:color w:val="auto"/>
          <w:kern w:val="2"/>
          <w:sz w:val="21"/>
          <w:szCs w:val="22"/>
        </w:rPr>
        <w:tab/>
      </w:r>
      <w:r w:rsidRPr="00BD5E02">
        <w:rPr>
          <w:color w:val="808080"/>
        </w:rPr>
        <w:t xml:space="preserve">Master_Family group </w:t>
      </w:r>
      <w:r w:rsidRPr="00BD5E02">
        <w:rPr>
          <w:rFonts w:cs="宋体" w:hint="eastAsia"/>
          <w:color w:val="808080"/>
        </w:rPr>
        <w:t>主数据</w:t>
      </w:r>
      <w:r w:rsidRPr="00BD5E02">
        <w:rPr>
          <w:color w:val="808080"/>
        </w:rPr>
        <w:t>_</w:t>
      </w:r>
      <w:r w:rsidRPr="00BD5E02">
        <w:rPr>
          <w:rFonts w:cs="宋体" w:hint="eastAsia"/>
          <w:color w:val="808080"/>
        </w:rPr>
        <w:t>大</w:t>
      </w:r>
      <w:r w:rsidRPr="00BD5E02">
        <w:rPr>
          <w:color w:val="808080"/>
        </w:rPr>
        <w:t>_</w:t>
      </w:r>
      <w:r w:rsidRPr="00BD5E02">
        <w:rPr>
          <w:rFonts w:cs="宋体" w:hint="eastAsia"/>
          <w:color w:val="808080"/>
        </w:rPr>
        <w:t>类</w:t>
      </w:r>
      <w:r>
        <w:tab/>
      </w:r>
      <w:r>
        <w:fldChar w:fldCharType="begin"/>
      </w:r>
      <w:r>
        <w:instrText xml:space="preserve"> PAGEREF _Toc369255724 \h </w:instrText>
      </w:r>
      <w:r>
        <w:fldChar w:fldCharType="separate"/>
      </w:r>
      <w:r>
        <w:t>7</w:t>
      </w:r>
      <w:r>
        <w:fldChar w:fldCharType="end"/>
      </w:r>
    </w:p>
    <w:p w:rsidR="007C220C" w:rsidRDefault="007C220C">
      <w:pPr>
        <w:pStyle w:val="20"/>
        <w:tabs>
          <w:tab w:val="left" w:pos="480"/>
        </w:tabs>
        <w:rPr>
          <w:rFonts w:asciiTheme="minorHAnsi" w:eastAsiaTheme="minorEastAsia" w:hAnsiTheme="minorHAnsi" w:cstheme="minorBidi"/>
          <w:caps w:val="0"/>
          <w:color w:val="auto"/>
          <w:kern w:val="2"/>
          <w:sz w:val="21"/>
          <w:szCs w:val="22"/>
        </w:rPr>
      </w:pPr>
      <w:r w:rsidRPr="00BD5E02">
        <w:rPr>
          <w:color w:val="808080"/>
        </w:rPr>
        <w:t>3.</w:t>
      </w:r>
      <w:r>
        <w:rPr>
          <w:rFonts w:asciiTheme="minorHAnsi" w:eastAsiaTheme="minorEastAsia" w:hAnsiTheme="minorHAnsi" w:cstheme="minorBidi"/>
          <w:caps w:val="0"/>
          <w:color w:val="auto"/>
          <w:kern w:val="2"/>
          <w:sz w:val="21"/>
          <w:szCs w:val="22"/>
        </w:rPr>
        <w:tab/>
      </w:r>
      <w:r w:rsidRPr="00BD5E02">
        <w:rPr>
          <w:color w:val="808080"/>
        </w:rPr>
        <w:t xml:space="preserve">Master_Family </w:t>
      </w:r>
      <w:r w:rsidRPr="00BD5E02">
        <w:rPr>
          <w:rFonts w:cs="宋体" w:hint="eastAsia"/>
          <w:color w:val="808080"/>
        </w:rPr>
        <w:t>主数据</w:t>
      </w:r>
      <w:r w:rsidRPr="00BD5E02">
        <w:rPr>
          <w:color w:val="808080"/>
        </w:rPr>
        <w:t>_</w:t>
      </w:r>
      <w:r w:rsidRPr="00BD5E02">
        <w:rPr>
          <w:rFonts w:cs="宋体" w:hint="eastAsia"/>
          <w:color w:val="808080"/>
        </w:rPr>
        <w:t>中类</w:t>
      </w:r>
      <w:r>
        <w:tab/>
      </w:r>
      <w:r>
        <w:fldChar w:fldCharType="begin"/>
      </w:r>
      <w:r>
        <w:instrText xml:space="preserve"> PAGEREF _Toc369255725 \h </w:instrText>
      </w:r>
      <w:r>
        <w:fldChar w:fldCharType="separate"/>
      </w:r>
      <w:r>
        <w:t>8</w:t>
      </w:r>
      <w:r>
        <w:fldChar w:fldCharType="end"/>
      </w:r>
    </w:p>
    <w:p w:rsidR="007C220C" w:rsidRDefault="007C220C">
      <w:pPr>
        <w:pStyle w:val="20"/>
        <w:tabs>
          <w:tab w:val="left" w:pos="480"/>
        </w:tabs>
        <w:rPr>
          <w:rFonts w:asciiTheme="minorHAnsi" w:eastAsiaTheme="minorEastAsia" w:hAnsiTheme="minorHAnsi" w:cstheme="minorBidi"/>
          <w:caps w:val="0"/>
          <w:color w:val="auto"/>
          <w:kern w:val="2"/>
          <w:sz w:val="21"/>
          <w:szCs w:val="22"/>
        </w:rPr>
      </w:pPr>
      <w:r w:rsidRPr="00BD5E02">
        <w:rPr>
          <w:color w:val="808080"/>
        </w:rPr>
        <w:t>4.</w:t>
      </w:r>
      <w:r>
        <w:rPr>
          <w:rFonts w:asciiTheme="minorHAnsi" w:eastAsiaTheme="minorEastAsia" w:hAnsiTheme="minorHAnsi" w:cstheme="minorBidi"/>
          <w:caps w:val="0"/>
          <w:color w:val="auto"/>
          <w:kern w:val="2"/>
          <w:sz w:val="21"/>
          <w:szCs w:val="22"/>
        </w:rPr>
        <w:tab/>
      </w:r>
      <w:r w:rsidRPr="00BD5E02">
        <w:rPr>
          <w:color w:val="808080"/>
        </w:rPr>
        <w:t xml:space="preserve">Master_sub_Family </w:t>
      </w:r>
      <w:r w:rsidRPr="00BD5E02">
        <w:rPr>
          <w:rFonts w:cs="宋体" w:hint="eastAsia"/>
          <w:color w:val="808080"/>
        </w:rPr>
        <w:t>主数据</w:t>
      </w:r>
      <w:r w:rsidRPr="00BD5E02">
        <w:rPr>
          <w:color w:val="808080"/>
        </w:rPr>
        <w:t>_</w:t>
      </w:r>
      <w:r w:rsidRPr="00BD5E02">
        <w:rPr>
          <w:rFonts w:cs="宋体" w:hint="eastAsia"/>
          <w:color w:val="808080"/>
        </w:rPr>
        <w:t>小</w:t>
      </w:r>
      <w:r w:rsidRPr="00BD5E02">
        <w:rPr>
          <w:color w:val="808080"/>
        </w:rPr>
        <w:t>_</w:t>
      </w:r>
      <w:r w:rsidRPr="00BD5E02">
        <w:rPr>
          <w:rFonts w:cs="宋体" w:hint="eastAsia"/>
          <w:color w:val="808080"/>
        </w:rPr>
        <w:t>类</w:t>
      </w:r>
      <w:r>
        <w:tab/>
      </w:r>
      <w:r>
        <w:fldChar w:fldCharType="begin"/>
      </w:r>
      <w:r>
        <w:instrText xml:space="preserve"> PAGEREF _Toc369255726 \h </w:instrText>
      </w:r>
      <w:r>
        <w:fldChar w:fldCharType="separate"/>
      </w:r>
      <w:r>
        <w:t>8</w:t>
      </w:r>
      <w:r>
        <w:fldChar w:fldCharType="end"/>
      </w:r>
    </w:p>
    <w:p w:rsidR="007C220C" w:rsidRDefault="007C220C">
      <w:pPr>
        <w:pStyle w:val="20"/>
        <w:tabs>
          <w:tab w:val="left" w:pos="480"/>
        </w:tabs>
        <w:rPr>
          <w:rFonts w:asciiTheme="minorHAnsi" w:eastAsiaTheme="minorEastAsia" w:hAnsiTheme="minorHAnsi" w:cstheme="minorBidi"/>
          <w:caps w:val="0"/>
          <w:color w:val="auto"/>
          <w:kern w:val="2"/>
          <w:sz w:val="21"/>
          <w:szCs w:val="22"/>
        </w:rPr>
      </w:pPr>
      <w:r w:rsidRPr="00BD5E02">
        <w:rPr>
          <w:color w:val="808080"/>
        </w:rPr>
        <w:t>5.</w:t>
      </w:r>
      <w:r>
        <w:rPr>
          <w:rFonts w:asciiTheme="minorHAnsi" w:eastAsiaTheme="minorEastAsia" w:hAnsiTheme="minorHAnsi" w:cstheme="minorBidi"/>
          <w:caps w:val="0"/>
          <w:color w:val="auto"/>
          <w:kern w:val="2"/>
          <w:sz w:val="21"/>
          <w:szCs w:val="22"/>
        </w:rPr>
        <w:tab/>
      </w:r>
      <w:r w:rsidRPr="00BD5E02">
        <w:rPr>
          <w:color w:val="808080"/>
        </w:rPr>
        <w:t>Master_supplier</w:t>
      </w:r>
      <w:r w:rsidRPr="00BD5E02">
        <w:rPr>
          <w:rFonts w:cs="宋体" w:hint="eastAsia"/>
          <w:color w:val="808080"/>
        </w:rPr>
        <w:t>主数据</w:t>
      </w:r>
      <w:r w:rsidRPr="00BD5E02">
        <w:rPr>
          <w:color w:val="808080"/>
        </w:rPr>
        <w:t>_</w:t>
      </w:r>
      <w:r w:rsidRPr="00BD5E02">
        <w:rPr>
          <w:rFonts w:cs="宋体" w:hint="eastAsia"/>
          <w:color w:val="808080"/>
        </w:rPr>
        <w:t>供应商</w:t>
      </w:r>
      <w:r>
        <w:tab/>
      </w:r>
      <w:r>
        <w:fldChar w:fldCharType="begin"/>
      </w:r>
      <w:r>
        <w:instrText xml:space="preserve"> PAGEREF _Toc369255727 \h </w:instrText>
      </w:r>
      <w:r>
        <w:fldChar w:fldCharType="separate"/>
      </w:r>
      <w:r>
        <w:t>9</w:t>
      </w:r>
      <w:r>
        <w:fldChar w:fldCharType="end"/>
      </w:r>
    </w:p>
    <w:p w:rsidR="007C220C" w:rsidRDefault="007C220C">
      <w:pPr>
        <w:pStyle w:val="20"/>
        <w:tabs>
          <w:tab w:val="left" w:pos="480"/>
        </w:tabs>
        <w:rPr>
          <w:rFonts w:asciiTheme="minorHAnsi" w:eastAsiaTheme="minorEastAsia" w:hAnsiTheme="minorHAnsi" w:cstheme="minorBidi"/>
          <w:caps w:val="0"/>
          <w:color w:val="auto"/>
          <w:kern w:val="2"/>
          <w:sz w:val="21"/>
          <w:szCs w:val="22"/>
        </w:rPr>
      </w:pPr>
      <w:r w:rsidRPr="00BD5E02">
        <w:rPr>
          <w:color w:val="808080"/>
        </w:rPr>
        <w:t>6.</w:t>
      </w:r>
      <w:r>
        <w:rPr>
          <w:rFonts w:asciiTheme="minorHAnsi" w:eastAsiaTheme="minorEastAsia" w:hAnsiTheme="minorHAnsi" w:cstheme="minorBidi"/>
          <w:caps w:val="0"/>
          <w:color w:val="auto"/>
          <w:kern w:val="2"/>
          <w:sz w:val="21"/>
          <w:szCs w:val="22"/>
        </w:rPr>
        <w:tab/>
      </w:r>
      <w:r w:rsidRPr="00BD5E02">
        <w:rPr>
          <w:color w:val="808080"/>
        </w:rPr>
        <w:t xml:space="preserve">Master_Generic_supplier  </w:t>
      </w:r>
      <w:r w:rsidRPr="00BD5E02">
        <w:rPr>
          <w:rFonts w:cs="宋体" w:hint="eastAsia"/>
          <w:color w:val="808080"/>
        </w:rPr>
        <w:t>主数据</w:t>
      </w:r>
      <w:r w:rsidRPr="00BD5E02">
        <w:rPr>
          <w:color w:val="808080"/>
        </w:rPr>
        <w:t>_</w:t>
      </w:r>
      <w:r w:rsidRPr="00BD5E02">
        <w:rPr>
          <w:rFonts w:cs="宋体" w:hint="eastAsia"/>
          <w:color w:val="808080"/>
        </w:rPr>
        <w:t>通用</w:t>
      </w:r>
      <w:r w:rsidRPr="00BD5E02">
        <w:rPr>
          <w:color w:val="808080"/>
        </w:rPr>
        <w:t>_</w:t>
      </w:r>
      <w:r w:rsidRPr="00BD5E02">
        <w:rPr>
          <w:rFonts w:cs="宋体" w:hint="eastAsia"/>
          <w:color w:val="808080"/>
        </w:rPr>
        <w:t>供应商</w:t>
      </w:r>
      <w:r>
        <w:tab/>
      </w:r>
      <w:r>
        <w:fldChar w:fldCharType="begin"/>
      </w:r>
      <w:r>
        <w:instrText xml:space="preserve"> PAGEREF _Toc369255728 \h </w:instrText>
      </w:r>
      <w:r>
        <w:fldChar w:fldCharType="separate"/>
      </w:r>
      <w:r>
        <w:t>9</w:t>
      </w:r>
      <w:r>
        <w:fldChar w:fldCharType="end"/>
      </w:r>
    </w:p>
    <w:p w:rsidR="007C220C" w:rsidRDefault="007C220C">
      <w:pPr>
        <w:pStyle w:val="20"/>
        <w:tabs>
          <w:tab w:val="left" w:pos="480"/>
        </w:tabs>
        <w:rPr>
          <w:rFonts w:asciiTheme="minorHAnsi" w:eastAsiaTheme="minorEastAsia" w:hAnsiTheme="minorHAnsi" w:cstheme="minorBidi"/>
          <w:caps w:val="0"/>
          <w:color w:val="auto"/>
          <w:kern w:val="2"/>
          <w:sz w:val="21"/>
          <w:szCs w:val="22"/>
        </w:rPr>
      </w:pPr>
      <w:r w:rsidRPr="00BD5E02">
        <w:rPr>
          <w:color w:val="808080"/>
        </w:rPr>
        <w:t>7.</w:t>
      </w:r>
      <w:r>
        <w:rPr>
          <w:rFonts w:asciiTheme="minorHAnsi" w:eastAsiaTheme="minorEastAsia" w:hAnsiTheme="minorHAnsi" w:cstheme="minorBidi"/>
          <w:caps w:val="0"/>
          <w:color w:val="auto"/>
          <w:kern w:val="2"/>
          <w:sz w:val="21"/>
          <w:szCs w:val="22"/>
        </w:rPr>
        <w:tab/>
      </w:r>
      <w:r w:rsidRPr="00BD5E02">
        <w:rPr>
          <w:color w:val="808080"/>
        </w:rPr>
        <w:t xml:space="preserve">Master_promotion </w:t>
      </w:r>
      <w:r w:rsidRPr="00BD5E02">
        <w:rPr>
          <w:rFonts w:cs="宋体" w:hint="eastAsia"/>
          <w:color w:val="808080"/>
        </w:rPr>
        <w:t>主数据</w:t>
      </w:r>
      <w:r w:rsidRPr="00BD5E02">
        <w:rPr>
          <w:color w:val="808080"/>
        </w:rPr>
        <w:t>_</w:t>
      </w:r>
      <w:r w:rsidRPr="00BD5E02">
        <w:rPr>
          <w:rFonts w:cs="宋体" w:hint="eastAsia"/>
          <w:color w:val="808080"/>
        </w:rPr>
        <w:t>促销</w:t>
      </w:r>
      <w:r>
        <w:tab/>
      </w:r>
      <w:r>
        <w:fldChar w:fldCharType="begin"/>
      </w:r>
      <w:r>
        <w:instrText xml:space="preserve"> PAGEREF _Toc369255729 \h </w:instrText>
      </w:r>
      <w:r>
        <w:fldChar w:fldCharType="separate"/>
      </w:r>
      <w:r>
        <w:t>9</w:t>
      </w:r>
      <w:r>
        <w:fldChar w:fldCharType="end"/>
      </w:r>
    </w:p>
    <w:p w:rsidR="007C220C" w:rsidRDefault="007C220C">
      <w:pPr>
        <w:pStyle w:val="20"/>
        <w:tabs>
          <w:tab w:val="left" w:pos="480"/>
        </w:tabs>
        <w:rPr>
          <w:rFonts w:asciiTheme="minorHAnsi" w:eastAsiaTheme="minorEastAsia" w:hAnsiTheme="minorHAnsi" w:cstheme="minorBidi"/>
          <w:caps w:val="0"/>
          <w:color w:val="auto"/>
          <w:kern w:val="2"/>
          <w:sz w:val="21"/>
          <w:szCs w:val="22"/>
        </w:rPr>
      </w:pPr>
      <w:r w:rsidRPr="00BD5E02">
        <w:rPr>
          <w:color w:val="808080"/>
        </w:rPr>
        <w:t>8.</w:t>
      </w:r>
      <w:r>
        <w:rPr>
          <w:rFonts w:asciiTheme="minorHAnsi" w:eastAsiaTheme="minorEastAsia" w:hAnsiTheme="minorHAnsi" w:cstheme="minorBidi"/>
          <w:caps w:val="0"/>
          <w:color w:val="auto"/>
          <w:kern w:val="2"/>
          <w:sz w:val="21"/>
          <w:szCs w:val="22"/>
        </w:rPr>
        <w:tab/>
      </w:r>
      <w:r w:rsidRPr="00BD5E02">
        <w:rPr>
          <w:color w:val="808080"/>
        </w:rPr>
        <w:t xml:space="preserve">Master_promotion_TYPE  </w:t>
      </w:r>
      <w:r w:rsidRPr="00BD5E02">
        <w:rPr>
          <w:rFonts w:cs="宋体" w:hint="eastAsia"/>
          <w:color w:val="808080"/>
        </w:rPr>
        <w:t>主数据</w:t>
      </w:r>
      <w:r w:rsidRPr="00BD5E02">
        <w:rPr>
          <w:color w:val="808080"/>
        </w:rPr>
        <w:t>_</w:t>
      </w:r>
      <w:r w:rsidRPr="00BD5E02">
        <w:rPr>
          <w:rFonts w:cs="宋体" w:hint="eastAsia"/>
          <w:color w:val="808080"/>
        </w:rPr>
        <w:t>促销</w:t>
      </w:r>
      <w:r w:rsidRPr="00BD5E02">
        <w:rPr>
          <w:color w:val="808080"/>
        </w:rPr>
        <w:t>_</w:t>
      </w:r>
      <w:r w:rsidRPr="00BD5E02">
        <w:rPr>
          <w:rFonts w:cs="宋体" w:hint="eastAsia"/>
          <w:color w:val="808080"/>
        </w:rPr>
        <w:t>类型</w:t>
      </w:r>
      <w:r>
        <w:tab/>
      </w:r>
      <w:r>
        <w:fldChar w:fldCharType="begin"/>
      </w:r>
      <w:r>
        <w:instrText xml:space="preserve"> PAGEREF _Toc369255730 \h </w:instrText>
      </w:r>
      <w:r>
        <w:fldChar w:fldCharType="separate"/>
      </w:r>
      <w:r>
        <w:t>10</w:t>
      </w:r>
      <w:r>
        <w:fldChar w:fldCharType="end"/>
      </w:r>
    </w:p>
    <w:p w:rsidR="007C220C" w:rsidRDefault="007C220C">
      <w:pPr>
        <w:pStyle w:val="20"/>
        <w:tabs>
          <w:tab w:val="left" w:pos="480"/>
        </w:tabs>
        <w:rPr>
          <w:rFonts w:asciiTheme="minorHAnsi" w:eastAsiaTheme="minorEastAsia" w:hAnsiTheme="minorHAnsi" w:cstheme="minorBidi"/>
          <w:caps w:val="0"/>
          <w:color w:val="auto"/>
          <w:kern w:val="2"/>
          <w:sz w:val="21"/>
          <w:szCs w:val="22"/>
        </w:rPr>
      </w:pPr>
      <w:r w:rsidRPr="00BD5E02">
        <w:rPr>
          <w:color w:val="C00000"/>
        </w:rPr>
        <w:t>9.</w:t>
      </w:r>
      <w:r>
        <w:rPr>
          <w:rFonts w:asciiTheme="minorHAnsi" w:eastAsiaTheme="minorEastAsia" w:hAnsiTheme="minorHAnsi" w:cstheme="minorBidi"/>
          <w:caps w:val="0"/>
          <w:color w:val="auto"/>
          <w:kern w:val="2"/>
          <w:sz w:val="21"/>
          <w:szCs w:val="22"/>
        </w:rPr>
        <w:tab/>
      </w:r>
      <w:r w:rsidRPr="00BD5E02">
        <w:rPr>
          <w:color w:val="C00000"/>
        </w:rPr>
        <w:t xml:space="preserve">Master_promotion_type_detail </w:t>
      </w:r>
      <w:r w:rsidRPr="00BD5E02">
        <w:rPr>
          <w:rFonts w:cs="宋体" w:hint="eastAsia"/>
          <w:color w:val="C00000"/>
        </w:rPr>
        <w:t>主数据</w:t>
      </w:r>
      <w:r w:rsidRPr="00BD5E02">
        <w:rPr>
          <w:color w:val="C00000"/>
        </w:rPr>
        <w:t>_</w:t>
      </w:r>
      <w:r w:rsidRPr="00BD5E02">
        <w:rPr>
          <w:rFonts w:cs="宋体" w:hint="eastAsia"/>
          <w:color w:val="C00000"/>
        </w:rPr>
        <w:t>促销</w:t>
      </w:r>
      <w:r w:rsidRPr="00BD5E02">
        <w:rPr>
          <w:color w:val="C00000"/>
        </w:rPr>
        <w:t>_</w:t>
      </w:r>
      <w:r w:rsidRPr="00BD5E02">
        <w:rPr>
          <w:rFonts w:cs="宋体" w:hint="eastAsia"/>
          <w:color w:val="C00000"/>
        </w:rPr>
        <w:t>明细</w:t>
      </w:r>
      <w:r w:rsidRPr="00BD5E02">
        <w:rPr>
          <w:rFonts w:cs="宋体"/>
          <w:color w:val="C00000"/>
        </w:rPr>
        <w:t>(</w:t>
      </w:r>
      <w:r w:rsidRPr="00BD5E02">
        <w:rPr>
          <w:rFonts w:cs="宋体" w:hint="eastAsia"/>
          <w:color w:val="C00000"/>
        </w:rPr>
        <w:t>增加字段</w:t>
      </w:r>
      <w:r w:rsidRPr="00BD5E02">
        <w:rPr>
          <w:rFonts w:cs="宋体"/>
          <w:color w:val="C00000"/>
        </w:rPr>
        <w:t>)</w:t>
      </w:r>
      <w:r>
        <w:tab/>
      </w:r>
      <w:r>
        <w:fldChar w:fldCharType="begin"/>
      </w:r>
      <w:r>
        <w:instrText xml:space="preserve"> PAGEREF _Toc369255731 \h </w:instrText>
      </w:r>
      <w:r>
        <w:fldChar w:fldCharType="separate"/>
      </w:r>
      <w:r>
        <w:t>10</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10.</w:t>
      </w:r>
      <w:r>
        <w:rPr>
          <w:rFonts w:asciiTheme="minorHAnsi" w:eastAsiaTheme="minorEastAsia" w:hAnsiTheme="minorHAnsi" w:cstheme="minorBidi"/>
          <w:caps w:val="0"/>
          <w:color w:val="auto"/>
          <w:kern w:val="2"/>
          <w:sz w:val="21"/>
          <w:szCs w:val="22"/>
        </w:rPr>
        <w:tab/>
      </w:r>
      <w:r w:rsidRPr="00BD5E02">
        <w:rPr>
          <w:color w:val="808080"/>
        </w:rPr>
        <w:t xml:space="preserve">Master_promotion_Page_TYPE </w:t>
      </w:r>
      <w:r w:rsidRPr="00BD5E02">
        <w:rPr>
          <w:rFonts w:cs="宋体" w:hint="eastAsia"/>
          <w:color w:val="808080"/>
        </w:rPr>
        <w:t>主数据</w:t>
      </w:r>
      <w:r w:rsidRPr="00BD5E02">
        <w:rPr>
          <w:color w:val="808080"/>
        </w:rPr>
        <w:t>_</w:t>
      </w:r>
      <w:r w:rsidRPr="00BD5E02">
        <w:rPr>
          <w:rFonts w:cs="宋体" w:hint="eastAsia"/>
          <w:color w:val="808080"/>
        </w:rPr>
        <w:t>促销</w:t>
      </w:r>
      <w:r w:rsidRPr="00BD5E02">
        <w:rPr>
          <w:color w:val="808080"/>
        </w:rPr>
        <w:t>_</w:t>
      </w:r>
      <w:r w:rsidRPr="00BD5E02">
        <w:rPr>
          <w:rFonts w:cs="宋体" w:hint="eastAsia"/>
          <w:color w:val="808080"/>
        </w:rPr>
        <w:t>版面</w:t>
      </w:r>
      <w:r w:rsidRPr="00BD5E02">
        <w:rPr>
          <w:color w:val="808080"/>
        </w:rPr>
        <w:t>_</w:t>
      </w:r>
      <w:r w:rsidRPr="00BD5E02">
        <w:rPr>
          <w:rFonts w:cs="宋体" w:hint="eastAsia"/>
          <w:color w:val="808080"/>
        </w:rPr>
        <w:t>类型</w:t>
      </w:r>
      <w:r>
        <w:tab/>
      </w:r>
      <w:r>
        <w:fldChar w:fldCharType="begin"/>
      </w:r>
      <w:r>
        <w:instrText xml:space="preserve"> PAGEREF _Toc369255732 \h </w:instrText>
      </w:r>
      <w:r>
        <w:fldChar w:fldCharType="separate"/>
      </w:r>
      <w:r>
        <w:t>11</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11.</w:t>
      </w:r>
      <w:r>
        <w:rPr>
          <w:rFonts w:asciiTheme="minorHAnsi" w:eastAsiaTheme="minorEastAsia" w:hAnsiTheme="minorHAnsi" w:cstheme="minorBidi"/>
          <w:caps w:val="0"/>
          <w:color w:val="auto"/>
          <w:kern w:val="2"/>
          <w:sz w:val="21"/>
          <w:szCs w:val="22"/>
        </w:rPr>
        <w:tab/>
      </w:r>
      <w:r w:rsidRPr="00BD5E02">
        <w:rPr>
          <w:color w:val="808080"/>
        </w:rPr>
        <w:t>Master_ASSOrtment_status_TYPE</w:t>
      </w:r>
      <w:r>
        <w:tab/>
      </w:r>
      <w:r>
        <w:fldChar w:fldCharType="begin"/>
      </w:r>
      <w:r>
        <w:instrText xml:space="preserve"> PAGEREF _Toc369255733 \h </w:instrText>
      </w:r>
      <w:r>
        <w:fldChar w:fldCharType="separate"/>
      </w:r>
      <w:r>
        <w:t>12</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12.</w:t>
      </w:r>
      <w:r>
        <w:rPr>
          <w:rFonts w:asciiTheme="minorHAnsi" w:eastAsiaTheme="minorEastAsia" w:hAnsiTheme="minorHAnsi" w:cstheme="minorBidi"/>
          <w:caps w:val="0"/>
          <w:color w:val="auto"/>
          <w:kern w:val="2"/>
          <w:sz w:val="21"/>
          <w:szCs w:val="22"/>
        </w:rPr>
        <w:tab/>
      </w:r>
      <w:r w:rsidRPr="00BD5E02">
        <w:rPr>
          <w:color w:val="808080"/>
        </w:rPr>
        <w:t xml:space="preserve">master_sales_type </w:t>
      </w:r>
      <w:r w:rsidRPr="00BD5E02">
        <w:rPr>
          <w:rFonts w:cs="宋体" w:hint="eastAsia"/>
          <w:color w:val="808080"/>
        </w:rPr>
        <w:t>主数据</w:t>
      </w:r>
      <w:r w:rsidRPr="00BD5E02">
        <w:rPr>
          <w:color w:val="808080"/>
        </w:rPr>
        <w:t>_</w:t>
      </w:r>
      <w:r w:rsidRPr="00BD5E02">
        <w:rPr>
          <w:rFonts w:cs="宋体" w:hint="eastAsia"/>
          <w:color w:val="808080"/>
        </w:rPr>
        <w:t>销售</w:t>
      </w:r>
      <w:r w:rsidRPr="00BD5E02">
        <w:rPr>
          <w:color w:val="808080"/>
        </w:rPr>
        <w:t>_</w:t>
      </w:r>
      <w:r w:rsidRPr="00BD5E02">
        <w:rPr>
          <w:rFonts w:cs="宋体" w:hint="eastAsia"/>
          <w:color w:val="808080"/>
        </w:rPr>
        <w:t>方式</w:t>
      </w:r>
      <w:r>
        <w:tab/>
      </w:r>
      <w:r>
        <w:fldChar w:fldCharType="begin"/>
      </w:r>
      <w:r>
        <w:instrText xml:space="preserve"> PAGEREF _Toc369255734 \h </w:instrText>
      </w:r>
      <w:r>
        <w:fldChar w:fldCharType="separate"/>
      </w:r>
      <w:r>
        <w:t>14</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13.</w:t>
      </w:r>
      <w:r>
        <w:rPr>
          <w:rFonts w:asciiTheme="minorHAnsi" w:eastAsiaTheme="minorEastAsia" w:hAnsiTheme="minorHAnsi" w:cstheme="minorBidi"/>
          <w:caps w:val="0"/>
          <w:color w:val="auto"/>
          <w:kern w:val="2"/>
          <w:sz w:val="21"/>
          <w:szCs w:val="22"/>
        </w:rPr>
        <w:tab/>
      </w:r>
      <w:r w:rsidRPr="00BD5E02">
        <w:rPr>
          <w:color w:val="808080"/>
        </w:rPr>
        <w:t xml:space="preserve">master_sales_tender </w:t>
      </w:r>
      <w:r w:rsidRPr="00BD5E02">
        <w:rPr>
          <w:rFonts w:cs="宋体" w:hint="eastAsia"/>
          <w:color w:val="808080"/>
        </w:rPr>
        <w:t>交易型</w:t>
      </w:r>
      <w:r w:rsidRPr="00BD5E02">
        <w:rPr>
          <w:color w:val="808080"/>
        </w:rPr>
        <w:t>_</w:t>
      </w:r>
      <w:r w:rsidRPr="00BD5E02">
        <w:rPr>
          <w:rFonts w:cs="宋体" w:hint="eastAsia"/>
          <w:color w:val="808080"/>
        </w:rPr>
        <w:t>销售</w:t>
      </w:r>
      <w:r w:rsidRPr="00BD5E02">
        <w:rPr>
          <w:color w:val="808080"/>
        </w:rPr>
        <w:t>_</w:t>
      </w:r>
      <w:r w:rsidRPr="00BD5E02">
        <w:rPr>
          <w:rFonts w:cs="宋体" w:hint="eastAsia"/>
          <w:color w:val="808080"/>
        </w:rPr>
        <w:t>支付方式</w:t>
      </w:r>
      <w:r>
        <w:tab/>
      </w:r>
      <w:r>
        <w:fldChar w:fldCharType="begin"/>
      </w:r>
      <w:r>
        <w:instrText xml:space="preserve"> PAGEREF _Toc369255735 \h </w:instrText>
      </w:r>
      <w:r>
        <w:fldChar w:fldCharType="separate"/>
      </w:r>
      <w:r>
        <w:t>14</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C00000"/>
        </w:rPr>
        <w:t>14.</w:t>
      </w:r>
      <w:r>
        <w:rPr>
          <w:rFonts w:asciiTheme="minorHAnsi" w:eastAsiaTheme="minorEastAsia" w:hAnsiTheme="minorHAnsi" w:cstheme="minorBidi"/>
          <w:caps w:val="0"/>
          <w:color w:val="auto"/>
          <w:kern w:val="2"/>
          <w:sz w:val="21"/>
          <w:szCs w:val="22"/>
        </w:rPr>
        <w:tab/>
      </w:r>
      <w:r w:rsidRPr="00BD5E02">
        <w:rPr>
          <w:color w:val="C00000"/>
        </w:rPr>
        <w:t xml:space="preserve">Master_customer </w:t>
      </w:r>
      <w:r w:rsidRPr="00BD5E02">
        <w:rPr>
          <w:rFonts w:cs="宋体" w:hint="eastAsia"/>
          <w:color w:val="C00000"/>
        </w:rPr>
        <w:t>主数据</w:t>
      </w:r>
      <w:r w:rsidRPr="00BD5E02">
        <w:rPr>
          <w:color w:val="C00000"/>
        </w:rPr>
        <w:t>_</w:t>
      </w:r>
      <w:r w:rsidRPr="00BD5E02">
        <w:rPr>
          <w:rFonts w:cs="宋体" w:hint="eastAsia"/>
          <w:color w:val="C00000"/>
        </w:rPr>
        <w:t>顾客</w:t>
      </w:r>
      <w:r w:rsidRPr="00BD5E02">
        <w:rPr>
          <w:rFonts w:hint="eastAsia"/>
          <w:color w:val="C00000"/>
        </w:rPr>
        <w:t>（增加字段）</w:t>
      </w:r>
      <w:r>
        <w:tab/>
      </w:r>
      <w:r>
        <w:fldChar w:fldCharType="begin"/>
      </w:r>
      <w:r>
        <w:instrText xml:space="preserve"> PAGEREF _Toc369255736 \h </w:instrText>
      </w:r>
      <w:r>
        <w:fldChar w:fldCharType="separate"/>
      </w:r>
      <w:r>
        <w:t>15</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15.</w:t>
      </w:r>
      <w:r>
        <w:rPr>
          <w:rFonts w:asciiTheme="minorHAnsi" w:eastAsiaTheme="minorEastAsia" w:hAnsiTheme="minorHAnsi" w:cstheme="minorBidi"/>
          <w:caps w:val="0"/>
          <w:color w:val="auto"/>
          <w:kern w:val="2"/>
          <w:sz w:val="21"/>
          <w:szCs w:val="22"/>
        </w:rPr>
        <w:tab/>
      </w:r>
      <w:r w:rsidRPr="00BD5E02">
        <w:rPr>
          <w:color w:val="808080"/>
        </w:rPr>
        <w:t xml:space="preserve">master_other_income_type  </w:t>
      </w:r>
      <w:r w:rsidRPr="00BD5E02">
        <w:rPr>
          <w:rFonts w:cs="宋体" w:hint="eastAsia"/>
          <w:color w:val="808080"/>
        </w:rPr>
        <w:t>主数据</w:t>
      </w:r>
      <w:r w:rsidRPr="00BD5E02">
        <w:rPr>
          <w:color w:val="808080"/>
        </w:rPr>
        <w:t>_</w:t>
      </w:r>
      <w:r w:rsidRPr="00BD5E02">
        <w:rPr>
          <w:rFonts w:cs="宋体" w:hint="eastAsia"/>
          <w:color w:val="808080"/>
        </w:rPr>
        <w:t>其他</w:t>
      </w:r>
      <w:r w:rsidRPr="00BD5E02">
        <w:rPr>
          <w:color w:val="808080"/>
        </w:rPr>
        <w:t>_</w:t>
      </w:r>
      <w:r w:rsidRPr="00BD5E02">
        <w:rPr>
          <w:rFonts w:cs="宋体" w:hint="eastAsia"/>
          <w:color w:val="808080"/>
        </w:rPr>
        <w:t>收入</w:t>
      </w:r>
      <w:r w:rsidRPr="00BD5E02">
        <w:rPr>
          <w:color w:val="808080"/>
        </w:rPr>
        <w:t>_</w:t>
      </w:r>
      <w:r w:rsidRPr="00BD5E02">
        <w:rPr>
          <w:rFonts w:cs="宋体" w:hint="eastAsia"/>
          <w:color w:val="808080"/>
        </w:rPr>
        <w:t>类型</w:t>
      </w:r>
      <w:r>
        <w:tab/>
      </w:r>
      <w:r>
        <w:fldChar w:fldCharType="begin"/>
      </w:r>
      <w:r>
        <w:instrText xml:space="preserve"> PAGEREF _Toc369255737 \h </w:instrText>
      </w:r>
      <w:r>
        <w:fldChar w:fldCharType="separate"/>
      </w:r>
      <w:r>
        <w:t>15</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16.</w:t>
      </w:r>
      <w:r>
        <w:rPr>
          <w:rFonts w:asciiTheme="minorHAnsi" w:eastAsiaTheme="minorEastAsia" w:hAnsiTheme="minorHAnsi" w:cstheme="minorBidi"/>
          <w:caps w:val="0"/>
          <w:color w:val="auto"/>
          <w:kern w:val="2"/>
          <w:sz w:val="21"/>
          <w:szCs w:val="22"/>
        </w:rPr>
        <w:tab/>
      </w:r>
      <w:r w:rsidRPr="00BD5E02">
        <w:rPr>
          <w:color w:val="808080"/>
        </w:rPr>
        <w:t xml:space="preserve">master_assets_type  </w:t>
      </w:r>
      <w:r w:rsidRPr="00BD5E02">
        <w:rPr>
          <w:rFonts w:cs="宋体" w:hint="eastAsia"/>
          <w:color w:val="808080"/>
        </w:rPr>
        <w:t>主数据</w:t>
      </w:r>
      <w:r w:rsidRPr="00BD5E02">
        <w:rPr>
          <w:color w:val="808080"/>
        </w:rPr>
        <w:t>_</w:t>
      </w:r>
      <w:r w:rsidRPr="00BD5E02">
        <w:rPr>
          <w:rFonts w:cs="宋体" w:hint="eastAsia"/>
          <w:color w:val="808080"/>
        </w:rPr>
        <w:t>资产</w:t>
      </w:r>
      <w:r w:rsidRPr="00BD5E02">
        <w:rPr>
          <w:color w:val="808080"/>
        </w:rPr>
        <w:t>_</w:t>
      </w:r>
      <w:r w:rsidRPr="00BD5E02">
        <w:rPr>
          <w:rFonts w:cs="宋体" w:hint="eastAsia"/>
          <w:color w:val="808080"/>
        </w:rPr>
        <w:t>类型</w:t>
      </w:r>
      <w:r>
        <w:tab/>
      </w:r>
      <w:r>
        <w:fldChar w:fldCharType="begin"/>
      </w:r>
      <w:r>
        <w:instrText xml:space="preserve"> PAGEREF _Toc369255738 \h </w:instrText>
      </w:r>
      <w:r>
        <w:fldChar w:fldCharType="separate"/>
      </w:r>
      <w:r>
        <w:t>17</w:t>
      </w:r>
      <w:r>
        <w:fldChar w:fldCharType="end"/>
      </w:r>
    </w:p>
    <w:p w:rsidR="007C220C" w:rsidRDefault="007C220C">
      <w:pPr>
        <w:pStyle w:val="20"/>
        <w:rPr>
          <w:rFonts w:asciiTheme="minorHAnsi" w:eastAsiaTheme="minorEastAsia" w:hAnsiTheme="minorHAnsi" w:cstheme="minorBidi"/>
          <w:caps w:val="0"/>
          <w:color w:val="auto"/>
          <w:kern w:val="2"/>
          <w:sz w:val="21"/>
          <w:szCs w:val="22"/>
        </w:rPr>
      </w:pPr>
      <w:r w:rsidRPr="00BD5E02">
        <w:rPr>
          <w:rFonts w:ascii="Verdana" w:hAnsi="Verdana" w:cs="Verdana"/>
          <w:color w:val="339BFF"/>
        </w:rPr>
        <w:t xml:space="preserve">Tables for Transactional sales Data (pos) </w:t>
      </w:r>
      <w:r w:rsidRPr="00BD5E02">
        <w:rPr>
          <w:rFonts w:ascii="Verdana" w:hAnsi="Verdana" w:cs="宋体" w:hint="eastAsia"/>
          <w:color w:val="339BFF"/>
        </w:rPr>
        <w:t>交易型销售数据表格（</w:t>
      </w:r>
      <w:r w:rsidRPr="00BD5E02">
        <w:rPr>
          <w:rFonts w:ascii="Verdana" w:hAnsi="Verdana" w:cs="Verdana"/>
          <w:color w:val="339BFF"/>
        </w:rPr>
        <w:t>POS</w:t>
      </w:r>
      <w:r w:rsidRPr="00BD5E02">
        <w:rPr>
          <w:rFonts w:ascii="Verdana" w:hAnsi="Verdana" w:cs="宋体" w:hint="eastAsia"/>
          <w:color w:val="339BFF"/>
        </w:rPr>
        <w:t>）</w:t>
      </w:r>
      <w:r>
        <w:tab/>
      </w:r>
      <w:r>
        <w:fldChar w:fldCharType="begin"/>
      </w:r>
      <w:r>
        <w:instrText xml:space="preserve"> PAGEREF _Toc369255739 \h </w:instrText>
      </w:r>
      <w:r>
        <w:fldChar w:fldCharType="separate"/>
      </w:r>
      <w:r>
        <w:t>17</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17.</w:t>
      </w:r>
      <w:r>
        <w:rPr>
          <w:rFonts w:asciiTheme="minorHAnsi" w:eastAsiaTheme="minorEastAsia" w:hAnsiTheme="minorHAnsi" w:cstheme="minorBidi"/>
          <w:caps w:val="0"/>
          <w:color w:val="auto"/>
          <w:kern w:val="2"/>
          <w:sz w:val="21"/>
          <w:szCs w:val="22"/>
        </w:rPr>
        <w:tab/>
      </w:r>
      <w:r w:rsidRPr="00BD5E02">
        <w:rPr>
          <w:color w:val="808080"/>
        </w:rPr>
        <w:t xml:space="preserve">TXN_sales_header </w:t>
      </w:r>
      <w:r w:rsidRPr="00BD5E02">
        <w:rPr>
          <w:rFonts w:cs="宋体" w:hint="eastAsia"/>
          <w:color w:val="808080"/>
        </w:rPr>
        <w:t>交易型</w:t>
      </w:r>
      <w:r w:rsidRPr="00BD5E02">
        <w:rPr>
          <w:color w:val="808080"/>
        </w:rPr>
        <w:t>_</w:t>
      </w:r>
      <w:r w:rsidRPr="00BD5E02">
        <w:rPr>
          <w:rFonts w:cs="宋体" w:hint="eastAsia"/>
          <w:color w:val="808080"/>
        </w:rPr>
        <w:t>销售</w:t>
      </w:r>
      <w:r w:rsidRPr="00BD5E02">
        <w:rPr>
          <w:color w:val="808080"/>
        </w:rPr>
        <w:t>_</w:t>
      </w:r>
      <w:r w:rsidRPr="00BD5E02">
        <w:rPr>
          <w:rFonts w:cs="宋体" w:hint="eastAsia"/>
          <w:color w:val="808080"/>
        </w:rPr>
        <w:t>标头</w:t>
      </w:r>
      <w:r>
        <w:tab/>
      </w:r>
      <w:r>
        <w:fldChar w:fldCharType="begin"/>
      </w:r>
      <w:r>
        <w:instrText xml:space="preserve"> PAGEREF _Toc369255740 \h </w:instrText>
      </w:r>
      <w:r>
        <w:fldChar w:fldCharType="separate"/>
      </w:r>
      <w:r>
        <w:t>17</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92D050"/>
        </w:rPr>
        <w:t>18.</w:t>
      </w:r>
      <w:r>
        <w:rPr>
          <w:rFonts w:asciiTheme="minorHAnsi" w:eastAsiaTheme="minorEastAsia" w:hAnsiTheme="minorHAnsi" w:cstheme="minorBidi"/>
          <w:caps w:val="0"/>
          <w:color w:val="auto"/>
          <w:kern w:val="2"/>
          <w:sz w:val="21"/>
          <w:szCs w:val="22"/>
        </w:rPr>
        <w:tab/>
      </w:r>
      <w:r w:rsidRPr="00BD5E02">
        <w:rPr>
          <w:color w:val="92D050"/>
        </w:rPr>
        <w:t xml:space="preserve">TXN_sales_tender </w:t>
      </w:r>
      <w:r w:rsidRPr="00BD5E02">
        <w:rPr>
          <w:rFonts w:cs="宋体" w:hint="eastAsia"/>
          <w:color w:val="92D050"/>
        </w:rPr>
        <w:t>交易型</w:t>
      </w:r>
      <w:r w:rsidRPr="00BD5E02">
        <w:rPr>
          <w:color w:val="92D050"/>
        </w:rPr>
        <w:t>_</w:t>
      </w:r>
      <w:r w:rsidRPr="00BD5E02">
        <w:rPr>
          <w:rFonts w:cs="宋体" w:hint="eastAsia"/>
          <w:color w:val="92D050"/>
        </w:rPr>
        <w:t>销售</w:t>
      </w:r>
      <w:r w:rsidRPr="00BD5E02">
        <w:rPr>
          <w:color w:val="92D050"/>
        </w:rPr>
        <w:t>_</w:t>
      </w:r>
      <w:r w:rsidRPr="00BD5E02">
        <w:rPr>
          <w:rFonts w:cs="宋体" w:hint="eastAsia"/>
          <w:color w:val="92D050"/>
        </w:rPr>
        <w:t>支付方式（删除字段）</w:t>
      </w:r>
      <w:r>
        <w:tab/>
      </w:r>
      <w:r>
        <w:fldChar w:fldCharType="begin"/>
      </w:r>
      <w:r>
        <w:instrText xml:space="preserve"> PAGEREF _Toc369255741 \h </w:instrText>
      </w:r>
      <w:r>
        <w:fldChar w:fldCharType="separate"/>
      </w:r>
      <w:r>
        <w:t>18</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19.</w:t>
      </w:r>
      <w:r>
        <w:rPr>
          <w:rFonts w:asciiTheme="minorHAnsi" w:eastAsiaTheme="minorEastAsia" w:hAnsiTheme="minorHAnsi" w:cstheme="minorBidi"/>
          <w:caps w:val="0"/>
          <w:color w:val="auto"/>
          <w:kern w:val="2"/>
          <w:sz w:val="21"/>
          <w:szCs w:val="22"/>
        </w:rPr>
        <w:tab/>
      </w:r>
      <w:r w:rsidRPr="00BD5E02">
        <w:rPr>
          <w:color w:val="808080"/>
        </w:rPr>
        <w:t xml:space="preserve">TXN_sales_detail </w:t>
      </w:r>
      <w:r w:rsidRPr="00BD5E02">
        <w:rPr>
          <w:rFonts w:cs="宋体" w:hint="eastAsia"/>
          <w:color w:val="808080"/>
        </w:rPr>
        <w:t>交易型</w:t>
      </w:r>
      <w:r w:rsidRPr="00BD5E02">
        <w:rPr>
          <w:color w:val="808080"/>
        </w:rPr>
        <w:t>_</w:t>
      </w:r>
      <w:r w:rsidRPr="00BD5E02">
        <w:rPr>
          <w:rFonts w:cs="宋体" w:hint="eastAsia"/>
          <w:color w:val="808080"/>
        </w:rPr>
        <w:t>销售</w:t>
      </w:r>
      <w:r w:rsidRPr="00BD5E02">
        <w:rPr>
          <w:color w:val="808080"/>
        </w:rPr>
        <w:t>_</w:t>
      </w:r>
      <w:r w:rsidRPr="00BD5E02">
        <w:rPr>
          <w:rFonts w:cs="宋体" w:hint="eastAsia"/>
          <w:color w:val="808080"/>
        </w:rPr>
        <w:t>细节</w:t>
      </w:r>
      <w:r>
        <w:tab/>
      </w:r>
      <w:r>
        <w:fldChar w:fldCharType="begin"/>
      </w:r>
      <w:r>
        <w:instrText xml:space="preserve"> PAGEREF _Toc369255742 \h </w:instrText>
      </w:r>
      <w:r>
        <w:fldChar w:fldCharType="separate"/>
      </w:r>
      <w:r>
        <w:t>18</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20.</w:t>
      </w:r>
      <w:r>
        <w:rPr>
          <w:rFonts w:asciiTheme="minorHAnsi" w:eastAsiaTheme="minorEastAsia" w:hAnsiTheme="minorHAnsi" w:cstheme="minorBidi"/>
          <w:caps w:val="0"/>
          <w:color w:val="auto"/>
          <w:kern w:val="2"/>
          <w:sz w:val="21"/>
          <w:szCs w:val="22"/>
        </w:rPr>
        <w:tab/>
      </w:r>
      <w:r w:rsidRPr="00BD5E02">
        <w:rPr>
          <w:color w:val="808080"/>
        </w:rPr>
        <w:t xml:space="preserve">TXN_promotional_sales_UNIT_forecast_detail </w:t>
      </w:r>
      <w:r w:rsidRPr="00BD5E02">
        <w:rPr>
          <w:rFonts w:cs="宋体" w:hint="eastAsia"/>
          <w:color w:val="808080"/>
        </w:rPr>
        <w:t>交易型</w:t>
      </w:r>
      <w:r w:rsidRPr="00BD5E02">
        <w:rPr>
          <w:color w:val="808080"/>
        </w:rPr>
        <w:t>_</w:t>
      </w:r>
      <w:r w:rsidRPr="00BD5E02">
        <w:rPr>
          <w:rFonts w:cs="宋体" w:hint="eastAsia"/>
          <w:color w:val="808080"/>
        </w:rPr>
        <w:t>促销</w:t>
      </w:r>
      <w:r w:rsidRPr="00BD5E02">
        <w:rPr>
          <w:color w:val="808080"/>
        </w:rPr>
        <w:t>_</w:t>
      </w:r>
      <w:r w:rsidRPr="00BD5E02">
        <w:rPr>
          <w:rFonts w:cs="宋体" w:hint="eastAsia"/>
          <w:color w:val="808080"/>
        </w:rPr>
        <w:t>销售</w:t>
      </w:r>
      <w:r w:rsidRPr="00BD5E02">
        <w:rPr>
          <w:color w:val="808080"/>
        </w:rPr>
        <w:t>_</w:t>
      </w:r>
      <w:r w:rsidRPr="00BD5E02">
        <w:rPr>
          <w:rFonts w:cs="宋体" w:hint="eastAsia"/>
          <w:color w:val="808080"/>
        </w:rPr>
        <w:t>单位</w:t>
      </w:r>
      <w:r w:rsidRPr="00BD5E02">
        <w:rPr>
          <w:color w:val="808080"/>
        </w:rPr>
        <w:t>_</w:t>
      </w:r>
      <w:r w:rsidRPr="00BD5E02">
        <w:rPr>
          <w:rFonts w:cs="宋体" w:hint="eastAsia"/>
          <w:color w:val="808080"/>
        </w:rPr>
        <w:t>预测</w:t>
      </w:r>
      <w:r w:rsidRPr="00BD5E02">
        <w:rPr>
          <w:color w:val="808080"/>
        </w:rPr>
        <w:t>_</w:t>
      </w:r>
      <w:r w:rsidRPr="00BD5E02">
        <w:rPr>
          <w:rFonts w:cs="宋体" w:hint="eastAsia"/>
          <w:color w:val="808080"/>
        </w:rPr>
        <w:t>细节</w:t>
      </w:r>
      <w:r>
        <w:tab/>
      </w:r>
      <w:r>
        <w:fldChar w:fldCharType="begin"/>
      </w:r>
      <w:r>
        <w:instrText xml:space="preserve"> PAGEREF _Toc369255743 \h </w:instrText>
      </w:r>
      <w:r>
        <w:fldChar w:fldCharType="separate"/>
      </w:r>
      <w:r>
        <w:t>20</w:t>
      </w:r>
      <w:r>
        <w:fldChar w:fldCharType="end"/>
      </w:r>
    </w:p>
    <w:p w:rsidR="007C220C" w:rsidRDefault="007C220C">
      <w:pPr>
        <w:pStyle w:val="20"/>
        <w:rPr>
          <w:rFonts w:asciiTheme="minorHAnsi" w:eastAsiaTheme="minorEastAsia" w:hAnsiTheme="minorHAnsi" w:cstheme="minorBidi"/>
          <w:caps w:val="0"/>
          <w:color w:val="auto"/>
          <w:kern w:val="2"/>
          <w:sz w:val="21"/>
          <w:szCs w:val="22"/>
        </w:rPr>
      </w:pPr>
      <w:r w:rsidRPr="00BD5E02">
        <w:rPr>
          <w:rFonts w:ascii="Verdana" w:hAnsi="Verdana" w:cs="Verdana"/>
          <w:color w:val="339BFF"/>
        </w:rPr>
        <w:t xml:space="preserve">Tables for Transactional Inventory Data </w:t>
      </w:r>
      <w:r w:rsidRPr="00BD5E02">
        <w:rPr>
          <w:rFonts w:ascii="Verdana" w:hAnsi="Verdana" w:cs="宋体" w:hint="eastAsia"/>
          <w:color w:val="339BFF"/>
        </w:rPr>
        <w:t>交易型库存数据表格</w:t>
      </w:r>
      <w:r>
        <w:tab/>
      </w:r>
      <w:r>
        <w:fldChar w:fldCharType="begin"/>
      </w:r>
      <w:r>
        <w:instrText xml:space="preserve"> PAGEREF _Toc369255744 \h </w:instrText>
      </w:r>
      <w:r>
        <w:fldChar w:fldCharType="separate"/>
      </w:r>
      <w:r>
        <w:t>21</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21.</w:t>
      </w:r>
      <w:r>
        <w:rPr>
          <w:rFonts w:asciiTheme="minorHAnsi" w:eastAsiaTheme="minorEastAsia" w:hAnsiTheme="minorHAnsi" w:cstheme="minorBidi"/>
          <w:caps w:val="0"/>
          <w:color w:val="auto"/>
          <w:kern w:val="2"/>
          <w:sz w:val="21"/>
          <w:szCs w:val="22"/>
        </w:rPr>
        <w:tab/>
      </w:r>
      <w:r w:rsidRPr="00BD5E02">
        <w:rPr>
          <w:color w:val="808080"/>
        </w:rPr>
        <w:t xml:space="preserve">TXN_store_cost_Of_GOODS </w:t>
      </w:r>
      <w:r w:rsidRPr="00BD5E02">
        <w:rPr>
          <w:rFonts w:cs="宋体" w:hint="eastAsia"/>
          <w:color w:val="808080"/>
        </w:rPr>
        <w:t>交易型</w:t>
      </w:r>
      <w:r w:rsidRPr="00BD5E02">
        <w:rPr>
          <w:color w:val="808080"/>
        </w:rPr>
        <w:t>_</w:t>
      </w:r>
      <w:r w:rsidRPr="00BD5E02">
        <w:rPr>
          <w:rFonts w:cs="宋体" w:hint="eastAsia"/>
          <w:color w:val="808080"/>
        </w:rPr>
        <w:t>门店</w:t>
      </w:r>
      <w:r w:rsidRPr="00BD5E02">
        <w:rPr>
          <w:color w:val="808080"/>
        </w:rPr>
        <w:t>_</w:t>
      </w:r>
      <w:r w:rsidRPr="00BD5E02">
        <w:rPr>
          <w:rFonts w:cs="宋体" w:hint="eastAsia"/>
          <w:color w:val="808080"/>
        </w:rPr>
        <w:t>商品</w:t>
      </w:r>
      <w:r w:rsidRPr="00BD5E02">
        <w:rPr>
          <w:color w:val="808080"/>
        </w:rPr>
        <w:t>_</w:t>
      </w:r>
      <w:r w:rsidRPr="00BD5E02">
        <w:rPr>
          <w:rFonts w:cs="宋体" w:hint="eastAsia"/>
          <w:color w:val="808080"/>
        </w:rPr>
        <w:t>销售</w:t>
      </w:r>
      <w:r w:rsidRPr="00BD5E02">
        <w:rPr>
          <w:color w:val="808080"/>
        </w:rPr>
        <w:t>_</w:t>
      </w:r>
      <w:r w:rsidRPr="00BD5E02">
        <w:rPr>
          <w:rFonts w:cs="宋体" w:hint="eastAsia"/>
          <w:color w:val="808080"/>
        </w:rPr>
        <w:t>成本</w:t>
      </w:r>
      <w:r>
        <w:tab/>
      </w:r>
      <w:r>
        <w:fldChar w:fldCharType="begin"/>
      </w:r>
      <w:r>
        <w:instrText xml:space="preserve"> PAGEREF _Toc369255745 \h </w:instrText>
      </w:r>
      <w:r>
        <w:fldChar w:fldCharType="separate"/>
      </w:r>
      <w:r>
        <w:t>21</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22.</w:t>
      </w:r>
      <w:r>
        <w:rPr>
          <w:rFonts w:asciiTheme="minorHAnsi" w:eastAsiaTheme="minorEastAsia" w:hAnsiTheme="minorHAnsi" w:cstheme="minorBidi"/>
          <w:caps w:val="0"/>
          <w:color w:val="auto"/>
          <w:kern w:val="2"/>
          <w:sz w:val="21"/>
          <w:szCs w:val="22"/>
        </w:rPr>
        <w:tab/>
      </w:r>
      <w:r w:rsidRPr="00BD5E02">
        <w:rPr>
          <w:color w:val="808080"/>
        </w:rPr>
        <w:t xml:space="preserve">TXN_STORE_Inventory </w:t>
      </w:r>
      <w:r w:rsidRPr="00BD5E02">
        <w:rPr>
          <w:rFonts w:cs="宋体" w:hint="eastAsia"/>
          <w:color w:val="808080"/>
        </w:rPr>
        <w:t>交易型</w:t>
      </w:r>
      <w:r w:rsidRPr="00BD5E02">
        <w:rPr>
          <w:color w:val="808080"/>
        </w:rPr>
        <w:t>_</w:t>
      </w:r>
      <w:r w:rsidRPr="00BD5E02">
        <w:rPr>
          <w:rFonts w:cs="宋体" w:hint="eastAsia"/>
          <w:color w:val="808080"/>
        </w:rPr>
        <w:t>门店</w:t>
      </w:r>
      <w:r w:rsidRPr="00BD5E02">
        <w:rPr>
          <w:color w:val="808080"/>
        </w:rPr>
        <w:t>_</w:t>
      </w:r>
      <w:r w:rsidRPr="00BD5E02">
        <w:rPr>
          <w:rFonts w:cs="宋体" w:hint="eastAsia"/>
          <w:color w:val="808080"/>
        </w:rPr>
        <w:t>库存</w:t>
      </w:r>
      <w:r>
        <w:tab/>
      </w:r>
      <w:r>
        <w:fldChar w:fldCharType="begin"/>
      </w:r>
      <w:r>
        <w:instrText xml:space="preserve"> PAGEREF _Toc369255746 \h </w:instrText>
      </w:r>
      <w:r>
        <w:fldChar w:fldCharType="separate"/>
      </w:r>
      <w:r>
        <w:t>22</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23.</w:t>
      </w:r>
      <w:r>
        <w:rPr>
          <w:rFonts w:asciiTheme="minorHAnsi" w:eastAsiaTheme="minorEastAsia" w:hAnsiTheme="minorHAnsi" w:cstheme="minorBidi"/>
          <w:caps w:val="0"/>
          <w:color w:val="auto"/>
          <w:kern w:val="2"/>
          <w:sz w:val="21"/>
          <w:szCs w:val="22"/>
        </w:rPr>
        <w:tab/>
      </w:r>
      <w:r w:rsidRPr="00BD5E02">
        <w:rPr>
          <w:color w:val="808080"/>
        </w:rPr>
        <w:t xml:space="preserve">TXN_DC_Inventory </w:t>
      </w:r>
      <w:r w:rsidRPr="00BD5E02">
        <w:rPr>
          <w:rFonts w:cs="宋体" w:hint="eastAsia"/>
          <w:color w:val="808080"/>
        </w:rPr>
        <w:t>交易型</w:t>
      </w:r>
      <w:r w:rsidRPr="00BD5E02">
        <w:rPr>
          <w:color w:val="808080"/>
        </w:rPr>
        <w:t>_DC_</w:t>
      </w:r>
      <w:r w:rsidRPr="00BD5E02">
        <w:rPr>
          <w:rFonts w:cs="宋体" w:hint="eastAsia"/>
          <w:color w:val="808080"/>
        </w:rPr>
        <w:t>库存</w:t>
      </w:r>
      <w:r>
        <w:tab/>
      </w:r>
      <w:r>
        <w:fldChar w:fldCharType="begin"/>
      </w:r>
      <w:r>
        <w:instrText xml:space="preserve"> PAGEREF _Toc369255747 \h </w:instrText>
      </w:r>
      <w:r>
        <w:fldChar w:fldCharType="separate"/>
      </w:r>
      <w:r>
        <w:t>22</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C00000"/>
        </w:rPr>
        <w:t>24.</w:t>
      </w:r>
      <w:r>
        <w:rPr>
          <w:rFonts w:asciiTheme="minorHAnsi" w:eastAsiaTheme="minorEastAsia" w:hAnsiTheme="minorHAnsi" w:cstheme="minorBidi"/>
          <w:caps w:val="0"/>
          <w:color w:val="auto"/>
          <w:kern w:val="2"/>
          <w:sz w:val="21"/>
          <w:szCs w:val="22"/>
        </w:rPr>
        <w:tab/>
      </w:r>
      <w:r w:rsidRPr="00BD5E02">
        <w:rPr>
          <w:color w:val="C00000"/>
        </w:rPr>
        <w:t xml:space="preserve">TXN_store_purchase_from_supplier_cost </w:t>
      </w:r>
      <w:r w:rsidRPr="00BD5E02">
        <w:rPr>
          <w:rFonts w:cs="宋体" w:hint="eastAsia"/>
          <w:color w:val="C00000"/>
        </w:rPr>
        <w:t>交易型</w:t>
      </w:r>
      <w:r w:rsidRPr="00BD5E02">
        <w:rPr>
          <w:color w:val="C00000"/>
        </w:rPr>
        <w:t>_</w:t>
      </w:r>
      <w:r w:rsidRPr="00BD5E02">
        <w:rPr>
          <w:rFonts w:cs="宋体" w:hint="eastAsia"/>
          <w:color w:val="C00000"/>
        </w:rPr>
        <w:t>门店</w:t>
      </w:r>
      <w:r w:rsidRPr="00BD5E02">
        <w:rPr>
          <w:color w:val="C00000"/>
        </w:rPr>
        <w:t>_</w:t>
      </w:r>
      <w:r w:rsidRPr="00BD5E02">
        <w:rPr>
          <w:rFonts w:cs="宋体" w:hint="eastAsia"/>
          <w:color w:val="C00000"/>
        </w:rPr>
        <w:t>从</w:t>
      </w:r>
      <w:r w:rsidRPr="00BD5E02">
        <w:rPr>
          <w:color w:val="C00000"/>
        </w:rPr>
        <w:t>_</w:t>
      </w:r>
      <w:r w:rsidRPr="00BD5E02">
        <w:rPr>
          <w:rFonts w:cs="宋体" w:hint="eastAsia"/>
          <w:color w:val="C00000"/>
        </w:rPr>
        <w:t>供应商</w:t>
      </w:r>
      <w:r w:rsidRPr="00BD5E02">
        <w:rPr>
          <w:color w:val="C00000"/>
        </w:rPr>
        <w:t>_</w:t>
      </w:r>
      <w:r w:rsidRPr="00BD5E02">
        <w:rPr>
          <w:rFonts w:cs="宋体" w:hint="eastAsia"/>
          <w:color w:val="C00000"/>
        </w:rPr>
        <w:t>购买</w:t>
      </w:r>
      <w:r w:rsidRPr="00BD5E02">
        <w:rPr>
          <w:color w:val="C00000"/>
        </w:rPr>
        <w:t>_</w:t>
      </w:r>
      <w:r w:rsidRPr="00BD5E02">
        <w:rPr>
          <w:rFonts w:cs="宋体" w:hint="eastAsia"/>
          <w:color w:val="C00000"/>
        </w:rPr>
        <w:t>成本</w:t>
      </w:r>
      <w:r w:rsidRPr="00BD5E02">
        <w:rPr>
          <w:rFonts w:hint="eastAsia"/>
          <w:color w:val="C00000"/>
        </w:rPr>
        <w:t>（增加字段）</w:t>
      </w:r>
      <w:r>
        <w:tab/>
      </w:r>
      <w:r>
        <w:fldChar w:fldCharType="begin"/>
      </w:r>
      <w:r>
        <w:instrText xml:space="preserve"> PAGEREF _Toc369255748 \h </w:instrText>
      </w:r>
      <w:r>
        <w:fldChar w:fldCharType="separate"/>
      </w:r>
      <w:r>
        <w:t>23</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C00000"/>
        </w:rPr>
        <w:t>25.</w:t>
      </w:r>
      <w:r>
        <w:rPr>
          <w:rFonts w:asciiTheme="minorHAnsi" w:eastAsiaTheme="minorEastAsia" w:hAnsiTheme="minorHAnsi" w:cstheme="minorBidi"/>
          <w:caps w:val="0"/>
          <w:color w:val="auto"/>
          <w:kern w:val="2"/>
          <w:sz w:val="21"/>
          <w:szCs w:val="22"/>
        </w:rPr>
        <w:tab/>
      </w:r>
      <w:r w:rsidRPr="00BD5E02">
        <w:rPr>
          <w:color w:val="C00000"/>
        </w:rPr>
        <w:t xml:space="preserve">TXN_store_Returns_to_supplier_cost </w:t>
      </w:r>
      <w:r w:rsidRPr="00BD5E02">
        <w:rPr>
          <w:rFonts w:cs="宋体" w:hint="eastAsia"/>
          <w:color w:val="C00000"/>
        </w:rPr>
        <w:t>交易型</w:t>
      </w:r>
      <w:r w:rsidRPr="00BD5E02">
        <w:rPr>
          <w:color w:val="C00000"/>
        </w:rPr>
        <w:t>_</w:t>
      </w:r>
      <w:r w:rsidRPr="00BD5E02">
        <w:rPr>
          <w:rFonts w:cs="宋体" w:hint="eastAsia"/>
          <w:color w:val="C00000"/>
        </w:rPr>
        <w:t>门店</w:t>
      </w:r>
      <w:r w:rsidRPr="00BD5E02">
        <w:rPr>
          <w:color w:val="C00000"/>
        </w:rPr>
        <w:t>_</w:t>
      </w:r>
      <w:r w:rsidRPr="00BD5E02">
        <w:rPr>
          <w:rFonts w:cs="宋体" w:hint="eastAsia"/>
          <w:color w:val="C00000"/>
        </w:rPr>
        <w:t>退货</w:t>
      </w:r>
      <w:r w:rsidRPr="00BD5E02">
        <w:rPr>
          <w:color w:val="C00000"/>
        </w:rPr>
        <w:t>_</w:t>
      </w:r>
      <w:r w:rsidRPr="00BD5E02">
        <w:rPr>
          <w:rFonts w:cs="宋体" w:hint="eastAsia"/>
          <w:color w:val="C00000"/>
        </w:rPr>
        <w:t>至</w:t>
      </w:r>
      <w:r w:rsidRPr="00BD5E02">
        <w:rPr>
          <w:color w:val="C00000"/>
        </w:rPr>
        <w:t>_</w:t>
      </w:r>
      <w:r w:rsidRPr="00BD5E02">
        <w:rPr>
          <w:rFonts w:cs="宋体" w:hint="eastAsia"/>
          <w:color w:val="C00000"/>
        </w:rPr>
        <w:t>供应商</w:t>
      </w:r>
      <w:r w:rsidRPr="00BD5E02">
        <w:rPr>
          <w:color w:val="C00000"/>
        </w:rPr>
        <w:t>_</w:t>
      </w:r>
      <w:r w:rsidRPr="00BD5E02">
        <w:rPr>
          <w:rFonts w:cs="宋体" w:hint="eastAsia"/>
          <w:color w:val="C00000"/>
        </w:rPr>
        <w:t>成本</w:t>
      </w:r>
      <w:r w:rsidRPr="00BD5E02">
        <w:rPr>
          <w:rFonts w:hint="eastAsia"/>
          <w:color w:val="C00000"/>
        </w:rPr>
        <w:t>（增加字段）</w:t>
      </w:r>
      <w:r>
        <w:tab/>
      </w:r>
      <w:r>
        <w:fldChar w:fldCharType="begin"/>
      </w:r>
      <w:r>
        <w:instrText xml:space="preserve"> PAGEREF _Toc369255749 \h </w:instrText>
      </w:r>
      <w:r>
        <w:fldChar w:fldCharType="separate"/>
      </w:r>
      <w:r>
        <w:t>24</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C00000"/>
        </w:rPr>
        <w:t>26.</w:t>
      </w:r>
      <w:r>
        <w:rPr>
          <w:rFonts w:asciiTheme="minorHAnsi" w:eastAsiaTheme="minorEastAsia" w:hAnsiTheme="minorHAnsi" w:cstheme="minorBidi"/>
          <w:caps w:val="0"/>
          <w:color w:val="auto"/>
          <w:kern w:val="2"/>
          <w:sz w:val="21"/>
          <w:szCs w:val="22"/>
        </w:rPr>
        <w:tab/>
      </w:r>
      <w:r w:rsidRPr="00BD5E02">
        <w:rPr>
          <w:color w:val="C00000"/>
        </w:rPr>
        <w:t xml:space="preserve">TXN_dc_purchase_from_supplier_cost </w:t>
      </w:r>
      <w:r w:rsidRPr="00BD5E02">
        <w:rPr>
          <w:rFonts w:cs="宋体" w:hint="eastAsia"/>
          <w:color w:val="C00000"/>
        </w:rPr>
        <w:t>交易型</w:t>
      </w:r>
      <w:r w:rsidRPr="00BD5E02">
        <w:rPr>
          <w:color w:val="C00000"/>
        </w:rPr>
        <w:t>_</w:t>
      </w:r>
      <w:r w:rsidRPr="00BD5E02">
        <w:rPr>
          <w:rFonts w:cs="宋体" w:hint="eastAsia"/>
          <w:color w:val="C00000"/>
        </w:rPr>
        <w:t>物流中心</w:t>
      </w:r>
      <w:r w:rsidRPr="00BD5E02">
        <w:rPr>
          <w:color w:val="C00000"/>
        </w:rPr>
        <w:t>_</w:t>
      </w:r>
      <w:r w:rsidRPr="00BD5E02">
        <w:rPr>
          <w:rFonts w:cs="宋体" w:hint="eastAsia"/>
          <w:color w:val="C00000"/>
        </w:rPr>
        <w:t>从</w:t>
      </w:r>
      <w:r w:rsidRPr="00BD5E02">
        <w:rPr>
          <w:color w:val="C00000"/>
        </w:rPr>
        <w:t>_</w:t>
      </w:r>
      <w:r w:rsidRPr="00BD5E02">
        <w:rPr>
          <w:rFonts w:cs="宋体" w:hint="eastAsia"/>
          <w:color w:val="C00000"/>
        </w:rPr>
        <w:t>供应商</w:t>
      </w:r>
      <w:r w:rsidRPr="00BD5E02">
        <w:rPr>
          <w:color w:val="C00000"/>
        </w:rPr>
        <w:t>_</w:t>
      </w:r>
      <w:r w:rsidRPr="00BD5E02">
        <w:rPr>
          <w:rFonts w:cs="宋体" w:hint="eastAsia"/>
          <w:color w:val="C00000"/>
        </w:rPr>
        <w:t>购买</w:t>
      </w:r>
      <w:r w:rsidRPr="00BD5E02">
        <w:rPr>
          <w:color w:val="C00000"/>
        </w:rPr>
        <w:t>_</w:t>
      </w:r>
      <w:r w:rsidRPr="00BD5E02">
        <w:rPr>
          <w:rFonts w:cs="宋体" w:hint="eastAsia"/>
          <w:color w:val="C00000"/>
        </w:rPr>
        <w:t>成本</w:t>
      </w:r>
      <w:r w:rsidRPr="00BD5E02">
        <w:rPr>
          <w:color w:val="C00000"/>
        </w:rPr>
        <w:t xml:space="preserve"> </w:t>
      </w:r>
      <w:r w:rsidRPr="00BD5E02">
        <w:rPr>
          <w:rFonts w:hint="eastAsia"/>
          <w:color w:val="C00000"/>
        </w:rPr>
        <w:t>（增加字段）</w:t>
      </w:r>
      <w:r>
        <w:tab/>
      </w:r>
      <w:r>
        <w:fldChar w:fldCharType="begin"/>
      </w:r>
      <w:r>
        <w:instrText xml:space="preserve"> PAGEREF _Toc369255750 \h </w:instrText>
      </w:r>
      <w:r>
        <w:fldChar w:fldCharType="separate"/>
      </w:r>
      <w:r>
        <w:t>25</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C00000"/>
        </w:rPr>
        <w:t>27.</w:t>
      </w:r>
      <w:r>
        <w:rPr>
          <w:rFonts w:asciiTheme="minorHAnsi" w:eastAsiaTheme="minorEastAsia" w:hAnsiTheme="minorHAnsi" w:cstheme="minorBidi"/>
          <w:caps w:val="0"/>
          <w:color w:val="auto"/>
          <w:kern w:val="2"/>
          <w:sz w:val="21"/>
          <w:szCs w:val="22"/>
        </w:rPr>
        <w:tab/>
      </w:r>
      <w:r w:rsidRPr="00BD5E02">
        <w:rPr>
          <w:color w:val="C00000"/>
        </w:rPr>
        <w:t xml:space="preserve">TXN_dc_returns_to_supplier_cost </w:t>
      </w:r>
      <w:r w:rsidRPr="00BD5E02">
        <w:rPr>
          <w:rFonts w:cs="宋体" w:hint="eastAsia"/>
          <w:color w:val="C00000"/>
        </w:rPr>
        <w:t>交易型</w:t>
      </w:r>
      <w:r w:rsidRPr="00BD5E02">
        <w:rPr>
          <w:color w:val="C00000"/>
        </w:rPr>
        <w:t>_</w:t>
      </w:r>
      <w:r w:rsidRPr="00BD5E02">
        <w:rPr>
          <w:rFonts w:cs="宋体" w:hint="eastAsia"/>
          <w:color w:val="C00000"/>
        </w:rPr>
        <w:t>物流中心</w:t>
      </w:r>
      <w:r w:rsidRPr="00BD5E02">
        <w:rPr>
          <w:color w:val="C00000"/>
        </w:rPr>
        <w:t>_</w:t>
      </w:r>
      <w:r w:rsidRPr="00BD5E02">
        <w:rPr>
          <w:rFonts w:cs="宋体" w:hint="eastAsia"/>
          <w:color w:val="C00000"/>
        </w:rPr>
        <w:t>退货</w:t>
      </w:r>
      <w:r w:rsidRPr="00BD5E02">
        <w:rPr>
          <w:color w:val="C00000"/>
        </w:rPr>
        <w:t>_</w:t>
      </w:r>
      <w:r w:rsidRPr="00BD5E02">
        <w:rPr>
          <w:rFonts w:cs="宋体" w:hint="eastAsia"/>
          <w:color w:val="C00000"/>
        </w:rPr>
        <w:t>至</w:t>
      </w:r>
      <w:r w:rsidRPr="00BD5E02">
        <w:rPr>
          <w:color w:val="C00000"/>
        </w:rPr>
        <w:t>_</w:t>
      </w:r>
      <w:r w:rsidRPr="00BD5E02">
        <w:rPr>
          <w:rFonts w:cs="宋体" w:hint="eastAsia"/>
          <w:color w:val="C00000"/>
        </w:rPr>
        <w:t>供应商</w:t>
      </w:r>
      <w:r w:rsidRPr="00BD5E02">
        <w:rPr>
          <w:color w:val="C00000"/>
        </w:rPr>
        <w:t>_</w:t>
      </w:r>
      <w:r w:rsidRPr="00BD5E02">
        <w:rPr>
          <w:rFonts w:cs="宋体" w:hint="eastAsia"/>
          <w:color w:val="C00000"/>
        </w:rPr>
        <w:lastRenderedPageBreak/>
        <w:t>成本</w:t>
      </w:r>
      <w:r w:rsidRPr="00BD5E02">
        <w:rPr>
          <w:color w:val="C00000"/>
        </w:rPr>
        <w:t xml:space="preserve"> </w:t>
      </w:r>
      <w:r w:rsidRPr="00BD5E02">
        <w:rPr>
          <w:rFonts w:hint="eastAsia"/>
          <w:color w:val="C00000"/>
        </w:rPr>
        <w:t>（增加字段）</w:t>
      </w:r>
      <w:r>
        <w:tab/>
      </w:r>
      <w:r>
        <w:fldChar w:fldCharType="begin"/>
      </w:r>
      <w:r>
        <w:instrText xml:space="preserve"> PAGEREF _Toc369255751 \h </w:instrText>
      </w:r>
      <w:r>
        <w:fldChar w:fldCharType="separate"/>
      </w:r>
      <w:r>
        <w:t>25</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C00000"/>
        </w:rPr>
        <w:t>28.</w:t>
      </w:r>
      <w:r>
        <w:rPr>
          <w:rFonts w:asciiTheme="minorHAnsi" w:eastAsiaTheme="minorEastAsia" w:hAnsiTheme="minorHAnsi" w:cstheme="minorBidi"/>
          <w:caps w:val="0"/>
          <w:color w:val="auto"/>
          <w:kern w:val="2"/>
          <w:sz w:val="21"/>
          <w:szCs w:val="22"/>
        </w:rPr>
        <w:tab/>
      </w:r>
      <w:r w:rsidRPr="00BD5E02">
        <w:rPr>
          <w:color w:val="C00000"/>
        </w:rPr>
        <w:t xml:space="preserve">TXN_store_purchase_from_DC_cost </w:t>
      </w:r>
      <w:r w:rsidRPr="00BD5E02">
        <w:rPr>
          <w:rFonts w:cs="宋体" w:hint="eastAsia"/>
          <w:color w:val="C00000"/>
        </w:rPr>
        <w:t>交易型</w:t>
      </w:r>
      <w:r w:rsidRPr="00BD5E02">
        <w:rPr>
          <w:color w:val="C00000"/>
        </w:rPr>
        <w:t>_</w:t>
      </w:r>
      <w:r w:rsidRPr="00BD5E02">
        <w:rPr>
          <w:rFonts w:cs="宋体" w:hint="eastAsia"/>
          <w:color w:val="C00000"/>
        </w:rPr>
        <w:t>门店</w:t>
      </w:r>
      <w:r w:rsidRPr="00BD5E02">
        <w:rPr>
          <w:color w:val="C00000"/>
        </w:rPr>
        <w:t>_</w:t>
      </w:r>
      <w:r w:rsidRPr="00BD5E02">
        <w:rPr>
          <w:rFonts w:cs="宋体" w:hint="eastAsia"/>
          <w:color w:val="C00000"/>
        </w:rPr>
        <w:t>从</w:t>
      </w:r>
      <w:r w:rsidRPr="00BD5E02">
        <w:rPr>
          <w:color w:val="C00000"/>
        </w:rPr>
        <w:t>_</w:t>
      </w:r>
      <w:r w:rsidRPr="00BD5E02">
        <w:rPr>
          <w:rFonts w:cs="宋体" w:hint="eastAsia"/>
          <w:color w:val="C00000"/>
        </w:rPr>
        <w:t>物流中心</w:t>
      </w:r>
      <w:r w:rsidRPr="00BD5E02">
        <w:rPr>
          <w:color w:val="C00000"/>
        </w:rPr>
        <w:t>_</w:t>
      </w:r>
      <w:r w:rsidRPr="00BD5E02">
        <w:rPr>
          <w:rFonts w:cs="宋体" w:hint="eastAsia"/>
          <w:color w:val="C00000"/>
        </w:rPr>
        <w:t>购买</w:t>
      </w:r>
      <w:r w:rsidRPr="00BD5E02">
        <w:rPr>
          <w:color w:val="C00000"/>
        </w:rPr>
        <w:t>_</w:t>
      </w:r>
      <w:r w:rsidRPr="00BD5E02">
        <w:rPr>
          <w:rFonts w:cs="宋体" w:hint="eastAsia"/>
          <w:color w:val="C00000"/>
        </w:rPr>
        <w:t>成本</w:t>
      </w:r>
      <w:r w:rsidRPr="00BD5E02">
        <w:rPr>
          <w:color w:val="C00000"/>
        </w:rPr>
        <w:t xml:space="preserve"> </w:t>
      </w:r>
      <w:r w:rsidRPr="00BD5E02">
        <w:rPr>
          <w:rFonts w:hint="eastAsia"/>
          <w:color w:val="C00000"/>
        </w:rPr>
        <w:t>（增加字段）</w:t>
      </w:r>
      <w:r>
        <w:tab/>
      </w:r>
      <w:r>
        <w:fldChar w:fldCharType="begin"/>
      </w:r>
      <w:r>
        <w:instrText xml:space="preserve"> PAGEREF _Toc369255752 \h </w:instrText>
      </w:r>
      <w:r>
        <w:fldChar w:fldCharType="separate"/>
      </w:r>
      <w:r>
        <w:t>26</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C00000"/>
        </w:rPr>
        <w:t>29.</w:t>
      </w:r>
      <w:r>
        <w:rPr>
          <w:rFonts w:asciiTheme="minorHAnsi" w:eastAsiaTheme="minorEastAsia" w:hAnsiTheme="minorHAnsi" w:cstheme="minorBidi"/>
          <w:caps w:val="0"/>
          <w:color w:val="auto"/>
          <w:kern w:val="2"/>
          <w:sz w:val="21"/>
          <w:szCs w:val="22"/>
        </w:rPr>
        <w:tab/>
      </w:r>
      <w:r w:rsidRPr="00BD5E02">
        <w:rPr>
          <w:color w:val="C00000"/>
        </w:rPr>
        <w:t xml:space="preserve">TXN_store_return_to_DC_cost </w:t>
      </w:r>
      <w:r w:rsidRPr="00BD5E02">
        <w:rPr>
          <w:rFonts w:cs="宋体" w:hint="eastAsia"/>
          <w:color w:val="C00000"/>
        </w:rPr>
        <w:t>交易型</w:t>
      </w:r>
      <w:r w:rsidRPr="00BD5E02">
        <w:rPr>
          <w:color w:val="C00000"/>
        </w:rPr>
        <w:t>_</w:t>
      </w:r>
      <w:r w:rsidRPr="00BD5E02">
        <w:rPr>
          <w:rFonts w:cs="宋体" w:hint="eastAsia"/>
          <w:color w:val="C00000"/>
        </w:rPr>
        <w:t>门店</w:t>
      </w:r>
      <w:r w:rsidRPr="00BD5E02">
        <w:rPr>
          <w:color w:val="C00000"/>
        </w:rPr>
        <w:t>_</w:t>
      </w:r>
      <w:r w:rsidRPr="00BD5E02">
        <w:rPr>
          <w:rFonts w:cs="宋体" w:hint="eastAsia"/>
          <w:color w:val="C00000"/>
        </w:rPr>
        <w:t>退货</w:t>
      </w:r>
      <w:r w:rsidRPr="00BD5E02">
        <w:rPr>
          <w:color w:val="C00000"/>
        </w:rPr>
        <w:t>_</w:t>
      </w:r>
      <w:r w:rsidRPr="00BD5E02">
        <w:rPr>
          <w:rFonts w:cs="宋体" w:hint="eastAsia"/>
          <w:color w:val="C00000"/>
        </w:rPr>
        <w:t>至</w:t>
      </w:r>
      <w:r w:rsidRPr="00BD5E02">
        <w:rPr>
          <w:color w:val="C00000"/>
        </w:rPr>
        <w:t>_</w:t>
      </w:r>
      <w:r w:rsidRPr="00BD5E02">
        <w:rPr>
          <w:rFonts w:cs="宋体" w:hint="eastAsia"/>
          <w:color w:val="C00000"/>
        </w:rPr>
        <w:t>物流中心</w:t>
      </w:r>
      <w:r w:rsidRPr="00BD5E02">
        <w:rPr>
          <w:color w:val="C00000"/>
        </w:rPr>
        <w:t>_</w:t>
      </w:r>
      <w:r w:rsidRPr="00BD5E02">
        <w:rPr>
          <w:rFonts w:cs="宋体" w:hint="eastAsia"/>
          <w:color w:val="C00000"/>
        </w:rPr>
        <w:t>成本</w:t>
      </w:r>
      <w:r w:rsidRPr="00BD5E02">
        <w:rPr>
          <w:color w:val="C00000"/>
        </w:rPr>
        <w:t xml:space="preserve"> </w:t>
      </w:r>
      <w:r w:rsidRPr="00BD5E02">
        <w:rPr>
          <w:rFonts w:hint="eastAsia"/>
          <w:color w:val="C00000"/>
        </w:rPr>
        <w:t>（增加字段）</w:t>
      </w:r>
      <w:r>
        <w:tab/>
      </w:r>
      <w:r>
        <w:fldChar w:fldCharType="begin"/>
      </w:r>
      <w:r>
        <w:instrText xml:space="preserve"> PAGEREF _Toc369255753 \h </w:instrText>
      </w:r>
      <w:r>
        <w:fldChar w:fldCharType="separate"/>
      </w:r>
      <w:r>
        <w:t>27</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30.</w:t>
      </w:r>
      <w:r>
        <w:rPr>
          <w:rFonts w:asciiTheme="minorHAnsi" w:eastAsiaTheme="minorEastAsia" w:hAnsiTheme="minorHAnsi" w:cstheme="minorBidi"/>
          <w:caps w:val="0"/>
          <w:color w:val="auto"/>
          <w:kern w:val="2"/>
          <w:sz w:val="21"/>
          <w:szCs w:val="22"/>
        </w:rPr>
        <w:tab/>
      </w:r>
      <w:r w:rsidRPr="00BD5E02">
        <w:rPr>
          <w:color w:val="808080"/>
        </w:rPr>
        <w:t xml:space="preserve">txn_DC_shrink </w:t>
      </w:r>
      <w:r w:rsidRPr="00BD5E02">
        <w:rPr>
          <w:rFonts w:cs="宋体" w:hint="eastAsia"/>
          <w:color w:val="808080"/>
        </w:rPr>
        <w:t>交易型</w:t>
      </w:r>
      <w:r w:rsidRPr="00BD5E02">
        <w:rPr>
          <w:color w:val="808080"/>
        </w:rPr>
        <w:t>_</w:t>
      </w:r>
      <w:r w:rsidRPr="00BD5E02">
        <w:rPr>
          <w:rFonts w:cs="宋体" w:hint="eastAsia"/>
          <w:color w:val="808080"/>
        </w:rPr>
        <w:t>物流中心</w:t>
      </w:r>
      <w:r w:rsidRPr="00BD5E02">
        <w:rPr>
          <w:color w:val="808080"/>
        </w:rPr>
        <w:t>_</w:t>
      </w:r>
      <w:r w:rsidRPr="00BD5E02">
        <w:rPr>
          <w:rFonts w:cs="宋体" w:hint="eastAsia"/>
          <w:color w:val="808080"/>
        </w:rPr>
        <w:t>损耗</w:t>
      </w:r>
      <w:r>
        <w:tab/>
      </w:r>
      <w:r>
        <w:fldChar w:fldCharType="begin"/>
      </w:r>
      <w:r>
        <w:instrText xml:space="preserve"> PAGEREF _Toc369255754 \h </w:instrText>
      </w:r>
      <w:r>
        <w:fldChar w:fldCharType="separate"/>
      </w:r>
      <w:r>
        <w:t>28</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31.</w:t>
      </w:r>
      <w:r>
        <w:rPr>
          <w:rFonts w:asciiTheme="minorHAnsi" w:eastAsiaTheme="minorEastAsia" w:hAnsiTheme="minorHAnsi" w:cstheme="minorBidi"/>
          <w:caps w:val="0"/>
          <w:color w:val="auto"/>
          <w:kern w:val="2"/>
          <w:sz w:val="21"/>
          <w:szCs w:val="22"/>
        </w:rPr>
        <w:tab/>
      </w:r>
      <w:r w:rsidRPr="00BD5E02">
        <w:rPr>
          <w:color w:val="808080"/>
        </w:rPr>
        <w:t xml:space="preserve">txn_Store_shrink </w:t>
      </w:r>
      <w:r w:rsidRPr="00BD5E02">
        <w:rPr>
          <w:rFonts w:cs="宋体" w:hint="eastAsia"/>
          <w:color w:val="808080"/>
        </w:rPr>
        <w:t>交易型</w:t>
      </w:r>
      <w:r w:rsidRPr="00BD5E02">
        <w:rPr>
          <w:color w:val="808080"/>
        </w:rPr>
        <w:t>_</w:t>
      </w:r>
      <w:r w:rsidRPr="00BD5E02">
        <w:rPr>
          <w:rFonts w:cs="宋体" w:hint="eastAsia"/>
          <w:color w:val="808080"/>
        </w:rPr>
        <w:t>门店</w:t>
      </w:r>
      <w:r w:rsidRPr="00BD5E02">
        <w:rPr>
          <w:color w:val="808080"/>
        </w:rPr>
        <w:t>_</w:t>
      </w:r>
      <w:r w:rsidRPr="00BD5E02">
        <w:rPr>
          <w:rFonts w:cs="宋体" w:hint="eastAsia"/>
          <w:color w:val="808080"/>
        </w:rPr>
        <w:t>损耗</w:t>
      </w:r>
      <w:r>
        <w:tab/>
      </w:r>
      <w:r>
        <w:fldChar w:fldCharType="begin"/>
      </w:r>
      <w:r>
        <w:instrText xml:space="preserve"> PAGEREF _Toc369255755 \h </w:instrText>
      </w:r>
      <w:r>
        <w:fldChar w:fldCharType="separate"/>
      </w:r>
      <w:r>
        <w:t>29</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32.</w:t>
      </w:r>
      <w:r>
        <w:rPr>
          <w:rFonts w:asciiTheme="minorHAnsi" w:eastAsiaTheme="minorEastAsia" w:hAnsiTheme="minorHAnsi" w:cstheme="minorBidi"/>
          <w:caps w:val="0"/>
          <w:color w:val="auto"/>
          <w:kern w:val="2"/>
          <w:sz w:val="21"/>
          <w:szCs w:val="22"/>
        </w:rPr>
        <w:tab/>
      </w:r>
      <w:r w:rsidRPr="00BD5E02">
        <w:rPr>
          <w:color w:val="808080"/>
        </w:rPr>
        <w:t xml:space="preserve">txn_DC_stock_take_shrink </w:t>
      </w:r>
      <w:r w:rsidRPr="00BD5E02">
        <w:rPr>
          <w:rFonts w:cs="宋体" w:hint="eastAsia"/>
          <w:color w:val="808080"/>
        </w:rPr>
        <w:t>交易型</w:t>
      </w:r>
      <w:r w:rsidRPr="00BD5E02">
        <w:rPr>
          <w:color w:val="808080"/>
        </w:rPr>
        <w:t>_</w:t>
      </w:r>
      <w:r w:rsidRPr="00BD5E02">
        <w:rPr>
          <w:rFonts w:cs="宋体" w:hint="eastAsia"/>
          <w:color w:val="808080"/>
        </w:rPr>
        <w:t>物流中心</w:t>
      </w:r>
      <w:r w:rsidRPr="00BD5E02">
        <w:rPr>
          <w:color w:val="808080"/>
        </w:rPr>
        <w:t>_</w:t>
      </w:r>
      <w:r w:rsidRPr="00BD5E02">
        <w:rPr>
          <w:rFonts w:cs="宋体" w:hint="eastAsia"/>
          <w:color w:val="808080"/>
        </w:rPr>
        <w:t>盘</w:t>
      </w:r>
      <w:r w:rsidRPr="00BD5E02">
        <w:rPr>
          <w:color w:val="808080"/>
        </w:rPr>
        <w:t>_</w:t>
      </w:r>
      <w:r w:rsidRPr="00BD5E02">
        <w:rPr>
          <w:rFonts w:cs="宋体" w:hint="eastAsia"/>
          <w:color w:val="808080"/>
        </w:rPr>
        <w:t>点</w:t>
      </w:r>
      <w:r w:rsidRPr="00BD5E02">
        <w:rPr>
          <w:color w:val="808080"/>
        </w:rPr>
        <w:t>_</w:t>
      </w:r>
      <w:r w:rsidRPr="00BD5E02">
        <w:rPr>
          <w:rFonts w:cs="宋体" w:hint="eastAsia"/>
          <w:color w:val="808080"/>
        </w:rPr>
        <w:t>损耗</w:t>
      </w:r>
      <w:r>
        <w:tab/>
      </w:r>
      <w:r>
        <w:fldChar w:fldCharType="begin"/>
      </w:r>
      <w:r>
        <w:instrText xml:space="preserve"> PAGEREF _Toc369255756 \h </w:instrText>
      </w:r>
      <w:r>
        <w:fldChar w:fldCharType="separate"/>
      </w:r>
      <w:r>
        <w:t>30</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33.</w:t>
      </w:r>
      <w:r>
        <w:rPr>
          <w:rFonts w:asciiTheme="minorHAnsi" w:eastAsiaTheme="minorEastAsia" w:hAnsiTheme="minorHAnsi" w:cstheme="minorBidi"/>
          <w:caps w:val="0"/>
          <w:color w:val="auto"/>
          <w:kern w:val="2"/>
          <w:sz w:val="21"/>
          <w:szCs w:val="22"/>
        </w:rPr>
        <w:tab/>
      </w:r>
      <w:r w:rsidRPr="00BD5E02">
        <w:rPr>
          <w:color w:val="808080"/>
        </w:rPr>
        <w:t xml:space="preserve">txn_Store_stock_take_shrink </w:t>
      </w:r>
      <w:r w:rsidRPr="00BD5E02">
        <w:rPr>
          <w:rFonts w:cs="宋体" w:hint="eastAsia"/>
          <w:color w:val="808080"/>
        </w:rPr>
        <w:t>交易型</w:t>
      </w:r>
      <w:r w:rsidRPr="00BD5E02">
        <w:rPr>
          <w:color w:val="808080"/>
        </w:rPr>
        <w:t>_</w:t>
      </w:r>
      <w:r w:rsidRPr="00BD5E02">
        <w:rPr>
          <w:rFonts w:cs="宋体" w:hint="eastAsia"/>
          <w:color w:val="808080"/>
        </w:rPr>
        <w:t>门店</w:t>
      </w:r>
      <w:r w:rsidRPr="00BD5E02">
        <w:rPr>
          <w:color w:val="808080"/>
        </w:rPr>
        <w:t>_</w:t>
      </w:r>
      <w:r w:rsidRPr="00BD5E02">
        <w:rPr>
          <w:rFonts w:cs="宋体" w:hint="eastAsia"/>
          <w:color w:val="808080"/>
        </w:rPr>
        <w:t>盘</w:t>
      </w:r>
      <w:r w:rsidRPr="00BD5E02">
        <w:rPr>
          <w:color w:val="808080"/>
        </w:rPr>
        <w:t>_</w:t>
      </w:r>
      <w:r w:rsidRPr="00BD5E02">
        <w:rPr>
          <w:rFonts w:cs="宋体" w:hint="eastAsia"/>
          <w:color w:val="808080"/>
        </w:rPr>
        <w:t>点</w:t>
      </w:r>
      <w:r w:rsidRPr="00BD5E02">
        <w:rPr>
          <w:color w:val="808080"/>
        </w:rPr>
        <w:t>_</w:t>
      </w:r>
      <w:r w:rsidRPr="00BD5E02">
        <w:rPr>
          <w:rFonts w:cs="宋体" w:hint="eastAsia"/>
          <w:color w:val="808080"/>
        </w:rPr>
        <w:t>损耗</w:t>
      </w:r>
      <w:r>
        <w:tab/>
      </w:r>
      <w:r>
        <w:fldChar w:fldCharType="begin"/>
      </w:r>
      <w:r>
        <w:instrText xml:space="preserve"> PAGEREF _Toc369255757 \h </w:instrText>
      </w:r>
      <w:r>
        <w:fldChar w:fldCharType="separate"/>
      </w:r>
      <w:r>
        <w:t>31</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C00000"/>
        </w:rPr>
        <w:t>34.</w:t>
      </w:r>
      <w:r>
        <w:rPr>
          <w:rFonts w:asciiTheme="minorHAnsi" w:eastAsiaTheme="minorEastAsia" w:hAnsiTheme="minorHAnsi" w:cstheme="minorBidi"/>
          <w:caps w:val="0"/>
          <w:color w:val="auto"/>
          <w:kern w:val="2"/>
          <w:sz w:val="21"/>
          <w:szCs w:val="22"/>
        </w:rPr>
        <w:tab/>
      </w:r>
      <w:r w:rsidRPr="00BD5E02">
        <w:rPr>
          <w:color w:val="C00000"/>
        </w:rPr>
        <w:t xml:space="preserve">txn_DC_orders_to_Supplier </w:t>
      </w:r>
      <w:r w:rsidRPr="00BD5E02">
        <w:rPr>
          <w:rFonts w:cs="宋体" w:hint="eastAsia"/>
          <w:color w:val="C00000"/>
        </w:rPr>
        <w:t>交易型</w:t>
      </w:r>
      <w:r w:rsidRPr="00BD5E02">
        <w:rPr>
          <w:color w:val="C00000"/>
        </w:rPr>
        <w:t>_</w:t>
      </w:r>
      <w:r w:rsidRPr="00BD5E02">
        <w:rPr>
          <w:rFonts w:cs="宋体" w:hint="eastAsia"/>
          <w:color w:val="C00000"/>
        </w:rPr>
        <w:t>物流中心</w:t>
      </w:r>
      <w:r w:rsidRPr="00BD5E02">
        <w:rPr>
          <w:color w:val="C00000"/>
        </w:rPr>
        <w:t>_</w:t>
      </w:r>
      <w:r w:rsidRPr="00BD5E02">
        <w:rPr>
          <w:rFonts w:cs="宋体" w:hint="eastAsia"/>
          <w:color w:val="C00000"/>
        </w:rPr>
        <w:t>向</w:t>
      </w:r>
      <w:r w:rsidRPr="00BD5E02">
        <w:rPr>
          <w:color w:val="C00000"/>
        </w:rPr>
        <w:t>_</w:t>
      </w:r>
      <w:r w:rsidRPr="00BD5E02">
        <w:rPr>
          <w:rFonts w:cs="宋体" w:hint="eastAsia"/>
          <w:color w:val="C00000"/>
        </w:rPr>
        <w:t>供应商</w:t>
      </w:r>
      <w:r w:rsidRPr="00BD5E02">
        <w:rPr>
          <w:color w:val="C00000"/>
        </w:rPr>
        <w:t>_</w:t>
      </w:r>
      <w:r w:rsidRPr="00BD5E02">
        <w:rPr>
          <w:rFonts w:cs="宋体" w:hint="eastAsia"/>
          <w:color w:val="C00000"/>
        </w:rPr>
        <w:t>订货</w:t>
      </w:r>
      <w:r w:rsidRPr="00BD5E02">
        <w:rPr>
          <w:color w:val="C00000"/>
        </w:rPr>
        <w:t xml:space="preserve"> </w:t>
      </w:r>
      <w:r w:rsidRPr="00BD5E02">
        <w:rPr>
          <w:rFonts w:hint="eastAsia"/>
          <w:color w:val="C00000"/>
        </w:rPr>
        <w:t>（增加字段）</w:t>
      </w:r>
      <w:r>
        <w:tab/>
      </w:r>
      <w:r>
        <w:fldChar w:fldCharType="begin"/>
      </w:r>
      <w:r>
        <w:instrText xml:space="preserve"> PAGEREF _Toc369255758 \h </w:instrText>
      </w:r>
      <w:r>
        <w:fldChar w:fldCharType="separate"/>
      </w:r>
      <w:r>
        <w:t>31</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C00000"/>
        </w:rPr>
        <w:t>35.</w:t>
      </w:r>
      <w:r>
        <w:rPr>
          <w:rFonts w:asciiTheme="minorHAnsi" w:eastAsiaTheme="minorEastAsia" w:hAnsiTheme="minorHAnsi" w:cstheme="minorBidi"/>
          <w:caps w:val="0"/>
          <w:color w:val="auto"/>
          <w:kern w:val="2"/>
          <w:sz w:val="21"/>
          <w:szCs w:val="22"/>
        </w:rPr>
        <w:tab/>
      </w:r>
      <w:r w:rsidRPr="00BD5E02">
        <w:rPr>
          <w:color w:val="C00000"/>
        </w:rPr>
        <w:t xml:space="preserve">txn_Store_orders_to_Supplier </w:t>
      </w:r>
      <w:r w:rsidRPr="00BD5E02">
        <w:rPr>
          <w:rFonts w:cs="宋体" w:hint="eastAsia"/>
          <w:color w:val="C00000"/>
        </w:rPr>
        <w:t>交易型</w:t>
      </w:r>
      <w:r w:rsidRPr="00BD5E02">
        <w:rPr>
          <w:color w:val="C00000"/>
        </w:rPr>
        <w:t>_</w:t>
      </w:r>
      <w:r w:rsidRPr="00BD5E02">
        <w:rPr>
          <w:rFonts w:cs="宋体" w:hint="eastAsia"/>
          <w:color w:val="C00000"/>
        </w:rPr>
        <w:t>门店</w:t>
      </w:r>
      <w:r w:rsidRPr="00BD5E02">
        <w:rPr>
          <w:color w:val="C00000"/>
        </w:rPr>
        <w:t>_</w:t>
      </w:r>
      <w:r w:rsidRPr="00BD5E02">
        <w:rPr>
          <w:rFonts w:cs="宋体" w:hint="eastAsia"/>
          <w:color w:val="C00000"/>
        </w:rPr>
        <w:t>向</w:t>
      </w:r>
      <w:r w:rsidRPr="00BD5E02">
        <w:rPr>
          <w:color w:val="C00000"/>
        </w:rPr>
        <w:t>_</w:t>
      </w:r>
      <w:r w:rsidRPr="00BD5E02">
        <w:rPr>
          <w:rFonts w:cs="宋体" w:hint="eastAsia"/>
          <w:color w:val="C00000"/>
        </w:rPr>
        <w:t>供应商</w:t>
      </w:r>
      <w:r w:rsidRPr="00BD5E02">
        <w:rPr>
          <w:color w:val="C00000"/>
        </w:rPr>
        <w:t>_</w:t>
      </w:r>
      <w:r w:rsidRPr="00BD5E02">
        <w:rPr>
          <w:rFonts w:cs="宋体" w:hint="eastAsia"/>
          <w:color w:val="C00000"/>
        </w:rPr>
        <w:t>订货</w:t>
      </w:r>
      <w:r w:rsidRPr="00BD5E02">
        <w:rPr>
          <w:rFonts w:hint="eastAsia"/>
          <w:color w:val="C00000"/>
        </w:rPr>
        <w:t>（增加字段）</w:t>
      </w:r>
      <w:r>
        <w:tab/>
      </w:r>
      <w:r>
        <w:fldChar w:fldCharType="begin"/>
      </w:r>
      <w:r>
        <w:instrText xml:space="preserve"> PAGEREF _Toc369255759 \h </w:instrText>
      </w:r>
      <w:r>
        <w:fldChar w:fldCharType="separate"/>
      </w:r>
      <w:r>
        <w:t>32</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C00000"/>
        </w:rPr>
        <w:t>36.</w:t>
      </w:r>
      <w:r>
        <w:rPr>
          <w:rFonts w:asciiTheme="minorHAnsi" w:eastAsiaTheme="minorEastAsia" w:hAnsiTheme="minorHAnsi" w:cstheme="minorBidi"/>
          <w:caps w:val="0"/>
          <w:color w:val="auto"/>
          <w:kern w:val="2"/>
          <w:sz w:val="21"/>
          <w:szCs w:val="22"/>
        </w:rPr>
        <w:tab/>
      </w:r>
      <w:r w:rsidRPr="00BD5E02">
        <w:rPr>
          <w:color w:val="C00000"/>
        </w:rPr>
        <w:t xml:space="preserve">txn_Store_orders_to_dc </w:t>
      </w:r>
      <w:r w:rsidRPr="00BD5E02">
        <w:rPr>
          <w:rFonts w:cs="宋体" w:hint="eastAsia"/>
          <w:color w:val="C00000"/>
        </w:rPr>
        <w:t>交易型</w:t>
      </w:r>
      <w:r w:rsidRPr="00BD5E02">
        <w:rPr>
          <w:color w:val="C00000"/>
        </w:rPr>
        <w:t>_</w:t>
      </w:r>
      <w:r w:rsidRPr="00BD5E02">
        <w:rPr>
          <w:rFonts w:cs="宋体" w:hint="eastAsia"/>
          <w:color w:val="C00000"/>
        </w:rPr>
        <w:t>门店</w:t>
      </w:r>
      <w:r w:rsidRPr="00BD5E02">
        <w:rPr>
          <w:color w:val="C00000"/>
        </w:rPr>
        <w:t>_</w:t>
      </w:r>
      <w:r w:rsidRPr="00BD5E02">
        <w:rPr>
          <w:rFonts w:cs="宋体" w:hint="eastAsia"/>
          <w:color w:val="C00000"/>
        </w:rPr>
        <w:t>向</w:t>
      </w:r>
      <w:r w:rsidRPr="00BD5E02">
        <w:rPr>
          <w:color w:val="C00000"/>
        </w:rPr>
        <w:t>_</w:t>
      </w:r>
      <w:r w:rsidRPr="00BD5E02">
        <w:rPr>
          <w:rFonts w:cs="宋体" w:hint="eastAsia"/>
          <w:color w:val="C00000"/>
        </w:rPr>
        <w:t>物流中心</w:t>
      </w:r>
      <w:r w:rsidRPr="00BD5E02">
        <w:rPr>
          <w:color w:val="C00000"/>
        </w:rPr>
        <w:t>_</w:t>
      </w:r>
      <w:r w:rsidRPr="00BD5E02">
        <w:rPr>
          <w:rFonts w:cs="宋体" w:hint="eastAsia"/>
          <w:color w:val="C00000"/>
        </w:rPr>
        <w:t>订货</w:t>
      </w:r>
      <w:r w:rsidRPr="00BD5E02">
        <w:rPr>
          <w:rFonts w:hint="eastAsia"/>
          <w:color w:val="C00000"/>
        </w:rPr>
        <w:t>（增加字段）</w:t>
      </w:r>
      <w:r>
        <w:tab/>
      </w:r>
      <w:r>
        <w:fldChar w:fldCharType="begin"/>
      </w:r>
      <w:r>
        <w:instrText xml:space="preserve"> PAGEREF _Toc369255760 \h </w:instrText>
      </w:r>
      <w:r>
        <w:fldChar w:fldCharType="separate"/>
      </w:r>
      <w:r>
        <w:t>33</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37.</w:t>
      </w:r>
      <w:r>
        <w:rPr>
          <w:rFonts w:asciiTheme="minorHAnsi" w:eastAsiaTheme="minorEastAsia" w:hAnsiTheme="minorHAnsi" w:cstheme="minorBidi"/>
          <w:caps w:val="0"/>
          <w:color w:val="auto"/>
          <w:kern w:val="2"/>
          <w:sz w:val="21"/>
          <w:szCs w:val="22"/>
        </w:rPr>
        <w:tab/>
      </w:r>
      <w:r w:rsidRPr="00BD5E02">
        <w:rPr>
          <w:color w:val="808080"/>
        </w:rPr>
        <w:t xml:space="preserve">txn_account_payable_by_supplier </w:t>
      </w:r>
      <w:r w:rsidRPr="00BD5E02">
        <w:rPr>
          <w:rFonts w:cs="宋体" w:hint="eastAsia"/>
          <w:color w:val="808080"/>
        </w:rPr>
        <w:t>交易型</w:t>
      </w:r>
      <w:r w:rsidRPr="00BD5E02">
        <w:rPr>
          <w:color w:val="808080"/>
        </w:rPr>
        <w:t>_</w:t>
      </w:r>
      <w:r w:rsidRPr="00BD5E02">
        <w:rPr>
          <w:rFonts w:cs="宋体" w:hint="eastAsia"/>
          <w:color w:val="808080"/>
        </w:rPr>
        <w:t>按</w:t>
      </w:r>
      <w:r w:rsidRPr="00BD5E02">
        <w:rPr>
          <w:color w:val="808080"/>
        </w:rPr>
        <w:t>_</w:t>
      </w:r>
      <w:r w:rsidRPr="00BD5E02">
        <w:rPr>
          <w:rFonts w:cs="宋体" w:hint="eastAsia"/>
          <w:color w:val="808080"/>
        </w:rPr>
        <w:t>供应商</w:t>
      </w:r>
      <w:r w:rsidRPr="00BD5E02">
        <w:rPr>
          <w:color w:val="808080"/>
        </w:rPr>
        <w:t>_</w:t>
      </w:r>
      <w:r w:rsidRPr="00BD5E02">
        <w:rPr>
          <w:rFonts w:cs="宋体" w:hint="eastAsia"/>
          <w:color w:val="808080"/>
        </w:rPr>
        <w:t>应付</w:t>
      </w:r>
      <w:r w:rsidRPr="00BD5E02">
        <w:rPr>
          <w:color w:val="808080"/>
        </w:rPr>
        <w:t>_</w:t>
      </w:r>
      <w:r w:rsidRPr="00BD5E02">
        <w:rPr>
          <w:rFonts w:cs="宋体" w:hint="eastAsia"/>
          <w:color w:val="808080"/>
        </w:rPr>
        <w:t>账款</w:t>
      </w:r>
      <w:r>
        <w:tab/>
      </w:r>
      <w:r>
        <w:fldChar w:fldCharType="begin"/>
      </w:r>
      <w:r>
        <w:instrText xml:space="preserve"> PAGEREF _Toc369255761 \h </w:instrText>
      </w:r>
      <w:r>
        <w:fldChar w:fldCharType="separate"/>
      </w:r>
      <w:r>
        <w:t>34</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38.</w:t>
      </w:r>
      <w:r>
        <w:rPr>
          <w:rFonts w:asciiTheme="minorHAnsi" w:eastAsiaTheme="minorEastAsia" w:hAnsiTheme="minorHAnsi" w:cstheme="minorBidi"/>
          <w:caps w:val="0"/>
          <w:color w:val="auto"/>
          <w:kern w:val="2"/>
          <w:sz w:val="21"/>
          <w:szCs w:val="22"/>
        </w:rPr>
        <w:tab/>
      </w:r>
      <w:r w:rsidRPr="00BD5E02">
        <w:rPr>
          <w:color w:val="808080"/>
        </w:rPr>
        <w:t>txn_other_income_by_supplier</w:t>
      </w:r>
      <w:r>
        <w:tab/>
      </w:r>
      <w:r>
        <w:fldChar w:fldCharType="begin"/>
      </w:r>
      <w:r>
        <w:instrText xml:space="preserve"> PAGEREF _Toc369255762 \h </w:instrText>
      </w:r>
      <w:r>
        <w:fldChar w:fldCharType="separate"/>
      </w:r>
      <w:r>
        <w:t>35</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C00000"/>
        </w:rPr>
        <w:t>39.</w:t>
      </w:r>
      <w:r>
        <w:rPr>
          <w:rFonts w:asciiTheme="minorHAnsi" w:eastAsiaTheme="minorEastAsia" w:hAnsiTheme="minorHAnsi" w:cstheme="minorBidi"/>
          <w:caps w:val="0"/>
          <w:color w:val="auto"/>
          <w:kern w:val="2"/>
          <w:sz w:val="21"/>
          <w:szCs w:val="22"/>
        </w:rPr>
        <w:tab/>
      </w:r>
      <w:r w:rsidRPr="00BD5E02">
        <w:rPr>
          <w:color w:val="C00000"/>
        </w:rPr>
        <w:t xml:space="preserve">txn_assets_detail </w:t>
      </w:r>
      <w:r w:rsidRPr="00BD5E02">
        <w:rPr>
          <w:rFonts w:cs="宋体" w:hint="eastAsia"/>
          <w:color w:val="C00000"/>
        </w:rPr>
        <w:t>交易型</w:t>
      </w:r>
      <w:r w:rsidRPr="00BD5E02">
        <w:rPr>
          <w:color w:val="C00000"/>
        </w:rPr>
        <w:t>_</w:t>
      </w:r>
      <w:r w:rsidRPr="00BD5E02">
        <w:rPr>
          <w:rFonts w:cs="宋体" w:hint="eastAsia"/>
          <w:color w:val="C00000"/>
        </w:rPr>
        <w:t>资产</w:t>
      </w:r>
      <w:r w:rsidRPr="00BD5E02">
        <w:rPr>
          <w:color w:val="C00000"/>
        </w:rPr>
        <w:t>_</w:t>
      </w:r>
      <w:r w:rsidRPr="00BD5E02">
        <w:rPr>
          <w:rFonts w:cs="宋体" w:hint="eastAsia"/>
          <w:color w:val="C00000"/>
        </w:rPr>
        <w:t>明细</w:t>
      </w:r>
      <w:r w:rsidRPr="00BD5E02">
        <w:rPr>
          <w:rFonts w:hint="eastAsia"/>
          <w:color w:val="C00000"/>
        </w:rPr>
        <w:t>（增加字段）</w:t>
      </w:r>
      <w:r>
        <w:tab/>
      </w:r>
      <w:r>
        <w:fldChar w:fldCharType="begin"/>
      </w:r>
      <w:r>
        <w:instrText xml:space="preserve"> PAGEREF _Toc369255763 \h </w:instrText>
      </w:r>
      <w:r>
        <w:fldChar w:fldCharType="separate"/>
      </w:r>
      <w:r>
        <w:t>35</w:t>
      </w:r>
      <w:r>
        <w:fldChar w:fldCharType="end"/>
      </w:r>
    </w:p>
    <w:p w:rsidR="007C220C" w:rsidRDefault="007C220C">
      <w:pPr>
        <w:pStyle w:val="20"/>
        <w:rPr>
          <w:rFonts w:asciiTheme="minorHAnsi" w:eastAsiaTheme="minorEastAsia" w:hAnsiTheme="minorHAnsi" w:cstheme="minorBidi"/>
          <w:caps w:val="0"/>
          <w:color w:val="auto"/>
          <w:kern w:val="2"/>
          <w:sz w:val="21"/>
          <w:szCs w:val="22"/>
        </w:rPr>
      </w:pPr>
      <w:r w:rsidRPr="00BD5E02">
        <w:rPr>
          <w:rFonts w:ascii="Verdana" w:hAnsi="Verdana" w:cs="Verdana"/>
          <w:color w:val="339BFF"/>
        </w:rPr>
        <w:t>Tables for master financial Data</w:t>
      </w:r>
      <w:r>
        <w:tab/>
      </w:r>
      <w:r>
        <w:fldChar w:fldCharType="begin"/>
      </w:r>
      <w:r>
        <w:instrText xml:space="preserve"> PAGEREF _Toc369255764 \h </w:instrText>
      </w:r>
      <w:r>
        <w:fldChar w:fldCharType="separate"/>
      </w:r>
      <w:r>
        <w:t>37</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40.</w:t>
      </w:r>
      <w:r>
        <w:rPr>
          <w:rFonts w:asciiTheme="minorHAnsi" w:eastAsiaTheme="minorEastAsia" w:hAnsiTheme="minorHAnsi" w:cstheme="minorBidi"/>
          <w:caps w:val="0"/>
          <w:color w:val="auto"/>
          <w:kern w:val="2"/>
          <w:sz w:val="21"/>
          <w:szCs w:val="22"/>
        </w:rPr>
        <w:tab/>
      </w:r>
      <w:r w:rsidRPr="00BD5E02">
        <w:rPr>
          <w:color w:val="808080"/>
        </w:rPr>
        <w:t xml:space="preserve">master_city_province </w:t>
      </w:r>
      <w:r w:rsidRPr="00BD5E02">
        <w:rPr>
          <w:rFonts w:cs="宋体" w:hint="eastAsia"/>
          <w:color w:val="808080"/>
        </w:rPr>
        <w:t>主数据</w:t>
      </w:r>
      <w:r w:rsidRPr="00BD5E02">
        <w:rPr>
          <w:color w:val="808080"/>
        </w:rPr>
        <w:t>_</w:t>
      </w:r>
      <w:r w:rsidRPr="00BD5E02">
        <w:rPr>
          <w:rFonts w:cs="宋体" w:hint="eastAsia"/>
          <w:color w:val="808080"/>
        </w:rPr>
        <w:t>城市</w:t>
      </w:r>
      <w:r w:rsidRPr="00BD5E02">
        <w:rPr>
          <w:color w:val="808080"/>
        </w:rPr>
        <w:t>_</w:t>
      </w:r>
      <w:r w:rsidRPr="00BD5E02">
        <w:rPr>
          <w:rFonts w:cs="宋体" w:hint="eastAsia"/>
          <w:color w:val="808080"/>
        </w:rPr>
        <w:t>省份</w:t>
      </w:r>
      <w:r>
        <w:tab/>
      </w:r>
      <w:r>
        <w:fldChar w:fldCharType="begin"/>
      </w:r>
      <w:r>
        <w:instrText xml:space="preserve"> PAGEREF _Toc369255765 \h </w:instrText>
      </w:r>
      <w:r>
        <w:fldChar w:fldCharType="separate"/>
      </w:r>
      <w:r>
        <w:t>37</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41.</w:t>
      </w:r>
      <w:r>
        <w:rPr>
          <w:rFonts w:asciiTheme="minorHAnsi" w:eastAsiaTheme="minorEastAsia" w:hAnsiTheme="minorHAnsi" w:cstheme="minorBidi"/>
          <w:caps w:val="0"/>
          <w:color w:val="auto"/>
          <w:kern w:val="2"/>
          <w:sz w:val="21"/>
          <w:szCs w:val="22"/>
        </w:rPr>
        <w:tab/>
      </w:r>
      <w:r w:rsidRPr="00BD5E02">
        <w:rPr>
          <w:color w:val="808080"/>
        </w:rPr>
        <w:t xml:space="preserve">master_division </w:t>
      </w:r>
      <w:r w:rsidRPr="00BD5E02">
        <w:rPr>
          <w:rFonts w:cs="宋体" w:hint="eastAsia"/>
          <w:color w:val="808080"/>
        </w:rPr>
        <w:t>主数据</w:t>
      </w:r>
      <w:r w:rsidRPr="00BD5E02">
        <w:rPr>
          <w:color w:val="808080"/>
        </w:rPr>
        <w:t>_</w:t>
      </w:r>
      <w:r w:rsidRPr="00BD5E02">
        <w:rPr>
          <w:rFonts w:cs="宋体" w:hint="eastAsia"/>
          <w:color w:val="808080"/>
        </w:rPr>
        <w:t>处别</w:t>
      </w:r>
      <w:r>
        <w:tab/>
      </w:r>
      <w:r>
        <w:fldChar w:fldCharType="begin"/>
      </w:r>
      <w:r>
        <w:instrText xml:space="preserve"> PAGEREF _Toc369255766 \h </w:instrText>
      </w:r>
      <w:r>
        <w:fldChar w:fldCharType="separate"/>
      </w:r>
      <w:r>
        <w:t>37</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42.</w:t>
      </w:r>
      <w:r>
        <w:rPr>
          <w:rFonts w:asciiTheme="minorHAnsi" w:eastAsiaTheme="minorEastAsia" w:hAnsiTheme="minorHAnsi" w:cstheme="minorBidi"/>
          <w:caps w:val="0"/>
          <w:color w:val="auto"/>
          <w:kern w:val="2"/>
          <w:sz w:val="21"/>
          <w:szCs w:val="22"/>
        </w:rPr>
        <w:tab/>
      </w:r>
      <w:r w:rsidRPr="00BD5E02">
        <w:rPr>
          <w:color w:val="808080"/>
        </w:rPr>
        <w:t>master_department</w:t>
      </w:r>
      <w:r w:rsidRPr="00BD5E02">
        <w:rPr>
          <w:rFonts w:cs="宋体" w:hint="eastAsia"/>
          <w:color w:val="808080"/>
        </w:rPr>
        <w:t>主数据</w:t>
      </w:r>
      <w:r w:rsidRPr="00BD5E02">
        <w:rPr>
          <w:color w:val="808080"/>
        </w:rPr>
        <w:t>_</w:t>
      </w:r>
      <w:r w:rsidRPr="00BD5E02">
        <w:rPr>
          <w:rFonts w:cs="宋体" w:hint="eastAsia"/>
          <w:color w:val="808080"/>
        </w:rPr>
        <w:t>部门</w:t>
      </w:r>
      <w:r>
        <w:tab/>
      </w:r>
      <w:r>
        <w:fldChar w:fldCharType="begin"/>
      </w:r>
      <w:r>
        <w:instrText xml:space="preserve"> PAGEREF _Toc369255767 \h </w:instrText>
      </w:r>
      <w:r>
        <w:fldChar w:fldCharType="separate"/>
      </w:r>
      <w:r>
        <w:t>37</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43.</w:t>
      </w:r>
      <w:r>
        <w:rPr>
          <w:rFonts w:asciiTheme="minorHAnsi" w:eastAsiaTheme="minorEastAsia" w:hAnsiTheme="minorHAnsi" w:cstheme="minorBidi"/>
          <w:caps w:val="0"/>
          <w:color w:val="auto"/>
          <w:kern w:val="2"/>
          <w:sz w:val="21"/>
          <w:szCs w:val="22"/>
        </w:rPr>
        <w:tab/>
      </w:r>
      <w:r w:rsidRPr="00BD5E02">
        <w:rPr>
          <w:color w:val="808080"/>
        </w:rPr>
        <w:t xml:space="preserve">master_REGION/DISTRICT  </w:t>
      </w:r>
      <w:r w:rsidRPr="00BD5E02">
        <w:rPr>
          <w:rFonts w:cs="宋体" w:hint="eastAsia"/>
          <w:color w:val="808080"/>
        </w:rPr>
        <w:t>主数据</w:t>
      </w:r>
      <w:r w:rsidRPr="00BD5E02">
        <w:rPr>
          <w:color w:val="808080"/>
        </w:rPr>
        <w:t>_</w:t>
      </w:r>
      <w:r w:rsidRPr="00BD5E02">
        <w:rPr>
          <w:rFonts w:cs="宋体" w:hint="eastAsia"/>
          <w:color w:val="808080"/>
        </w:rPr>
        <w:t>区域</w:t>
      </w:r>
      <w:r>
        <w:tab/>
      </w:r>
      <w:r>
        <w:fldChar w:fldCharType="begin"/>
      </w:r>
      <w:r>
        <w:instrText xml:space="preserve"> PAGEREF _Toc369255768 \h </w:instrText>
      </w:r>
      <w:r>
        <w:fldChar w:fldCharType="separate"/>
      </w:r>
      <w:r>
        <w:t>38</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44.</w:t>
      </w:r>
      <w:r>
        <w:rPr>
          <w:rFonts w:asciiTheme="minorHAnsi" w:eastAsiaTheme="minorEastAsia" w:hAnsiTheme="minorHAnsi" w:cstheme="minorBidi"/>
          <w:caps w:val="0"/>
          <w:color w:val="auto"/>
          <w:kern w:val="2"/>
          <w:sz w:val="21"/>
          <w:szCs w:val="22"/>
        </w:rPr>
        <w:tab/>
      </w:r>
      <w:r w:rsidRPr="00BD5E02">
        <w:rPr>
          <w:color w:val="808080"/>
        </w:rPr>
        <w:t xml:space="preserve">master_format </w:t>
      </w:r>
      <w:r w:rsidRPr="00BD5E02">
        <w:rPr>
          <w:rFonts w:cs="宋体" w:hint="eastAsia"/>
          <w:color w:val="808080"/>
        </w:rPr>
        <w:t>主数据</w:t>
      </w:r>
      <w:r w:rsidRPr="00BD5E02">
        <w:rPr>
          <w:color w:val="808080"/>
        </w:rPr>
        <w:t>_</w:t>
      </w:r>
      <w:r w:rsidRPr="00BD5E02">
        <w:rPr>
          <w:rFonts w:cs="宋体" w:hint="eastAsia"/>
          <w:color w:val="808080"/>
        </w:rPr>
        <w:t>业态</w:t>
      </w:r>
      <w:r>
        <w:tab/>
      </w:r>
      <w:r>
        <w:fldChar w:fldCharType="begin"/>
      </w:r>
      <w:r>
        <w:instrText xml:space="preserve"> PAGEREF _Toc369255769 \h </w:instrText>
      </w:r>
      <w:r>
        <w:fldChar w:fldCharType="separate"/>
      </w:r>
      <w:r>
        <w:t>38</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45.</w:t>
      </w:r>
      <w:r>
        <w:rPr>
          <w:rFonts w:asciiTheme="minorHAnsi" w:eastAsiaTheme="minorEastAsia" w:hAnsiTheme="minorHAnsi" w:cstheme="minorBidi"/>
          <w:caps w:val="0"/>
          <w:color w:val="auto"/>
          <w:kern w:val="2"/>
          <w:sz w:val="21"/>
          <w:szCs w:val="22"/>
        </w:rPr>
        <w:tab/>
      </w:r>
      <w:r w:rsidRPr="00BD5E02">
        <w:rPr>
          <w:color w:val="808080"/>
        </w:rPr>
        <w:t xml:space="preserve">Master_outlet </w:t>
      </w:r>
      <w:r w:rsidRPr="00BD5E02">
        <w:rPr>
          <w:rFonts w:cs="宋体" w:hint="eastAsia"/>
          <w:color w:val="808080"/>
        </w:rPr>
        <w:t>主数据</w:t>
      </w:r>
      <w:r w:rsidRPr="00BD5E02">
        <w:rPr>
          <w:color w:val="808080"/>
        </w:rPr>
        <w:t>_</w:t>
      </w:r>
      <w:r w:rsidRPr="00BD5E02">
        <w:rPr>
          <w:rFonts w:cs="宋体" w:hint="eastAsia"/>
          <w:color w:val="808080"/>
        </w:rPr>
        <w:t>门店</w:t>
      </w:r>
      <w:r>
        <w:tab/>
      </w:r>
      <w:r>
        <w:fldChar w:fldCharType="begin"/>
      </w:r>
      <w:r>
        <w:instrText xml:space="preserve"> PAGEREF _Toc369255770 \h </w:instrText>
      </w:r>
      <w:r>
        <w:fldChar w:fldCharType="separate"/>
      </w:r>
      <w:r>
        <w:t>38</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46.</w:t>
      </w:r>
      <w:r>
        <w:rPr>
          <w:rFonts w:asciiTheme="minorHAnsi" w:eastAsiaTheme="minorEastAsia" w:hAnsiTheme="minorHAnsi" w:cstheme="minorBidi"/>
          <w:caps w:val="0"/>
          <w:color w:val="auto"/>
          <w:kern w:val="2"/>
          <w:sz w:val="21"/>
          <w:szCs w:val="22"/>
        </w:rPr>
        <w:tab/>
      </w:r>
      <w:r w:rsidRPr="00BD5E02">
        <w:rPr>
          <w:color w:val="808080"/>
        </w:rPr>
        <w:t xml:space="preserve">master_account_code </w:t>
      </w:r>
      <w:r w:rsidRPr="00BD5E02">
        <w:rPr>
          <w:rFonts w:cs="宋体" w:hint="eastAsia"/>
          <w:color w:val="808080"/>
        </w:rPr>
        <w:t>主数据</w:t>
      </w:r>
      <w:r w:rsidRPr="00BD5E02">
        <w:rPr>
          <w:color w:val="808080"/>
        </w:rPr>
        <w:t>_</w:t>
      </w:r>
      <w:r w:rsidRPr="00BD5E02">
        <w:rPr>
          <w:rFonts w:cs="宋体" w:hint="eastAsia"/>
          <w:color w:val="808080"/>
        </w:rPr>
        <w:t>会计</w:t>
      </w:r>
      <w:r w:rsidRPr="00BD5E02">
        <w:rPr>
          <w:color w:val="808080"/>
        </w:rPr>
        <w:t>_</w:t>
      </w:r>
      <w:r w:rsidRPr="00BD5E02">
        <w:rPr>
          <w:rFonts w:cs="宋体" w:hint="eastAsia"/>
          <w:color w:val="808080"/>
        </w:rPr>
        <w:t>科目</w:t>
      </w:r>
      <w:r>
        <w:tab/>
      </w:r>
      <w:r>
        <w:fldChar w:fldCharType="begin"/>
      </w:r>
      <w:r>
        <w:instrText xml:space="preserve"> PAGEREF _Toc369255771 \h </w:instrText>
      </w:r>
      <w:r>
        <w:fldChar w:fldCharType="separate"/>
      </w:r>
      <w:r>
        <w:t>40</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47.</w:t>
      </w:r>
      <w:r>
        <w:rPr>
          <w:rFonts w:asciiTheme="minorHAnsi" w:eastAsiaTheme="minorEastAsia" w:hAnsiTheme="minorHAnsi" w:cstheme="minorBidi"/>
          <w:caps w:val="0"/>
          <w:color w:val="auto"/>
          <w:kern w:val="2"/>
          <w:sz w:val="21"/>
          <w:szCs w:val="22"/>
        </w:rPr>
        <w:tab/>
      </w:r>
      <w:r w:rsidRPr="00BD5E02">
        <w:rPr>
          <w:color w:val="808080"/>
        </w:rPr>
        <w:t xml:space="preserve">master_job_DESCRIPTION </w:t>
      </w:r>
      <w:r w:rsidRPr="00BD5E02">
        <w:rPr>
          <w:rFonts w:cs="宋体" w:hint="eastAsia"/>
          <w:color w:val="808080"/>
        </w:rPr>
        <w:t>主数据</w:t>
      </w:r>
      <w:r w:rsidRPr="00BD5E02">
        <w:rPr>
          <w:color w:val="808080"/>
        </w:rPr>
        <w:t>_</w:t>
      </w:r>
      <w:r w:rsidRPr="00BD5E02">
        <w:rPr>
          <w:rFonts w:cs="宋体" w:hint="eastAsia"/>
          <w:color w:val="808080"/>
        </w:rPr>
        <w:t>岗位</w:t>
      </w:r>
      <w:r w:rsidRPr="00BD5E02">
        <w:rPr>
          <w:color w:val="808080"/>
        </w:rPr>
        <w:t>_</w:t>
      </w:r>
      <w:r w:rsidRPr="00BD5E02">
        <w:rPr>
          <w:rFonts w:cs="宋体" w:hint="eastAsia"/>
          <w:color w:val="808080"/>
        </w:rPr>
        <w:t>描述</w:t>
      </w:r>
      <w:r>
        <w:tab/>
      </w:r>
      <w:r>
        <w:fldChar w:fldCharType="begin"/>
      </w:r>
      <w:r>
        <w:instrText xml:space="preserve"> PAGEREF _Toc369255772 \h </w:instrText>
      </w:r>
      <w:r>
        <w:fldChar w:fldCharType="separate"/>
      </w:r>
      <w:r>
        <w:t>40</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48.</w:t>
      </w:r>
      <w:r>
        <w:rPr>
          <w:rFonts w:asciiTheme="minorHAnsi" w:eastAsiaTheme="minorEastAsia" w:hAnsiTheme="minorHAnsi" w:cstheme="minorBidi"/>
          <w:caps w:val="0"/>
          <w:color w:val="auto"/>
          <w:kern w:val="2"/>
          <w:sz w:val="21"/>
          <w:szCs w:val="22"/>
        </w:rPr>
        <w:tab/>
      </w:r>
      <w:r w:rsidRPr="00BD5E02">
        <w:rPr>
          <w:color w:val="808080"/>
        </w:rPr>
        <w:t xml:space="preserve">master_job_GRADE </w:t>
      </w:r>
      <w:r w:rsidRPr="00BD5E02">
        <w:rPr>
          <w:rFonts w:cs="宋体" w:hint="eastAsia"/>
          <w:color w:val="808080"/>
        </w:rPr>
        <w:t>主数据</w:t>
      </w:r>
      <w:r w:rsidRPr="00BD5E02">
        <w:rPr>
          <w:color w:val="808080"/>
        </w:rPr>
        <w:t>_</w:t>
      </w:r>
      <w:r w:rsidRPr="00BD5E02">
        <w:rPr>
          <w:rFonts w:cs="宋体" w:hint="eastAsia"/>
          <w:color w:val="808080"/>
        </w:rPr>
        <w:t>岗位</w:t>
      </w:r>
      <w:r w:rsidRPr="00BD5E02">
        <w:rPr>
          <w:color w:val="808080"/>
        </w:rPr>
        <w:t>_</w:t>
      </w:r>
      <w:r w:rsidRPr="00BD5E02">
        <w:rPr>
          <w:rFonts w:cs="宋体" w:hint="eastAsia"/>
          <w:color w:val="808080"/>
        </w:rPr>
        <w:t>级别</w:t>
      </w:r>
      <w:r>
        <w:tab/>
      </w:r>
      <w:r>
        <w:fldChar w:fldCharType="begin"/>
      </w:r>
      <w:r>
        <w:instrText xml:space="preserve"> PAGEREF _Toc369255773 \h </w:instrText>
      </w:r>
      <w:r>
        <w:fldChar w:fldCharType="separate"/>
      </w:r>
      <w:r>
        <w:t>41</w:t>
      </w:r>
      <w:r>
        <w:fldChar w:fldCharType="end"/>
      </w:r>
    </w:p>
    <w:p w:rsidR="007C220C" w:rsidRDefault="007C220C">
      <w:pPr>
        <w:pStyle w:val="20"/>
        <w:rPr>
          <w:rFonts w:asciiTheme="minorHAnsi" w:eastAsiaTheme="minorEastAsia" w:hAnsiTheme="minorHAnsi" w:cstheme="minorBidi"/>
          <w:caps w:val="0"/>
          <w:color w:val="auto"/>
          <w:kern w:val="2"/>
          <w:sz w:val="21"/>
          <w:szCs w:val="22"/>
        </w:rPr>
      </w:pPr>
      <w:r w:rsidRPr="00BD5E02">
        <w:rPr>
          <w:rFonts w:ascii="Verdana" w:hAnsi="Verdana" w:cs="Verdana"/>
          <w:color w:val="339BFF"/>
        </w:rPr>
        <w:t>Tables for Transactional financial Data</w:t>
      </w:r>
      <w:r>
        <w:tab/>
      </w:r>
      <w:r>
        <w:fldChar w:fldCharType="begin"/>
      </w:r>
      <w:r>
        <w:instrText xml:space="preserve"> PAGEREF _Toc369255774 \h </w:instrText>
      </w:r>
      <w:r>
        <w:fldChar w:fldCharType="separate"/>
      </w:r>
      <w:r>
        <w:t>42</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49.</w:t>
      </w:r>
      <w:r>
        <w:rPr>
          <w:rFonts w:asciiTheme="minorHAnsi" w:eastAsiaTheme="minorEastAsia" w:hAnsiTheme="minorHAnsi" w:cstheme="minorBidi"/>
          <w:caps w:val="0"/>
          <w:color w:val="auto"/>
          <w:kern w:val="2"/>
          <w:sz w:val="21"/>
          <w:szCs w:val="22"/>
        </w:rPr>
        <w:tab/>
      </w:r>
      <w:r w:rsidRPr="00BD5E02">
        <w:rPr>
          <w:color w:val="808080"/>
        </w:rPr>
        <w:t xml:space="preserve">txn_contribution_actual </w:t>
      </w:r>
      <w:r w:rsidRPr="00BD5E02">
        <w:rPr>
          <w:rFonts w:cs="宋体" w:hint="eastAsia"/>
          <w:color w:val="808080"/>
        </w:rPr>
        <w:t>交易型</w:t>
      </w:r>
      <w:r w:rsidRPr="00BD5E02">
        <w:rPr>
          <w:color w:val="808080"/>
        </w:rPr>
        <w:t>_</w:t>
      </w:r>
      <w:r w:rsidRPr="00BD5E02">
        <w:rPr>
          <w:rFonts w:cs="宋体" w:hint="eastAsia"/>
          <w:color w:val="808080"/>
        </w:rPr>
        <w:t>损益</w:t>
      </w:r>
      <w:r w:rsidRPr="00BD5E02">
        <w:rPr>
          <w:color w:val="808080"/>
        </w:rPr>
        <w:t>_</w:t>
      </w:r>
      <w:r w:rsidRPr="00BD5E02">
        <w:rPr>
          <w:rFonts w:cs="宋体" w:hint="eastAsia"/>
          <w:color w:val="808080"/>
        </w:rPr>
        <w:t>实际</w:t>
      </w:r>
      <w:r>
        <w:tab/>
      </w:r>
      <w:r>
        <w:fldChar w:fldCharType="begin"/>
      </w:r>
      <w:r>
        <w:instrText xml:space="preserve"> PAGEREF _Toc369255775 \h </w:instrText>
      </w:r>
      <w:r>
        <w:fldChar w:fldCharType="separate"/>
      </w:r>
      <w:r>
        <w:t>42</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50.</w:t>
      </w:r>
      <w:r>
        <w:rPr>
          <w:rFonts w:asciiTheme="minorHAnsi" w:eastAsiaTheme="minorEastAsia" w:hAnsiTheme="minorHAnsi" w:cstheme="minorBidi"/>
          <w:caps w:val="0"/>
          <w:color w:val="auto"/>
          <w:kern w:val="2"/>
          <w:sz w:val="21"/>
          <w:szCs w:val="22"/>
        </w:rPr>
        <w:tab/>
      </w:r>
      <w:r w:rsidRPr="00BD5E02">
        <w:rPr>
          <w:color w:val="808080"/>
        </w:rPr>
        <w:t xml:space="preserve">txn_contribution_budgeted </w:t>
      </w:r>
      <w:r w:rsidRPr="00BD5E02">
        <w:rPr>
          <w:rFonts w:cs="宋体" w:hint="eastAsia"/>
          <w:color w:val="808080"/>
        </w:rPr>
        <w:t>交易型</w:t>
      </w:r>
      <w:r w:rsidRPr="00BD5E02">
        <w:rPr>
          <w:color w:val="808080"/>
        </w:rPr>
        <w:t>_</w:t>
      </w:r>
      <w:r w:rsidRPr="00BD5E02">
        <w:rPr>
          <w:rFonts w:cs="宋体" w:hint="eastAsia"/>
          <w:color w:val="808080"/>
        </w:rPr>
        <w:t>损益</w:t>
      </w:r>
      <w:r w:rsidRPr="00BD5E02">
        <w:rPr>
          <w:color w:val="808080"/>
        </w:rPr>
        <w:t>_</w:t>
      </w:r>
      <w:r w:rsidRPr="00BD5E02">
        <w:rPr>
          <w:rFonts w:cs="宋体" w:hint="eastAsia"/>
          <w:color w:val="808080"/>
        </w:rPr>
        <w:t>预算</w:t>
      </w:r>
      <w:r>
        <w:tab/>
      </w:r>
      <w:r>
        <w:fldChar w:fldCharType="begin"/>
      </w:r>
      <w:r>
        <w:instrText xml:space="preserve"> PAGEREF _Toc369255776 \h </w:instrText>
      </w:r>
      <w:r>
        <w:fldChar w:fldCharType="separate"/>
      </w:r>
      <w:r>
        <w:t>42</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51.</w:t>
      </w:r>
      <w:r>
        <w:rPr>
          <w:rFonts w:asciiTheme="minorHAnsi" w:eastAsiaTheme="minorEastAsia" w:hAnsiTheme="minorHAnsi" w:cstheme="minorBidi"/>
          <w:caps w:val="0"/>
          <w:color w:val="auto"/>
          <w:kern w:val="2"/>
          <w:sz w:val="21"/>
          <w:szCs w:val="22"/>
        </w:rPr>
        <w:tab/>
      </w:r>
      <w:r w:rsidRPr="00BD5E02">
        <w:rPr>
          <w:color w:val="808080"/>
        </w:rPr>
        <w:t xml:space="preserve">txn_store_area </w:t>
      </w:r>
      <w:r w:rsidRPr="00BD5E02">
        <w:rPr>
          <w:rFonts w:cs="宋体" w:hint="eastAsia"/>
          <w:color w:val="808080"/>
        </w:rPr>
        <w:t>交易型</w:t>
      </w:r>
      <w:r w:rsidRPr="00BD5E02">
        <w:rPr>
          <w:color w:val="808080"/>
        </w:rPr>
        <w:t>_</w:t>
      </w:r>
      <w:r w:rsidRPr="00BD5E02">
        <w:rPr>
          <w:rFonts w:cs="宋体" w:hint="eastAsia"/>
          <w:color w:val="808080"/>
        </w:rPr>
        <w:t>门店</w:t>
      </w:r>
      <w:r w:rsidRPr="00BD5E02">
        <w:rPr>
          <w:color w:val="808080"/>
        </w:rPr>
        <w:t>_</w:t>
      </w:r>
      <w:r w:rsidRPr="00BD5E02">
        <w:rPr>
          <w:rFonts w:cs="宋体" w:hint="eastAsia"/>
          <w:color w:val="808080"/>
        </w:rPr>
        <w:t>面积</w:t>
      </w:r>
      <w:r>
        <w:tab/>
      </w:r>
      <w:r>
        <w:fldChar w:fldCharType="begin"/>
      </w:r>
      <w:r>
        <w:instrText xml:space="preserve"> PAGEREF _Toc369255777 \h </w:instrText>
      </w:r>
      <w:r>
        <w:fldChar w:fldCharType="separate"/>
      </w:r>
      <w:r>
        <w:t>43</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52.</w:t>
      </w:r>
      <w:r>
        <w:rPr>
          <w:rFonts w:asciiTheme="minorHAnsi" w:eastAsiaTheme="minorEastAsia" w:hAnsiTheme="minorHAnsi" w:cstheme="minorBidi"/>
          <w:caps w:val="0"/>
          <w:color w:val="auto"/>
          <w:kern w:val="2"/>
          <w:sz w:val="21"/>
          <w:szCs w:val="22"/>
        </w:rPr>
        <w:tab/>
      </w:r>
      <w:r w:rsidRPr="00BD5E02">
        <w:rPr>
          <w:color w:val="808080"/>
        </w:rPr>
        <w:t xml:space="preserve">txn_EMPLOYEE_worked_HOURS </w:t>
      </w:r>
      <w:r w:rsidRPr="00BD5E02">
        <w:rPr>
          <w:rFonts w:cs="宋体" w:hint="eastAsia"/>
          <w:color w:val="808080"/>
        </w:rPr>
        <w:t>交易型</w:t>
      </w:r>
      <w:r w:rsidRPr="00BD5E02">
        <w:rPr>
          <w:color w:val="808080"/>
        </w:rPr>
        <w:t>_</w:t>
      </w:r>
      <w:r w:rsidRPr="00BD5E02">
        <w:rPr>
          <w:rFonts w:cs="宋体" w:hint="eastAsia"/>
          <w:color w:val="808080"/>
        </w:rPr>
        <w:t>员工</w:t>
      </w:r>
      <w:r w:rsidRPr="00BD5E02">
        <w:rPr>
          <w:color w:val="808080"/>
        </w:rPr>
        <w:t>_</w:t>
      </w:r>
      <w:r w:rsidRPr="00BD5E02">
        <w:rPr>
          <w:rFonts w:cs="宋体" w:hint="eastAsia"/>
          <w:color w:val="808080"/>
        </w:rPr>
        <w:t>工作</w:t>
      </w:r>
      <w:r w:rsidRPr="00BD5E02">
        <w:rPr>
          <w:color w:val="808080"/>
        </w:rPr>
        <w:t>_</w:t>
      </w:r>
      <w:r w:rsidRPr="00BD5E02">
        <w:rPr>
          <w:rFonts w:cs="宋体" w:hint="eastAsia"/>
          <w:color w:val="808080"/>
        </w:rPr>
        <w:t>小时</w:t>
      </w:r>
      <w:r>
        <w:tab/>
      </w:r>
      <w:r>
        <w:fldChar w:fldCharType="begin"/>
      </w:r>
      <w:r>
        <w:instrText xml:space="preserve"> PAGEREF _Toc369255778 \h </w:instrText>
      </w:r>
      <w:r>
        <w:fldChar w:fldCharType="separate"/>
      </w:r>
      <w:r>
        <w:t>43</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808080"/>
        </w:rPr>
        <w:t>53.</w:t>
      </w:r>
      <w:r>
        <w:rPr>
          <w:rFonts w:asciiTheme="minorHAnsi" w:eastAsiaTheme="minorEastAsia" w:hAnsiTheme="minorHAnsi" w:cstheme="minorBidi"/>
          <w:caps w:val="0"/>
          <w:color w:val="auto"/>
          <w:kern w:val="2"/>
          <w:sz w:val="21"/>
          <w:szCs w:val="22"/>
        </w:rPr>
        <w:tab/>
      </w:r>
      <w:r w:rsidRPr="00BD5E02">
        <w:rPr>
          <w:color w:val="808080"/>
        </w:rPr>
        <w:t xml:space="preserve">txn_outlet_inventory </w:t>
      </w:r>
      <w:r w:rsidRPr="00BD5E02">
        <w:rPr>
          <w:rFonts w:cs="宋体" w:hint="eastAsia"/>
          <w:color w:val="808080"/>
        </w:rPr>
        <w:t>交易型</w:t>
      </w:r>
      <w:r w:rsidRPr="00BD5E02">
        <w:rPr>
          <w:color w:val="808080"/>
        </w:rPr>
        <w:t>_</w:t>
      </w:r>
      <w:r w:rsidRPr="00BD5E02">
        <w:rPr>
          <w:rFonts w:cs="宋体" w:hint="eastAsia"/>
          <w:color w:val="808080"/>
        </w:rPr>
        <w:t>门店</w:t>
      </w:r>
      <w:r w:rsidRPr="00BD5E02">
        <w:rPr>
          <w:color w:val="808080"/>
        </w:rPr>
        <w:t>_</w:t>
      </w:r>
      <w:r w:rsidRPr="00BD5E02">
        <w:rPr>
          <w:rFonts w:cs="宋体" w:hint="eastAsia"/>
          <w:color w:val="808080"/>
        </w:rPr>
        <w:t>库存</w:t>
      </w:r>
      <w:r>
        <w:tab/>
      </w:r>
      <w:r>
        <w:fldChar w:fldCharType="begin"/>
      </w:r>
      <w:r>
        <w:instrText xml:space="preserve"> PAGEREF _Toc369255779 \h </w:instrText>
      </w:r>
      <w:r>
        <w:fldChar w:fldCharType="separate"/>
      </w:r>
      <w:r>
        <w:t>44</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C00000"/>
        </w:rPr>
        <w:t>54.</w:t>
      </w:r>
      <w:r>
        <w:rPr>
          <w:rFonts w:asciiTheme="minorHAnsi" w:eastAsiaTheme="minorEastAsia" w:hAnsiTheme="minorHAnsi" w:cstheme="minorBidi"/>
          <w:caps w:val="0"/>
          <w:color w:val="auto"/>
          <w:kern w:val="2"/>
          <w:sz w:val="21"/>
          <w:szCs w:val="22"/>
        </w:rPr>
        <w:tab/>
      </w:r>
      <w:r w:rsidRPr="00BD5E02">
        <w:rPr>
          <w:rFonts w:cs="宋体" w:hint="eastAsia"/>
          <w:color w:val="C00000"/>
        </w:rPr>
        <w:t>交易型</w:t>
      </w:r>
      <w:r w:rsidRPr="00BD5E02">
        <w:rPr>
          <w:color w:val="C00000"/>
        </w:rPr>
        <w:t>_</w:t>
      </w:r>
      <w:r w:rsidRPr="00BD5E02">
        <w:rPr>
          <w:rFonts w:cs="宋体" w:hint="eastAsia"/>
          <w:color w:val="C00000"/>
        </w:rPr>
        <w:t>供应商</w:t>
      </w:r>
      <w:r w:rsidRPr="00BD5E02">
        <w:rPr>
          <w:color w:val="C00000"/>
        </w:rPr>
        <w:t>_</w:t>
      </w:r>
      <w:r w:rsidRPr="00BD5E02">
        <w:rPr>
          <w:rFonts w:cs="宋体" w:hint="eastAsia"/>
          <w:color w:val="C00000"/>
        </w:rPr>
        <w:t>销售</w:t>
      </w:r>
      <w:r w:rsidRPr="00BD5E02">
        <w:rPr>
          <w:color w:val="C00000"/>
        </w:rPr>
        <w:t xml:space="preserve"> TXN_supplier_sales</w:t>
      </w:r>
      <w:r w:rsidRPr="00BD5E02">
        <w:rPr>
          <w:rFonts w:hint="eastAsia"/>
          <w:color w:val="C00000"/>
        </w:rPr>
        <w:t>（增加表格）</w:t>
      </w:r>
      <w:r>
        <w:tab/>
      </w:r>
      <w:r>
        <w:fldChar w:fldCharType="begin"/>
      </w:r>
      <w:r>
        <w:instrText xml:space="preserve"> PAGEREF _Toc369255780 \h </w:instrText>
      </w:r>
      <w:r>
        <w:fldChar w:fldCharType="separate"/>
      </w:r>
      <w:r>
        <w:t>44</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C00000"/>
        </w:rPr>
        <w:t>55.</w:t>
      </w:r>
      <w:r>
        <w:rPr>
          <w:rFonts w:asciiTheme="minorHAnsi" w:eastAsiaTheme="minorEastAsia" w:hAnsiTheme="minorHAnsi" w:cstheme="minorBidi"/>
          <w:caps w:val="0"/>
          <w:color w:val="auto"/>
          <w:kern w:val="2"/>
          <w:sz w:val="21"/>
          <w:szCs w:val="22"/>
        </w:rPr>
        <w:tab/>
      </w:r>
      <w:r w:rsidRPr="00BD5E02">
        <w:rPr>
          <w:rFonts w:cs="宋体" w:hint="eastAsia"/>
          <w:color w:val="C00000"/>
        </w:rPr>
        <w:t>交易型</w:t>
      </w:r>
      <w:r w:rsidRPr="00BD5E02">
        <w:rPr>
          <w:color w:val="C00000"/>
        </w:rPr>
        <w:t>_</w:t>
      </w:r>
      <w:r w:rsidRPr="00BD5E02">
        <w:rPr>
          <w:rFonts w:cs="宋体" w:hint="eastAsia"/>
          <w:color w:val="C00000"/>
        </w:rPr>
        <w:t>供应商</w:t>
      </w:r>
      <w:r w:rsidRPr="00BD5E02">
        <w:rPr>
          <w:color w:val="C00000"/>
        </w:rPr>
        <w:t xml:space="preserve">_DC </w:t>
      </w:r>
      <w:r w:rsidRPr="00BD5E02">
        <w:rPr>
          <w:rFonts w:cs="宋体" w:hint="eastAsia"/>
          <w:color w:val="C00000"/>
        </w:rPr>
        <w:t>库存</w:t>
      </w:r>
      <w:r w:rsidRPr="00BD5E02">
        <w:rPr>
          <w:color w:val="C00000"/>
        </w:rPr>
        <w:t xml:space="preserve"> TXN_supplier_inventory by DC</w:t>
      </w:r>
      <w:r w:rsidRPr="00BD5E02">
        <w:rPr>
          <w:rFonts w:hint="eastAsia"/>
          <w:color w:val="C00000"/>
        </w:rPr>
        <w:t>（增加表格）</w:t>
      </w:r>
      <w:r>
        <w:tab/>
      </w:r>
      <w:r>
        <w:fldChar w:fldCharType="begin"/>
      </w:r>
      <w:r>
        <w:instrText xml:space="preserve"> PAGEREF _Toc369255781 \h </w:instrText>
      </w:r>
      <w:r>
        <w:fldChar w:fldCharType="separate"/>
      </w:r>
      <w:r>
        <w:t>45</w:t>
      </w:r>
      <w:r>
        <w:fldChar w:fldCharType="end"/>
      </w:r>
    </w:p>
    <w:p w:rsidR="007C220C" w:rsidRDefault="007C220C">
      <w:pPr>
        <w:pStyle w:val="20"/>
        <w:tabs>
          <w:tab w:val="left" w:pos="720"/>
        </w:tabs>
        <w:rPr>
          <w:rFonts w:asciiTheme="minorHAnsi" w:eastAsiaTheme="minorEastAsia" w:hAnsiTheme="minorHAnsi" w:cstheme="minorBidi"/>
          <w:caps w:val="0"/>
          <w:color w:val="auto"/>
          <w:kern w:val="2"/>
          <w:sz w:val="21"/>
          <w:szCs w:val="22"/>
        </w:rPr>
      </w:pPr>
      <w:r w:rsidRPr="00BD5E02">
        <w:rPr>
          <w:color w:val="C00000"/>
        </w:rPr>
        <w:t>56.</w:t>
      </w:r>
      <w:r>
        <w:rPr>
          <w:rFonts w:asciiTheme="minorHAnsi" w:eastAsiaTheme="minorEastAsia" w:hAnsiTheme="minorHAnsi" w:cstheme="minorBidi"/>
          <w:caps w:val="0"/>
          <w:color w:val="auto"/>
          <w:kern w:val="2"/>
          <w:sz w:val="21"/>
          <w:szCs w:val="22"/>
        </w:rPr>
        <w:tab/>
      </w:r>
      <w:r w:rsidRPr="00BD5E02">
        <w:rPr>
          <w:rFonts w:cs="宋体" w:hint="eastAsia"/>
          <w:color w:val="C00000"/>
        </w:rPr>
        <w:t>交易型</w:t>
      </w:r>
      <w:r w:rsidRPr="00BD5E02">
        <w:rPr>
          <w:color w:val="C00000"/>
        </w:rPr>
        <w:t>_</w:t>
      </w:r>
      <w:r w:rsidRPr="00BD5E02">
        <w:rPr>
          <w:rFonts w:cs="宋体" w:hint="eastAsia"/>
          <w:color w:val="C00000"/>
        </w:rPr>
        <w:t>供应商</w:t>
      </w:r>
      <w:r w:rsidRPr="00BD5E02">
        <w:rPr>
          <w:color w:val="C00000"/>
        </w:rPr>
        <w:t>_</w:t>
      </w:r>
      <w:r w:rsidRPr="00BD5E02">
        <w:rPr>
          <w:rFonts w:cs="宋体" w:hint="eastAsia"/>
          <w:color w:val="C00000"/>
        </w:rPr>
        <w:t>门店</w:t>
      </w:r>
      <w:r w:rsidRPr="00BD5E02">
        <w:rPr>
          <w:color w:val="C00000"/>
        </w:rPr>
        <w:t xml:space="preserve"> </w:t>
      </w:r>
      <w:r w:rsidRPr="00BD5E02">
        <w:rPr>
          <w:rFonts w:cs="宋体" w:hint="eastAsia"/>
          <w:color w:val="C00000"/>
        </w:rPr>
        <w:t>库存</w:t>
      </w:r>
      <w:r w:rsidRPr="00BD5E02">
        <w:rPr>
          <w:color w:val="C00000"/>
        </w:rPr>
        <w:t xml:space="preserve"> TXN_supplier_inventory by store</w:t>
      </w:r>
      <w:r w:rsidRPr="00BD5E02">
        <w:rPr>
          <w:rFonts w:hint="eastAsia"/>
          <w:color w:val="C00000"/>
        </w:rPr>
        <w:t>（增加表格）</w:t>
      </w:r>
      <w:r>
        <w:tab/>
      </w:r>
      <w:r>
        <w:fldChar w:fldCharType="begin"/>
      </w:r>
      <w:r>
        <w:instrText xml:space="preserve"> PAGEREF _Toc369255782 \h </w:instrText>
      </w:r>
      <w:r>
        <w:fldChar w:fldCharType="separate"/>
      </w:r>
      <w:r>
        <w:t>45</w:t>
      </w:r>
      <w:r>
        <w:fldChar w:fldCharType="end"/>
      </w:r>
    </w:p>
    <w:p w:rsidR="007C220C" w:rsidRDefault="007C220C">
      <w:pPr>
        <w:pStyle w:val="20"/>
        <w:rPr>
          <w:rFonts w:asciiTheme="minorHAnsi" w:eastAsiaTheme="minorEastAsia" w:hAnsiTheme="minorHAnsi" w:cstheme="minorBidi"/>
          <w:caps w:val="0"/>
          <w:color w:val="auto"/>
          <w:kern w:val="2"/>
          <w:sz w:val="21"/>
          <w:szCs w:val="22"/>
        </w:rPr>
      </w:pPr>
      <w:r w:rsidRPr="00BD5E02">
        <w:t xml:space="preserve">END OF DOCUMENT </w:t>
      </w:r>
      <w:r w:rsidRPr="00BD5E02">
        <w:rPr>
          <w:rFonts w:cs="宋体" w:hint="eastAsia"/>
        </w:rPr>
        <w:t>本文完</w:t>
      </w:r>
      <w:r>
        <w:tab/>
      </w:r>
      <w:r>
        <w:fldChar w:fldCharType="begin"/>
      </w:r>
      <w:r>
        <w:instrText xml:space="preserve"> PAGEREF _Toc369255783 \h </w:instrText>
      </w:r>
      <w:r>
        <w:fldChar w:fldCharType="separate"/>
      </w:r>
      <w:r>
        <w:t>46</w:t>
      </w:r>
      <w:r>
        <w:fldChar w:fldCharType="end"/>
      </w:r>
    </w:p>
    <w:p w:rsidR="000D7A2B" w:rsidRPr="00E86AFE" w:rsidRDefault="000D7A2B" w:rsidP="008F60E4">
      <w:pPr>
        <w:suppressAutoHyphens w:val="0"/>
        <w:spacing w:line="276" w:lineRule="auto"/>
        <w:rPr>
          <w:rFonts w:ascii="Verdana" w:hAnsi="Verdana" w:cs="Verdana"/>
          <w:b/>
          <w:bCs/>
          <w:caps/>
          <w:color w:val="339BFF"/>
          <w:sz w:val="20"/>
          <w:szCs w:val="20"/>
        </w:rPr>
      </w:pPr>
      <w:r w:rsidRPr="00FC413A">
        <w:rPr>
          <w:rFonts w:ascii="Verdana" w:hAnsi="Verdana" w:cs="Verdana"/>
          <w:b/>
          <w:bCs/>
          <w:caps/>
          <w:color w:val="auto"/>
          <w:sz w:val="20"/>
          <w:szCs w:val="20"/>
        </w:rPr>
        <w:fldChar w:fldCharType="end"/>
      </w:r>
    </w:p>
    <w:p w:rsidR="000D7A2B" w:rsidRPr="0078000B" w:rsidRDefault="000D7A2B" w:rsidP="00A81B52">
      <w:pPr>
        <w:rPr>
          <w:rFonts w:cs="Times New Roman"/>
        </w:rPr>
      </w:pPr>
      <w:r>
        <w:rPr>
          <w:rFonts w:cs="Times New Roman"/>
        </w:rPr>
        <w:lastRenderedPageBreak/>
        <w:br w:type="page"/>
      </w:r>
    </w:p>
    <w:p w:rsidR="000D7A2B" w:rsidRPr="00A81B52" w:rsidRDefault="000D7A2B" w:rsidP="00A81B52">
      <w:pPr>
        <w:pStyle w:val="2"/>
        <w:keepNext w:val="0"/>
        <w:numPr>
          <w:ilvl w:val="0"/>
          <w:numId w:val="0"/>
        </w:numPr>
        <w:tabs>
          <w:tab w:val="left" w:pos="0"/>
        </w:tabs>
        <w:suppressAutoHyphens w:val="0"/>
        <w:spacing w:before="0" w:after="0"/>
        <w:rPr>
          <w:rFonts w:ascii="Verdana" w:hAnsi="Verdana" w:cs="Verdana"/>
          <w:b w:val="0"/>
          <w:bCs w:val="0"/>
          <w:caps/>
          <w:color w:val="339BFF"/>
          <w:sz w:val="28"/>
          <w:szCs w:val="28"/>
        </w:rPr>
      </w:pPr>
      <w:bookmarkStart w:id="0" w:name="_Toc237064895"/>
      <w:bookmarkStart w:id="1" w:name="_Toc238874619"/>
      <w:bookmarkStart w:id="2" w:name="_Toc369255720"/>
      <w:r w:rsidRPr="00A81B52">
        <w:rPr>
          <w:rFonts w:ascii="Verdana" w:hAnsi="Verdana" w:cs="Verdana"/>
          <w:b w:val="0"/>
          <w:bCs w:val="0"/>
          <w:caps/>
          <w:color w:val="339BFF"/>
          <w:sz w:val="28"/>
          <w:szCs w:val="28"/>
        </w:rPr>
        <w:lastRenderedPageBreak/>
        <w:t xml:space="preserve">INPUT data definition for SALES reports </w:t>
      </w:r>
      <w:r w:rsidRPr="00A81B52">
        <w:rPr>
          <w:rFonts w:ascii="Verdana" w:hAnsi="Verdana" w:cs="宋体" w:hint="eastAsia"/>
          <w:b w:val="0"/>
          <w:bCs w:val="0"/>
          <w:caps/>
          <w:color w:val="339BFF"/>
          <w:sz w:val="28"/>
          <w:szCs w:val="28"/>
        </w:rPr>
        <w:t>销售报表输入数据定义</w:t>
      </w:r>
      <w:bookmarkEnd w:id="0"/>
      <w:bookmarkEnd w:id="1"/>
      <w:bookmarkEnd w:id="2"/>
    </w:p>
    <w:p w:rsidR="000D7A2B" w:rsidRPr="008307CE" w:rsidRDefault="000D7A2B" w:rsidP="008F60E4">
      <w:pPr>
        <w:rPr>
          <w:rFonts w:ascii="Verdana" w:eastAsia="宋体" w:hAnsi="Verdana" w:cs="Verdana"/>
          <w:color w:val="000000"/>
          <w:sz w:val="20"/>
          <w:szCs w:val="20"/>
        </w:rPr>
      </w:pPr>
      <w:r w:rsidRPr="008307CE">
        <w:rPr>
          <w:rFonts w:ascii="Verdana" w:eastAsia="宋体" w:hAnsi="Verdana" w:cs="Verdana"/>
          <w:color w:val="000000"/>
          <w:sz w:val="20"/>
          <w:szCs w:val="20"/>
        </w:rPr>
        <w:t xml:space="preserve">This document describes the necessary tables that will contain the input data used in the sales + category management reports in the Applican BI system. All the tables will be contained in the </w:t>
      </w:r>
      <w:r>
        <w:rPr>
          <w:rFonts w:ascii="Verdana" w:eastAsia="宋体" w:hAnsi="Verdana" w:cs="Verdana"/>
          <w:color w:val="000000"/>
          <w:sz w:val="20"/>
          <w:szCs w:val="20"/>
        </w:rPr>
        <w:t>BBG_STG_INPUT</w:t>
      </w:r>
      <w:r w:rsidRPr="008307CE">
        <w:rPr>
          <w:rFonts w:ascii="Verdana" w:eastAsia="宋体" w:hAnsi="Verdana" w:cs="Verdana"/>
          <w:color w:val="000000"/>
          <w:sz w:val="20"/>
          <w:szCs w:val="20"/>
        </w:rPr>
        <w:t xml:space="preserve"> database (STG means “staging”). </w:t>
      </w:r>
    </w:p>
    <w:p w:rsidR="000D7A2B" w:rsidRPr="008307CE" w:rsidRDefault="000D7A2B" w:rsidP="008D7785">
      <w:pPr>
        <w:rPr>
          <w:rFonts w:ascii="Verdana" w:eastAsia="宋体" w:hAnsi="Verdana" w:cs="Times New Roman"/>
          <w:color w:val="000000"/>
          <w:sz w:val="20"/>
          <w:szCs w:val="20"/>
        </w:rPr>
      </w:pPr>
    </w:p>
    <w:p w:rsidR="000D7A2B" w:rsidRPr="008307CE" w:rsidRDefault="000D7A2B" w:rsidP="0078000B">
      <w:pPr>
        <w:rPr>
          <w:rFonts w:ascii="Verdana" w:eastAsia="宋体" w:hAnsi="Verdana" w:cs="Times New Roman"/>
          <w:sz w:val="20"/>
          <w:szCs w:val="20"/>
        </w:rPr>
      </w:pPr>
      <w:r w:rsidRPr="008307CE">
        <w:rPr>
          <w:rFonts w:ascii="Verdana" w:eastAsia="宋体" w:hAnsi="Verdana" w:cs="宋体" w:hint="eastAsia"/>
          <w:sz w:val="20"/>
          <w:szCs w:val="20"/>
        </w:rPr>
        <w:t>此份文档涵盖了所需要的相关表格，表格内容纳了</w:t>
      </w:r>
      <w:r w:rsidRPr="008307CE">
        <w:rPr>
          <w:rFonts w:ascii="Verdana" w:eastAsia="宋体" w:hAnsi="Verdana" w:cs="Verdana"/>
          <w:sz w:val="20"/>
          <w:szCs w:val="20"/>
        </w:rPr>
        <w:t>Applica BI</w:t>
      </w:r>
      <w:r w:rsidRPr="008307CE">
        <w:rPr>
          <w:rFonts w:ascii="Verdana" w:eastAsia="宋体" w:hAnsi="Verdana" w:cs="宋体" w:hint="eastAsia"/>
          <w:sz w:val="20"/>
          <w:szCs w:val="20"/>
        </w:rPr>
        <w:t>系统内销售和品类管理报表的输入数据。所有的表格将纳入至</w:t>
      </w:r>
      <w:r>
        <w:rPr>
          <w:rFonts w:ascii="Verdana" w:eastAsia="宋体" w:hAnsi="Verdana" w:cs="Verdana"/>
          <w:sz w:val="20"/>
          <w:szCs w:val="20"/>
        </w:rPr>
        <w:t>BBG_STG_INPUT</w:t>
      </w:r>
      <w:r w:rsidRPr="008307CE">
        <w:rPr>
          <w:rFonts w:ascii="Verdana" w:eastAsia="宋体" w:hAnsi="Verdana" w:cs="宋体" w:hint="eastAsia"/>
          <w:sz w:val="20"/>
          <w:szCs w:val="20"/>
        </w:rPr>
        <w:t>数据库（</w:t>
      </w:r>
      <w:r w:rsidRPr="008307CE">
        <w:rPr>
          <w:rFonts w:ascii="Verdana" w:eastAsia="宋体" w:hAnsi="Verdana" w:cs="Verdana"/>
          <w:sz w:val="20"/>
          <w:szCs w:val="20"/>
        </w:rPr>
        <w:t>STG</w:t>
      </w:r>
      <w:r w:rsidRPr="008307CE">
        <w:rPr>
          <w:rFonts w:ascii="Verdana" w:eastAsia="宋体" w:hAnsi="Verdana" w:cs="宋体" w:hint="eastAsia"/>
          <w:sz w:val="20"/>
          <w:szCs w:val="20"/>
        </w:rPr>
        <w:t>表示</w:t>
      </w:r>
      <w:r w:rsidRPr="008307CE">
        <w:rPr>
          <w:rFonts w:ascii="Verdana" w:eastAsia="宋体" w:hAnsi="Verdana" w:cs="Verdana"/>
          <w:sz w:val="20"/>
          <w:szCs w:val="20"/>
        </w:rPr>
        <w:t>“</w:t>
      </w:r>
      <w:r w:rsidRPr="008307CE">
        <w:rPr>
          <w:rFonts w:ascii="Verdana" w:eastAsia="宋体" w:hAnsi="Verdana" w:cs="宋体" w:hint="eastAsia"/>
          <w:sz w:val="20"/>
          <w:szCs w:val="20"/>
        </w:rPr>
        <w:t>筹划</w:t>
      </w:r>
      <w:r w:rsidRPr="008307CE">
        <w:rPr>
          <w:rFonts w:ascii="Verdana" w:eastAsia="宋体" w:hAnsi="Verdana" w:cs="Verdana"/>
          <w:sz w:val="20"/>
          <w:szCs w:val="20"/>
        </w:rPr>
        <w:t>”</w:t>
      </w:r>
      <w:r w:rsidRPr="008307CE">
        <w:rPr>
          <w:rFonts w:ascii="Verdana" w:eastAsia="宋体" w:hAnsi="Verdana" w:cs="宋体" w:hint="eastAsia"/>
          <w:sz w:val="20"/>
          <w:szCs w:val="20"/>
        </w:rPr>
        <w:t>）。</w:t>
      </w:r>
    </w:p>
    <w:p w:rsidR="000D7A2B" w:rsidRPr="008307CE" w:rsidRDefault="000D7A2B" w:rsidP="0078000B">
      <w:pPr>
        <w:rPr>
          <w:rFonts w:ascii="Verdana" w:eastAsia="宋体" w:hAnsi="Verdana" w:cs="Times New Roman"/>
          <w:sz w:val="20"/>
          <w:szCs w:val="20"/>
        </w:rPr>
      </w:pPr>
    </w:p>
    <w:p w:rsidR="000D7A2B" w:rsidRPr="008307CE" w:rsidRDefault="000D7A2B" w:rsidP="0078000B">
      <w:pPr>
        <w:rPr>
          <w:rFonts w:ascii="Verdana" w:eastAsia="宋体" w:hAnsi="Verdana" w:cs="Verdana"/>
          <w:color w:val="000000"/>
          <w:sz w:val="20"/>
          <w:szCs w:val="20"/>
        </w:rPr>
      </w:pPr>
      <w:r>
        <w:rPr>
          <w:rFonts w:ascii="Verdana" w:eastAsia="宋体" w:hAnsi="Verdana" w:cs="Verdana"/>
          <w:color w:val="000000"/>
          <w:sz w:val="20"/>
          <w:szCs w:val="20"/>
        </w:rPr>
        <w:t>BBG</w:t>
      </w:r>
      <w:r w:rsidRPr="008307CE">
        <w:rPr>
          <w:rFonts w:ascii="Verdana" w:eastAsia="宋体" w:hAnsi="Verdana" w:cs="Verdana"/>
          <w:color w:val="000000"/>
          <w:sz w:val="20"/>
          <w:szCs w:val="20"/>
        </w:rPr>
        <w:t xml:space="preserve"> will be responsible for the creation of the database </w:t>
      </w:r>
      <w:r>
        <w:rPr>
          <w:rFonts w:ascii="Verdana" w:eastAsia="宋体" w:hAnsi="Verdana" w:cs="Verdana"/>
          <w:color w:val="000000"/>
          <w:sz w:val="20"/>
          <w:szCs w:val="20"/>
        </w:rPr>
        <w:t>BBG_STG_INPUT</w:t>
      </w:r>
      <w:r w:rsidRPr="008307CE">
        <w:rPr>
          <w:rFonts w:ascii="Verdana" w:eastAsia="宋体" w:hAnsi="Verdana" w:cs="Verdana"/>
          <w:color w:val="000000"/>
          <w:sz w:val="20"/>
          <w:szCs w:val="20"/>
        </w:rPr>
        <w:t xml:space="preserve"> and the definition of the tables described in this document. The database will be located inside </w:t>
      </w:r>
      <w:r>
        <w:rPr>
          <w:rFonts w:ascii="Verdana" w:eastAsia="宋体" w:hAnsi="Verdana" w:cs="Verdana"/>
          <w:color w:val="000000"/>
          <w:sz w:val="20"/>
          <w:szCs w:val="20"/>
        </w:rPr>
        <w:t>BBG</w:t>
      </w:r>
      <w:r w:rsidRPr="008307CE">
        <w:rPr>
          <w:rFonts w:ascii="Verdana" w:eastAsia="宋体" w:hAnsi="Verdana" w:cs="Verdana"/>
          <w:color w:val="000000"/>
          <w:sz w:val="20"/>
          <w:szCs w:val="20"/>
        </w:rPr>
        <w:t xml:space="preserve"> IT infrastructure.  </w:t>
      </w:r>
      <w:r>
        <w:rPr>
          <w:rFonts w:ascii="Verdana" w:eastAsia="宋体" w:hAnsi="Verdana" w:cs="Verdana"/>
          <w:color w:val="000000"/>
          <w:sz w:val="20"/>
          <w:szCs w:val="20"/>
        </w:rPr>
        <w:t>BBG</w:t>
      </w:r>
      <w:r w:rsidRPr="008307CE">
        <w:rPr>
          <w:rFonts w:ascii="Verdana" w:eastAsia="宋体" w:hAnsi="Verdana" w:cs="Verdana"/>
          <w:color w:val="000000"/>
          <w:sz w:val="20"/>
          <w:szCs w:val="20"/>
        </w:rPr>
        <w:t xml:space="preserve"> should provide access to this database to the Applican team in order to extract from </w:t>
      </w:r>
      <w:r>
        <w:rPr>
          <w:rFonts w:ascii="Verdana" w:eastAsia="宋体" w:hAnsi="Verdana" w:cs="Verdana"/>
          <w:color w:val="000000"/>
          <w:sz w:val="20"/>
          <w:szCs w:val="20"/>
        </w:rPr>
        <w:t>BBG_STG_INPUT</w:t>
      </w:r>
      <w:r w:rsidRPr="008307CE">
        <w:rPr>
          <w:rFonts w:ascii="Verdana" w:eastAsia="宋体" w:hAnsi="Verdana" w:cs="Verdana"/>
          <w:color w:val="000000"/>
          <w:sz w:val="20"/>
          <w:szCs w:val="20"/>
        </w:rPr>
        <w:t xml:space="preserve"> the necessary data for the Applican BI system.</w:t>
      </w:r>
    </w:p>
    <w:p w:rsidR="000D7A2B" w:rsidRPr="008307CE" w:rsidRDefault="000D7A2B" w:rsidP="0078000B">
      <w:pPr>
        <w:rPr>
          <w:rFonts w:ascii="Verdana" w:eastAsia="宋体" w:hAnsi="Verdana" w:cs="Verdana"/>
          <w:color w:val="000000"/>
          <w:sz w:val="20"/>
          <w:szCs w:val="20"/>
        </w:rPr>
      </w:pPr>
    </w:p>
    <w:p w:rsidR="000D7A2B" w:rsidRPr="008307CE" w:rsidRDefault="000D7A2B" w:rsidP="0078000B">
      <w:pPr>
        <w:rPr>
          <w:rFonts w:ascii="Verdana" w:hAnsi="Verdana" w:cs="Verdana"/>
          <w:sz w:val="20"/>
          <w:szCs w:val="20"/>
        </w:rPr>
      </w:pPr>
      <w:r>
        <w:rPr>
          <w:rFonts w:ascii="Verdana" w:hAnsi="Verdana" w:cs="SimSun;宋体" w:hint="eastAsia"/>
          <w:sz w:val="20"/>
          <w:szCs w:val="20"/>
        </w:rPr>
        <w:t>步步高</w:t>
      </w:r>
      <w:r w:rsidRPr="008307CE">
        <w:rPr>
          <w:rFonts w:ascii="Verdana" w:hAnsi="Verdana" w:cs="SimSun;宋体" w:hint="eastAsia"/>
          <w:sz w:val="20"/>
          <w:szCs w:val="20"/>
        </w:rPr>
        <w:t>将</w:t>
      </w:r>
      <w:r w:rsidRPr="008307CE">
        <w:rPr>
          <w:rFonts w:ascii="Verdana" w:eastAsia="宋体" w:hAnsi="Verdana" w:cs="宋体" w:hint="eastAsia"/>
          <w:sz w:val="20"/>
          <w:szCs w:val="20"/>
        </w:rPr>
        <w:t>负责创</w:t>
      </w:r>
      <w:r w:rsidRPr="008307CE">
        <w:rPr>
          <w:rFonts w:ascii="Verdana" w:hAnsi="Verdana" w:cs="SimSun;宋体" w:hint="eastAsia"/>
          <w:sz w:val="20"/>
          <w:szCs w:val="20"/>
        </w:rPr>
        <w:t>建</w:t>
      </w:r>
      <w:r>
        <w:rPr>
          <w:rFonts w:ascii="Verdana" w:hAnsi="Verdana" w:cs="Verdana"/>
          <w:sz w:val="20"/>
          <w:szCs w:val="20"/>
        </w:rPr>
        <w:t>BBG_STG_INPUT</w:t>
      </w:r>
      <w:r w:rsidRPr="008307CE">
        <w:rPr>
          <w:rFonts w:ascii="Verdana" w:hAnsi="Verdana" w:cs="SimSun;宋体" w:hint="eastAsia"/>
          <w:sz w:val="20"/>
          <w:szCs w:val="20"/>
        </w:rPr>
        <w:t>数据</w:t>
      </w:r>
      <w:r w:rsidRPr="008307CE">
        <w:rPr>
          <w:rFonts w:ascii="Verdana" w:eastAsia="宋体" w:hAnsi="Verdana" w:cs="宋体" w:hint="eastAsia"/>
          <w:sz w:val="20"/>
          <w:szCs w:val="20"/>
        </w:rPr>
        <w:t>库</w:t>
      </w:r>
      <w:r w:rsidRPr="008307CE">
        <w:rPr>
          <w:rFonts w:ascii="Verdana" w:hAnsi="Verdana" w:cs="SimSun;宋体" w:hint="eastAsia"/>
          <w:sz w:val="20"/>
          <w:szCs w:val="20"/>
        </w:rPr>
        <w:t>以及此份文档内所描述表格的定</w:t>
      </w:r>
      <w:r w:rsidRPr="008307CE">
        <w:rPr>
          <w:rFonts w:ascii="Verdana" w:eastAsia="宋体" w:hAnsi="Verdana" w:cs="宋体" w:hint="eastAsia"/>
          <w:sz w:val="20"/>
          <w:szCs w:val="20"/>
        </w:rPr>
        <w:t>义</w:t>
      </w:r>
      <w:r w:rsidRPr="008307CE">
        <w:rPr>
          <w:rFonts w:ascii="Verdana" w:hAnsi="Verdana" w:cs="SimSun;宋体" w:hint="eastAsia"/>
          <w:sz w:val="20"/>
          <w:szCs w:val="20"/>
        </w:rPr>
        <w:t>。</w:t>
      </w:r>
      <w:r w:rsidRPr="008307CE">
        <w:rPr>
          <w:rFonts w:ascii="Verdana" w:eastAsia="宋体" w:hAnsi="Verdana" w:cs="宋体" w:hint="eastAsia"/>
          <w:sz w:val="20"/>
          <w:szCs w:val="20"/>
        </w:rPr>
        <w:t>该</w:t>
      </w:r>
      <w:r w:rsidRPr="008307CE">
        <w:rPr>
          <w:rFonts w:ascii="Verdana" w:hAnsi="Verdana" w:cs="SimSun;宋体" w:hint="eastAsia"/>
          <w:sz w:val="20"/>
          <w:szCs w:val="20"/>
        </w:rPr>
        <w:t>数据</w:t>
      </w:r>
      <w:r w:rsidRPr="008307CE">
        <w:rPr>
          <w:rFonts w:ascii="Verdana" w:eastAsia="宋体" w:hAnsi="Verdana" w:cs="宋体" w:hint="eastAsia"/>
          <w:sz w:val="20"/>
          <w:szCs w:val="20"/>
        </w:rPr>
        <w:t>库</w:t>
      </w:r>
      <w:r w:rsidRPr="008307CE">
        <w:rPr>
          <w:rFonts w:ascii="Verdana" w:hAnsi="Verdana" w:cs="SimSun;宋体" w:hint="eastAsia"/>
          <w:sz w:val="20"/>
          <w:szCs w:val="20"/>
        </w:rPr>
        <w:t>将</w:t>
      </w:r>
      <w:r w:rsidRPr="008307CE">
        <w:rPr>
          <w:rFonts w:ascii="Verdana" w:eastAsia="宋体" w:hAnsi="Verdana" w:cs="宋体" w:hint="eastAsia"/>
          <w:sz w:val="20"/>
          <w:szCs w:val="20"/>
        </w:rPr>
        <w:t>储</w:t>
      </w:r>
      <w:r w:rsidRPr="008307CE">
        <w:rPr>
          <w:rFonts w:ascii="Verdana" w:hAnsi="Verdana" w:cs="SimSun;宋体" w:hint="eastAsia"/>
          <w:sz w:val="20"/>
          <w:szCs w:val="20"/>
        </w:rPr>
        <w:t>存于</w:t>
      </w:r>
      <w:r>
        <w:rPr>
          <w:rFonts w:ascii="Verdana" w:hAnsi="Verdana" w:cs="SimSun;宋体" w:hint="eastAsia"/>
          <w:sz w:val="20"/>
          <w:szCs w:val="20"/>
        </w:rPr>
        <w:t>步步高</w:t>
      </w:r>
      <w:r w:rsidRPr="008307CE">
        <w:rPr>
          <w:rFonts w:ascii="Verdana" w:hAnsi="Verdana" w:cs="SimSun;宋体" w:hint="eastAsia"/>
          <w:sz w:val="20"/>
          <w:szCs w:val="20"/>
        </w:rPr>
        <w:t>的</w:t>
      </w:r>
      <w:r w:rsidRPr="008307CE">
        <w:rPr>
          <w:rFonts w:ascii="Verdana" w:hAnsi="Verdana" w:cs="Verdana"/>
          <w:sz w:val="20"/>
          <w:szCs w:val="20"/>
        </w:rPr>
        <w:t>IT</w:t>
      </w:r>
      <w:r w:rsidRPr="008307CE">
        <w:rPr>
          <w:rFonts w:ascii="Verdana" w:hAnsi="Verdana" w:cs="SimSun;宋体" w:hint="eastAsia"/>
          <w:sz w:val="20"/>
          <w:szCs w:val="20"/>
        </w:rPr>
        <w:t>架构内。</w:t>
      </w:r>
      <w:r>
        <w:rPr>
          <w:rFonts w:ascii="Verdana" w:hAnsi="Verdana" w:cs="SimSun;宋体" w:hint="eastAsia"/>
          <w:sz w:val="20"/>
          <w:szCs w:val="20"/>
        </w:rPr>
        <w:t>步步</w:t>
      </w:r>
      <w:proofErr w:type="gramStart"/>
      <w:r>
        <w:rPr>
          <w:rFonts w:ascii="Verdana" w:hAnsi="Verdana" w:cs="SimSun;宋体" w:hint="eastAsia"/>
          <w:sz w:val="20"/>
          <w:szCs w:val="20"/>
        </w:rPr>
        <w:t>高</w:t>
      </w:r>
      <w:r w:rsidRPr="008307CE">
        <w:rPr>
          <w:rFonts w:ascii="Verdana" w:hAnsi="Verdana" w:cs="SimSun;宋体" w:hint="eastAsia"/>
          <w:sz w:val="20"/>
          <w:szCs w:val="20"/>
        </w:rPr>
        <w:t>需要</w:t>
      </w:r>
      <w:proofErr w:type="gramEnd"/>
      <w:r w:rsidRPr="008307CE">
        <w:rPr>
          <w:rFonts w:ascii="Verdana" w:eastAsia="宋体" w:hAnsi="Verdana" w:cs="宋体" w:hint="eastAsia"/>
          <w:sz w:val="20"/>
          <w:szCs w:val="20"/>
        </w:rPr>
        <w:t>为</w:t>
      </w:r>
      <w:r w:rsidRPr="008307CE">
        <w:rPr>
          <w:rFonts w:ascii="Verdana" w:hAnsi="Verdana" w:cs="Verdana"/>
          <w:sz w:val="20"/>
          <w:szCs w:val="20"/>
        </w:rPr>
        <w:t>Applica</w:t>
      </w:r>
      <w:r w:rsidRPr="008307CE">
        <w:rPr>
          <w:rFonts w:ascii="Verdana" w:eastAsia="宋体" w:hAnsi="Verdana" w:cs="宋体" w:hint="eastAsia"/>
          <w:sz w:val="20"/>
          <w:szCs w:val="20"/>
        </w:rPr>
        <w:t>团队</w:t>
      </w:r>
      <w:r w:rsidRPr="008307CE">
        <w:rPr>
          <w:rFonts w:ascii="Verdana" w:hAnsi="Verdana" w:cs="SimSun;宋体" w:hint="eastAsia"/>
          <w:sz w:val="20"/>
          <w:szCs w:val="20"/>
        </w:rPr>
        <w:t>提供</w:t>
      </w:r>
      <w:proofErr w:type="gramStart"/>
      <w:r w:rsidRPr="008307CE">
        <w:rPr>
          <w:rFonts w:ascii="Verdana" w:eastAsia="宋体" w:hAnsi="Verdana" w:cs="宋体" w:hint="eastAsia"/>
          <w:sz w:val="20"/>
          <w:szCs w:val="20"/>
        </w:rPr>
        <w:t>访问</w:t>
      </w:r>
      <w:r w:rsidRPr="008307CE">
        <w:rPr>
          <w:rFonts w:ascii="Verdana" w:hAnsi="Verdana" w:cs="SimSun;宋体" w:hint="eastAsia"/>
          <w:sz w:val="20"/>
          <w:szCs w:val="20"/>
        </w:rPr>
        <w:t>此</w:t>
      </w:r>
      <w:proofErr w:type="gramEnd"/>
      <w:r w:rsidRPr="008307CE">
        <w:rPr>
          <w:rFonts w:ascii="Verdana" w:hAnsi="Verdana" w:cs="SimSun;宋体" w:hint="eastAsia"/>
          <w:sz w:val="20"/>
          <w:szCs w:val="20"/>
        </w:rPr>
        <w:t>数据</w:t>
      </w:r>
      <w:r w:rsidRPr="008307CE">
        <w:rPr>
          <w:rFonts w:ascii="Verdana" w:eastAsia="宋体" w:hAnsi="Verdana" w:cs="宋体" w:hint="eastAsia"/>
          <w:sz w:val="20"/>
          <w:szCs w:val="20"/>
        </w:rPr>
        <w:t>库</w:t>
      </w:r>
      <w:r w:rsidRPr="008307CE">
        <w:rPr>
          <w:rFonts w:ascii="Verdana" w:hAnsi="Verdana" w:cs="SimSun;宋体" w:hint="eastAsia"/>
          <w:sz w:val="20"/>
          <w:szCs w:val="20"/>
        </w:rPr>
        <w:t>的</w:t>
      </w:r>
      <w:r w:rsidRPr="008307CE">
        <w:rPr>
          <w:rFonts w:ascii="Verdana" w:eastAsia="宋体" w:hAnsi="Verdana" w:cs="宋体" w:hint="eastAsia"/>
          <w:sz w:val="20"/>
          <w:szCs w:val="20"/>
        </w:rPr>
        <w:t>权</w:t>
      </w:r>
      <w:r w:rsidRPr="008307CE">
        <w:rPr>
          <w:rFonts w:ascii="Verdana" w:hAnsi="Verdana" w:cs="SimSun;宋体" w:hint="eastAsia"/>
          <w:sz w:val="20"/>
          <w:szCs w:val="20"/>
        </w:rPr>
        <w:t>限以方便提取</w:t>
      </w:r>
      <w:r>
        <w:rPr>
          <w:rFonts w:ascii="Verdana" w:hAnsi="Verdana" w:cs="Verdana"/>
          <w:sz w:val="20"/>
          <w:szCs w:val="20"/>
        </w:rPr>
        <w:t>BBG_STG_INPUT</w:t>
      </w:r>
      <w:r w:rsidRPr="008307CE">
        <w:rPr>
          <w:rFonts w:ascii="Verdana" w:hAnsi="Verdana" w:cs="SimSun;宋体" w:hint="eastAsia"/>
          <w:sz w:val="20"/>
          <w:szCs w:val="20"/>
        </w:rPr>
        <w:t>数据</w:t>
      </w:r>
      <w:r w:rsidRPr="008307CE">
        <w:rPr>
          <w:rFonts w:ascii="Verdana" w:eastAsia="宋体" w:hAnsi="Verdana" w:cs="宋体" w:hint="eastAsia"/>
          <w:sz w:val="20"/>
          <w:szCs w:val="20"/>
        </w:rPr>
        <w:t>库</w:t>
      </w:r>
      <w:r w:rsidRPr="008307CE">
        <w:rPr>
          <w:rFonts w:ascii="Verdana" w:hAnsi="Verdana" w:cs="SimSun;宋体" w:hint="eastAsia"/>
          <w:sz w:val="20"/>
          <w:szCs w:val="20"/>
        </w:rPr>
        <w:t>内的相关数据来搭建</w:t>
      </w:r>
      <w:r w:rsidRPr="008307CE">
        <w:rPr>
          <w:rFonts w:ascii="Verdana" w:hAnsi="Verdana" w:cs="Verdana"/>
          <w:sz w:val="20"/>
          <w:szCs w:val="20"/>
        </w:rPr>
        <w:t>Applica BI</w:t>
      </w:r>
      <w:r w:rsidRPr="008307CE">
        <w:rPr>
          <w:rFonts w:ascii="Verdana" w:hAnsi="Verdana" w:cs="SimSun;宋体" w:hint="eastAsia"/>
          <w:sz w:val="20"/>
          <w:szCs w:val="20"/>
        </w:rPr>
        <w:t>系</w:t>
      </w:r>
      <w:r w:rsidRPr="008307CE">
        <w:rPr>
          <w:rFonts w:ascii="Verdana" w:eastAsia="宋体" w:hAnsi="Verdana" w:cs="宋体" w:hint="eastAsia"/>
          <w:sz w:val="20"/>
          <w:szCs w:val="20"/>
        </w:rPr>
        <w:t>统</w:t>
      </w:r>
      <w:r w:rsidRPr="008307CE">
        <w:rPr>
          <w:rFonts w:ascii="Verdana" w:hAnsi="Verdana" w:cs="SimSun;宋体" w:hint="eastAsia"/>
          <w:sz w:val="20"/>
          <w:szCs w:val="20"/>
        </w:rPr>
        <w:t>。</w:t>
      </w:r>
    </w:p>
    <w:p w:rsidR="000D7A2B" w:rsidRPr="008307CE" w:rsidRDefault="000D7A2B" w:rsidP="0078000B">
      <w:pPr>
        <w:rPr>
          <w:rFonts w:ascii="Verdana" w:hAnsi="Verdana" w:cs="Verdana"/>
          <w:sz w:val="20"/>
          <w:szCs w:val="20"/>
        </w:rPr>
      </w:pPr>
    </w:p>
    <w:p w:rsidR="000D7A2B" w:rsidRPr="008307CE" w:rsidRDefault="000D7A2B" w:rsidP="0078000B">
      <w:pPr>
        <w:rPr>
          <w:rFonts w:ascii="Verdana" w:eastAsia="宋体" w:hAnsi="Verdana" w:cs="Verdana"/>
          <w:color w:val="000000"/>
          <w:sz w:val="20"/>
          <w:szCs w:val="20"/>
        </w:rPr>
      </w:pPr>
      <w:r>
        <w:rPr>
          <w:rFonts w:ascii="Verdana" w:eastAsia="宋体" w:hAnsi="Verdana" w:cs="Verdana"/>
          <w:color w:val="000000"/>
          <w:sz w:val="20"/>
          <w:szCs w:val="20"/>
        </w:rPr>
        <w:t>BBG</w:t>
      </w:r>
      <w:r w:rsidRPr="008307CE">
        <w:rPr>
          <w:rFonts w:ascii="Verdana" w:eastAsia="宋体" w:hAnsi="Verdana" w:cs="Verdana"/>
          <w:color w:val="000000"/>
          <w:sz w:val="20"/>
          <w:szCs w:val="20"/>
        </w:rPr>
        <w:t xml:space="preserve"> will be responsible for insert/update all the historical data stored in </w:t>
      </w:r>
      <w:r>
        <w:rPr>
          <w:rFonts w:ascii="Verdana" w:eastAsia="宋体" w:hAnsi="Verdana" w:cs="Verdana"/>
          <w:color w:val="000000"/>
          <w:sz w:val="20"/>
          <w:szCs w:val="20"/>
        </w:rPr>
        <w:t>BBG_STG_INPUT</w:t>
      </w:r>
      <w:r w:rsidRPr="008307CE">
        <w:rPr>
          <w:rFonts w:ascii="Verdana" w:eastAsia="宋体" w:hAnsi="Verdana" w:cs="Verdana"/>
          <w:color w:val="000000"/>
          <w:sz w:val="20"/>
          <w:szCs w:val="20"/>
        </w:rPr>
        <w:t xml:space="preserve"> and ensure that the input data is correct. </w:t>
      </w:r>
      <w:r>
        <w:rPr>
          <w:rFonts w:ascii="Verdana" w:eastAsia="宋体" w:hAnsi="Verdana" w:cs="Verdana"/>
          <w:color w:val="000000"/>
          <w:sz w:val="20"/>
          <w:szCs w:val="20"/>
        </w:rPr>
        <w:t>BBG</w:t>
      </w:r>
      <w:r w:rsidRPr="008307CE">
        <w:rPr>
          <w:rFonts w:ascii="Verdana" w:eastAsia="宋体" w:hAnsi="Verdana" w:cs="Verdana"/>
          <w:color w:val="000000"/>
          <w:sz w:val="20"/>
          <w:szCs w:val="20"/>
        </w:rPr>
        <w:t xml:space="preserve"> can implement the most convenient method for them to insert/update the data in </w:t>
      </w:r>
      <w:r>
        <w:rPr>
          <w:rFonts w:ascii="Verdana" w:eastAsia="宋体" w:hAnsi="Verdana" w:cs="Verdana"/>
          <w:color w:val="000000"/>
          <w:sz w:val="20"/>
          <w:szCs w:val="20"/>
        </w:rPr>
        <w:t>BBG_STG_INPUT</w:t>
      </w:r>
      <w:r w:rsidRPr="008307CE">
        <w:rPr>
          <w:rFonts w:ascii="Verdana" w:eastAsia="宋体" w:hAnsi="Verdana" w:cs="Verdana"/>
          <w:color w:val="000000"/>
          <w:sz w:val="20"/>
          <w:szCs w:val="20"/>
        </w:rPr>
        <w:t xml:space="preserve">. The </w:t>
      </w:r>
      <w:r>
        <w:rPr>
          <w:rFonts w:ascii="Verdana" w:eastAsia="宋体" w:hAnsi="Verdana" w:cs="Verdana"/>
          <w:color w:val="000000"/>
          <w:sz w:val="20"/>
          <w:szCs w:val="20"/>
        </w:rPr>
        <w:t>BBG_STG_INPUT</w:t>
      </w:r>
      <w:r w:rsidRPr="008307CE">
        <w:rPr>
          <w:rFonts w:ascii="Verdana" w:eastAsia="宋体" w:hAnsi="Verdana" w:cs="Verdana"/>
          <w:color w:val="000000"/>
          <w:sz w:val="20"/>
          <w:szCs w:val="20"/>
        </w:rPr>
        <w:t xml:space="preserve"> database only will contain the data that </w:t>
      </w:r>
      <w:r>
        <w:rPr>
          <w:rFonts w:ascii="Verdana" w:eastAsia="宋体" w:hAnsi="Verdana" w:cs="Verdana"/>
          <w:color w:val="000000"/>
          <w:sz w:val="20"/>
          <w:szCs w:val="20"/>
        </w:rPr>
        <w:t>BBG</w:t>
      </w:r>
      <w:r w:rsidRPr="008307CE">
        <w:rPr>
          <w:rFonts w:ascii="Verdana" w:eastAsia="宋体" w:hAnsi="Verdana" w:cs="Verdana"/>
          <w:color w:val="000000"/>
          <w:sz w:val="20"/>
          <w:szCs w:val="20"/>
        </w:rPr>
        <w:t xml:space="preserve"> wants to see in the Applican BI reports. The Applican BI system will use the </w:t>
      </w:r>
      <w:bookmarkStart w:id="3" w:name="OLE_LINK11111"/>
      <w:bookmarkEnd w:id="3"/>
      <w:r>
        <w:rPr>
          <w:rFonts w:ascii="Verdana" w:eastAsia="宋体" w:hAnsi="Verdana" w:cs="Verdana"/>
          <w:color w:val="000000"/>
          <w:sz w:val="20"/>
          <w:szCs w:val="20"/>
        </w:rPr>
        <w:t>BBG_STG_INPUT</w:t>
      </w:r>
      <w:r w:rsidRPr="008307CE">
        <w:rPr>
          <w:rFonts w:ascii="Verdana" w:eastAsia="宋体" w:hAnsi="Verdana" w:cs="Verdana"/>
          <w:color w:val="000000"/>
          <w:sz w:val="20"/>
          <w:szCs w:val="20"/>
        </w:rPr>
        <w:t xml:space="preserve"> as a unique source of data. </w:t>
      </w:r>
    </w:p>
    <w:p w:rsidR="000D7A2B" w:rsidRPr="008307CE" w:rsidRDefault="000D7A2B" w:rsidP="0078000B">
      <w:pPr>
        <w:rPr>
          <w:rFonts w:ascii="Verdana" w:eastAsia="宋体" w:hAnsi="Verdana" w:cs="Verdana"/>
          <w:color w:val="000000"/>
          <w:sz w:val="20"/>
          <w:szCs w:val="20"/>
        </w:rPr>
      </w:pPr>
    </w:p>
    <w:p w:rsidR="000D7A2B" w:rsidRPr="008307CE" w:rsidRDefault="000D7A2B" w:rsidP="0078000B">
      <w:pPr>
        <w:rPr>
          <w:rFonts w:ascii="Verdana" w:hAnsi="Verdana" w:cs="Verdana"/>
          <w:sz w:val="20"/>
          <w:szCs w:val="20"/>
        </w:rPr>
      </w:pPr>
      <w:r>
        <w:rPr>
          <w:rFonts w:ascii="Verdana" w:hAnsi="Verdana" w:cs="SimSun;宋体" w:hint="eastAsia"/>
          <w:sz w:val="20"/>
          <w:szCs w:val="20"/>
        </w:rPr>
        <w:t>步步高</w:t>
      </w:r>
      <w:r w:rsidRPr="008307CE">
        <w:rPr>
          <w:rFonts w:ascii="Verdana" w:hAnsi="Verdana" w:cs="SimSun;宋体" w:hint="eastAsia"/>
          <w:sz w:val="20"/>
          <w:szCs w:val="20"/>
        </w:rPr>
        <w:t>将</w:t>
      </w:r>
      <w:r w:rsidRPr="008307CE">
        <w:rPr>
          <w:rFonts w:ascii="Verdana" w:eastAsia="宋体" w:hAnsi="Verdana" w:cs="宋体" w:hint="eastAsia"/>
          <w:sz w:val="20"/>
          <w:szCs w:val="20"/>
        </w:rPr>
        <w:t>负责</w:t>
      </w:r>
      <w:r w:rsidRPr="008307CE">
        <w:rPr>
          <w:rFonts w:ascii="Verdana" w:hAnsi="Verdana" w:cs="SimSun;宋体" w:hint="eastAsia"/>
          <w:sz w:val="20"/>
          <w:szCs w:val="20"/>
        </w:rPr>
        <w:t>插入</w:t>
      </w:r>
      <w:r w:rsidRPr="008307CE">
        <w:rPr>
          <w:rFonts w:ascii="Verdana" w:hAnsi="Verdana" w:cs="Verdana"/>
          <w:sz w:val="20"/>
          <w:szCs w:val="20"/>
        </w:rPr>
        <w:t>/</w:t>
      </w:r>
      <w:r w:rsidRPr="008307CE">
        <w:rPr>
          <w:rFonts w:ascii="Verdana" w:hAnsi="Verdana" w:cs="SimSun;宋体" w:hint="eastAsia"/>
          <w:sz w:val="20"/>
          <w:szCs w:val="20"/>
        </w:rPr>
        <w:t>更新所有</w:t>
      </w:r>
      <w:r w:rsidRPr="008307CE">
        <w:rPr>
          <w:rFonts w:ascii="Verdana" w:eastAsia="宋体" w:hAnsi="Verdana" w:cs="宋体" w:hint="eastAsia"/>
          <w:sz w:val="20"/>
          <w:szCs w:val="20"/>
        </w:rPr>
        <w:t>储</w:t>
      </w:r>
      <w:r w:rsidRPr="008307CE">
        <w:rPr>
          <w:rFonts w:ascii="Verdana" w:hAnsi="Verdana" w:cs="SimSun;宋体" w:hint="eastAsia"/>
          <w:sz w:val="20"/>
          <w:szCs w:val="20"/>
        </w:rPr>
        <w:t>存在</w:t>
      </w:r>
      <w:r>
        <w:rPr>
          <w:rFonts w:ascii="Verdana" w:hAnsi="Verdana" w:cs="Verdana"/>
          <w:sz w:val="20"/>
          <w:szCs w:val="20"/>
        </w:rPr>
        <w:t>BBG_STG_INPUT</w:t>
      </w:r>
      <w:r w:rsidRPr="008307CE">
        <w:rPr>
          <w:rFonts w:ascii="Verdana" w:hAnsi="Verdana" w:cs="SimSun;宋体" w:hint="eastAsia"/>
          <w:sz w:val="20"/>
          <w:szCs w:val="20"/>
        </w:rPr>
        <w:t>数据</w:t>
      </w:r>
      <w:r w:rsidRPr="008307CE">
        <w:rPr>
          <w:rFonts w:ascii="Verdana" w:eastAsia="宋体" w:hAnsi="Verdana" w:cs="宋体" w:hint="eastAsia"/>
          <w:sz w:val="20"/>
          <w:szCs w:val="20"/>
        </w:rPr>
        <w:t>库</w:t>
      </w:r>
      <w:r w:rsidRPr="008307CE">
        <w:rPr>
          <w:rFonts w:ascii="Verdana" w:hAnsi="Verdana" w:cs="SimSun;宋体" w:hint="eastAsia"/>
          <w:sz w:val="20"/>
          <w:szCs w:val="20"/>
        </w:rPr>
        <w:t>内的</w:t>
      </w:r>
      <w:r w:rsidRPr="008307CE">
        <w:rPr>
          <w:rFonts w:ascii="Verdana" w:eastAsia="宋体" w:hAnsi="Verdana" w:cs="宋体" w:hint="eastAsia"/>
          <w:sz w:val="20"/>
          <w:szCs w:val="20"/>
        </w:rPr>
        <w:t>历</w:t>
      </w:r>
      <w:r w:rsidRPr="008307CE">
        <w:rPr>
          <w:rFonts w:ascii="Verdana" w:hAnsi="Verdana" w:cs="SimSun;宋体" w:hint="eastAsia"/>
          <w:sz w:val="20"/>
          <w:szCs w:val="20"/>
        </w:rPr>
        <w:t>史数据并确保</w:t>
      </w:r>
      <w:r w:rsidRPr="008307CE">
        <w:rPr>
          <w:rFonts w:ascii="Verdana" w:eastAsia="宋体" w:hAnsi="Verdana" w:cs="宋体" w:hint="eastAsia"/>
          <w:sz w:val="20"/>
          <w:szCs w:val="20"/>
        </w:rPr>
        <w:t>输</w:t>
      </w:r>
      <w:r w:rsidRPr="008307CE">
        <w:rPr>
          <w:rFonts w:ascii="Verdana" w:hAnsi="Verdana" w:cs="SimSun;宋体" w:hint="eastAsia"/>
          <w:sz w:val="20"/>
          <w:szCs w:val="20"/>
        </w:rPr>
        <w:t>入数据的准确性。</w:t>
      </w:r>
      <w:r>
        <w:rPr>
          <w:rFonts w:ascii="Verdana" w:hAnsi="Verdana" w:cs="SimSun;宋体" w:hint="eastAsia"/>
          <w:sz w:val="20"/>
          <w:szCs w:val="20"/>
        </w:rPr>
        <w:t>步步高</w:t>
      </w:r>
      <w:r w:rsidRPr="008307CE">
        <w:rPr>
          <w:rFonts w:ascii="Verdana" w:hAnsi="Verdana" w:cs="SimSun;宋体" w:hint="eastAsia"/>
          <w:sz w:val="20"/>
          <w:szCs w:val="20"/>
        </w:rPr>
        <w:t>可以利用自己最便捷的方式插入</w:t>
      </w:r>
      <w:r w:rsidRPr="008307CE">
        <w:rPr>
          <w:rFonts w:ascii="Verdana" w:hAnsi="Verdana" w:cs="Verdana"/>
          <w:sz w:val="20"/>
          <w:szCs w:val="20"/>
        </w:rPr>
        <w:t>/</w:t>
      </w:r>
      <w:r w:rsidRPr="008307CE">
        <w:rPr>
          <w:rFonts w:ascii="Verdana" w:hAnsi="Verdana" w:cs="SimSun;宋体" w:hint="eastAsia"/>
          <w:sz w:val="20"/>
          <w:szCs w:val="20"/>
        </w:rPr>
        <w:t>更新</w:t>
      </w:r>
      <w:r>
        <w:rPr>
          <w:rFonts w:ascii="Verdana" w:hAnsi="Verdana" w:cs="Verdana"/>
          <w:sz w:val="20"/>
          <w:szCs w:val="20"/>
        </w:rPr>
        <w:t>BBG_STG_INPUT</w:t>
      </w:r>
      <w:r w:rsidRPr="008307CE">
        <w:rPr>
          <w:rFonts w:ascii="Verdana" w:hAnsi="Verdana" w:cs="SimSun;宋体" w:hint="eastAsia"/>
          <w:sz w:val="20"/>
          <w:szCs w:val="20"/>
        </w:rPr>
        <w:t>数据</w:t>
      </w:r>
      <w:r w:rsidRPr="008307CE">
        <w:rPr>
          <w:rFonts w:ascii="Verdana" w:eastAsia="宋体" w:hAnsi="Verdana" w:cs="宋体" w:hint="eastAsia"/>
          <w:sz w:val="20"/>
          <w:szCs w:val="20"/>
        </w:rPr>
        <w:t>库</w:t>
      </w:r>
      <w:r w:rsidRPr="008307CE">
        <w:rPr>
          <w:rFonts w:ascii="Verdana" w:hAnsi="Verdana" w:cs="SimSun;宋体" w:hint="eastAsia"/>
          <w:sz w:val="20"/>
          <w:szCs w:val="20"/>
        </w:rPr>
        <w:t>内的数据。</w:t>
      </w:r>
      <w:r>
        <w:rPr>
          <w:rFonts w:ascii="Verdana" w:hAnsi="Verdana" w:cs="Verdana"/>
          <w:sz w:val="20"/>
          <w:szCs w:val="20"/>
        </w:rPr>
        <w:t>BBG_STG_INPUT</w:t>
      </w:r>
      <w:r w:rsidRPr="008307CE">
        <w:rPr>
          <w:rFonts w:ascii="Verdana" w:hAnsi="Verdana" w:cs="SimSun;宋体" w:hint="eastAsia"/>
          <w:sz w:val="20"/>
          <w:szCs w:val="20"/>
        </w:rPr>
        <w:t>数据</w:t>
      </w:r>
      <w:r w:rsidRPr="008307CE">
        <w:rPr>
          <w:rFonts w:ascii="Verdana" w:eastAsia="宋体" w:hAnsi="Verdana" w:cs="宋体" w:hint="eastAsia"/>
          <w:sz w:val="20"/>
          <w:szCs w:val="20"/>
        </w:rPr>
        <w:t>库仅储</w:t>
      </w:r>
      <w:r w:rsidRPr="008307CE">
        <w:rPr>
          <w:rFonts w:ascii="Verdana" w:hAnsi="Verdana" w:cs="SimSun;宋体" w:hint="eastAsia"/>
          <w:sz w:val="20"/>
          <w:szCs w:val="20"/>
        </w:rPr>
        <w:t>存</w:t>
      </w:r>
      <w:r>
        <w:rPr>
          <w:rFonts w:ascii="Verdana" w:hAnsi="Verdana" w:cs="SimSun;宋体" w:hint="eastAsia"/>
          <w:sz w:val="20"/>
          <w:szCs w:val="20"/>
        </w:rPr>
        <w:t>步步</w:t>
      </w:r>
      <w:proofErr w:type="gramStart"/>
      <w:r>
        <w:rPr>
          <w:rFonts w:ascii="Verdana" w:hAnsi="Verdana" w:cs="SimSun;宋体" w:hint="eastAsia"/>
          <w:sz w:val="20"/>
          <w:szCs w:val="20"/>
        </w:rPr>
        <w:t>高</w:t>
      </w:r>
      <w:r w:rsidRPr="008307CE">
        <w:rPr>
          <w:rFonts w:ascii="Verdana" w:hAnsi="Verdana" w:cs="SimSun;宋体" w:hint="eastAsia"/>
          <w:sz w:val="20"/>
          <w:szCs w:val="20"/>
        </w:rPr>
        <w:t>需要</w:t>
      </w:r>
      <w:proofErr w:type="gramEnd"/>
      <w:r w:rsidRPr="008307CE">
        <w:rPr>
          <w:rFonts w:ascii="Verdana" w:hAnsi="Verdana" w:cs="SimSun;宋体" w:hint="eastAsia"/>
          <w:sz w:val="20"/>
          <w:szCs w:val="20"/>
        </w:rPr>
        <w:t>在</w:t>
      </w:r>
      <w:r w:rsidRPr="008307CE">
        <w:rPr>
          <w:rFonts w:ascii="Verdana" w:hAnsi="Verdana" w:cs="Verdana"/>
          <w:sz w:val="20"/>
          <w:szCs w:val="20"/>
        </w:rPr>
        <w:t>Applica BI</w:t>
      </w:r>
      <w:r w:rsidRPr="008307CE">
        <w:rPr>
          <w:rFonts w:ascii="Verdana" w:eastAsia="宋体" w:hAnsi="Verdana" w:cs="宋体" w:hint="eastAsia"/>
          <w:sz w:val="20"/>
          <w:szCs w:val="20"/>
        </w:rPr>
        <w:t>报</w:t>
      </w:r>
      <w:r w:rsidRPr="008307CE">
        <w:rPr>
          <w:rFonts w:ascii="Verdana" w:hAnsi="Verdana" w:cs="SimSun;宋体" w:hint="eastAsia"/>
          <w:sz w:val="20"/>
          <w:szCs w:val="20"/>
        </w:rPr>
        <w:t>表内所</w:t>
      </w:r>
      <w:r w:rsidRPr="008307CE">
        <w:rPr>
          <w:rFonts w:ascii="Verdana" w:eastAsia="宋体" w:hAnsi="Verdana" w:cs="宋体" w:hint="eastAsia"/>
          <w:sz w:val="20"/>
          <w:szCs w:val="20"/>
        </w:rPr>
        <w:t>查</w:t>
      </w:r>
      <w:r w:rsidRPr="008307CE">
        <w:rPr>
          <w:rFonts w:ascii="Verdana" w:hAnsi="Verdana" w:cs="SimSun;宋体" w:hint="eastAsia"/>
          <w:sz w:val="20"/>
          <w:szCs w:val="20"/>
        </w:rPr>
        <w:t>看的数据。</w:t>
      </w:r>
      <w:r w:rsidRPr="008307CE">
        <w:rPr>
          <w:rFonts w:ascii="Verdana" w:hAnsi="Verdana" w:cs="Verdana"/>
          <w:sz w:val="20"/>
          <w:szCs w:val="20"/>
        </w:rPr>
        <w:t>Applica BI</w:t>
      </w:r>
      <w:r w:rsidRPr="008307CE">
        <w:rPr>
          <w:rFonts w:ascii="Verdana" w:hAnsi="Verdana" w:cs="SimSun;宋体" w:hint="eastAsia"/>
          <w:sz w:val="20"/>
          <w:szCs w:val="20"/>
        </w:rPr>
        <w:t>系</w:t>
      </w:r>
      <w:r w:rsidRPr="008307CE">
        <w:rPr>
          <w:rFonts w:ascii="Verdana" w:eastAsia="宋体" w:hAnsi="Verdana" w:cs="宋体" w:hint="eastAsia"/>
          <w:sz w:val="20"/>
          <w:szCs w:val="20"/>
        </w:rPr>
        <w:t>统</w:t>
      </w:r>
      <w:r w:rsidRPr="008307CE">
        <w:rPr>
          <w:rFonts w:ascii="Verdana" w:hAnsi="Verdana" w:cs="SimSun;宋体" w:hint="eastAsia"/>
          <w:sz w:val="20"/>
          <w:szCs w:val="20"/>
        </w:rPr>
        <w:t>将</w:t>
      </w:r>
      <w:r w:rsidRPr="008307CE">
        <w:rPr>
          <w:rFonts w:ascii="Verdana" w:eastAsia="宋体" w:hAnsi="Verdana" w:cs="宋体" w:hint="eastAsia"/>
          <w:sz w:val="20"/>
          <w:szCs w:val="20"/>
        </w:rPr>
        <w:t>应</w:t>
      </w:r>
      <w:r w:rsidRPr="008307CE">
        <w:rPr>
          <w:rFonts w:ascii="Verdana" w:hAnsi="Verdana" w:cs="SimSun;宋体" w:hint="eastAsia"/>
          <w:sz w:val="20"/>
          <w:szCs w:val="20"/>
        </w:rPr>
        <w:t>用</w:t>
      </w:r>
      <w:r>
        <w:rPr>
          <w:rFonts w:ascii="Verdana" w:hAnsi="Verdana" w:cs="Verdana"/>
          <w:sz w:val="20"/>
          <w:szCs w:val="20"/>
        </w:rPr>
        <w:t>BBG_STG_INPUT</w:t>
      </w:r>
      <w:r w:rsidRPr="008307CE">
        <w:rPr>
          <w:rFonts w:ascii="Verdana" w:hAnsi="Verdana" w:cs="SimSun;宋体" w:hint="eastAsia"/>
          <w:sz w:val="20"/>
          <w:szCs w:val="20"/>
        </w:rPr>
        <w:t>数据</w:t>
      </w:r>
      <w:r w:rsidRPr="008307CE">
        <w:rPr>
          <w:rFonts w:ascii="Verdana" w:eastAsia="宋体" w:hAnsi="Verdana" w:cs="宋体" w:hint="eastAsia"/>
          <w:sz w:val="20"/>
          <w:szCs w:val="20"/>
        </w:rPr>
        <w:t>库</w:t>
      </w:r>
      <w:r w:rsidRPr="008307CE">
        <w:rPr>
          <w:rFonts w:ascii="Verdana" w:hAnsi="Verdana" w:cs="SimSun;宋体" w:hint="eastAsia"/>
          <w:sz w:val="20"/>
          <w:szCs w:val="20"/>
        </w:rPr>
        <w:t>作</w:t>
      </w:r>
      <w:r w:rsidRPr="008307CE">
        <w:rPr>
          <w:rFonts w:ascii="Verdana" w:eastAsia="宋体" w:hAnsi="Verdana" w:cs="宋体" w:hint="eastAsia"/>
          <w:sz w:val="20"/>
          <w:szCs w:val="20"/>
        </w:rPr>
        <w:t>为</w:t>
      </w:r>
      <w:r w:rsidRPr="008307CE">
        <w:rPr>
          <w:rFonts w:ascii="Verdana" w:hAnsi="Verdana" w:cs="SimSun;宋体" w:hint="eastAsia"/>
          <w:sz w:val="20"/>
          <w:szCs w:val="20"/>
        </w:rPr>
        <w:t>唯一的数据源。</w:t>
      </w:r>
    </w:p>
    <w:p w:rsidR="000D7A2B" w:rsidRPr="00AD6E87" w:rsidRDefault="000D7A2B" w:rsidP="0078000B">
      <w:pPr>
        <w:rPr>
          <w:rFonts w:ascii="Verdana" w:hAnsi="Verdana" w:cs="Verdana"/>
          <w:sz w:val="20"/>
          <w:szCs w:val="20"/>
        </w:rPr>
      </w:pPr>
    </w:p>
    <w:p w:rsidR="000D7A2B" w:rsidRPr="008307CE" w:rsidRDefault="000D7A2B" w:rsidP="0078000B">
      <w:pPr>
        <w:rPr>
          <w:rFonts w:ascii="Verdana" w:eastAsia="宋体" w:hAnsi="Verdana" w:cs="Verdana"/>
          <w:color w:val="000000"/>
          <w:sz w:val="20"/>
          <w:szCs w:val="20"/>
        </w:rPr>
      </w:pPr>
      <w:r w:rsidRPr="008307CE">
        <w:rPr>
          <w:rFonts w:ascii="Verdana" w:eastAsia="宋体" w:hAnsi="Verdana" w:cs="Verdana"/>
          <w:color w:val="000000"/>
          <w:sz w:val="20"/>
          <w:szCs w:val="20"/>
        </w:rPr>
        <w:t xml:space="preserve">Master data is information that is </w:t>
      </w:r>
      <w:proofErr w:type="gramStart"/>
      <w:r w:rsidRPr="008307CE">
        <w:rPr>
          <w:rFonts w:ascii="Verdana" w:eastAsia="宋体" w:hAnsi="Verdana" w:cs="Verdana"/>
          <w:color w:val="000000"/>
          <w:sz w:val="20"/>
          <w:szCs w:val="20"/>
        </w:rPr>
        <w:t>key</w:t>
      </w:r>
      <w:proofErr w:type="gramEnd"/>
      <w:r w:rsidRPr="008307CE">
        <w:rPr>
          <w:rFonts w:ascii="Verdana" w:eastAsia="宋体" w:hAnsi="Verdana" w:cs="Verdana"/>
          <w:color w:val="000000"/>
          <w:sz w:val="20"/>
          <w:szCs w:val="20"/>
        </w:rPr>
        <w:t xml:space="preserve"> to the operation of a business that may include data about stores, departments, products, suppliers and the like. In the present document we had specified some master data formats that we can consider as standard within the retail sector, but in order to identify possible peculiarities or new types of master data existent in </w:t>
      </w:r>
      <w:r>
        <w:rPr>
          <w:rFonts w:ascii="Verdana" w:eastAsia="宋体" w:hAnsi="Verdana" w:cs="Verdana"/>
          <w:color w:val="000000"/>
          <w:sz w:val="20"/>
          <w:szCs w:val="20"/>
        </w:rPr>
        <w:t>BBG</w:t>
      </w:r>
      <w:r w:rsidRPr="008307CE">
        <w:rPr>
          <w:rFonts w:ascii="Verdana" w:eastAsia="宋体" w:hAnsi="Verdana" w:cs="Verdana"/>
          <w:color w:val="000000"/>
          <w:sz w:val="20"/>
          <w:szCs w:val="20"/>
        </w:rPr>
        <w:t xml:space="preserve">, we will need to ask to provide master data samples coming from all the existent information systems. </w:t>
      </w:r>
      <w:r>
        <w:rPr>
          <w:rFonts w:ascii="Verdana" w:eastAsia="宋体" w:hAnsi="Verdana" w:cs="Verdana"/>
          <w:color w:val="000000"/>
          <w:sz w:val="20"/>
          <w:szCs w:val="20"/>
        </w:rPr>
        <w:t>BBG</w:t>
      </w:r>
      <w:r w:rsidRPr="008307CE">
        <w:rPr>
          <w:rFonts w:ascii="Verdana" w:eastAsia="宋体" w:hAnsi="Verdana" w:cs="Verdana"/>
          <w:color w:val="000000"/>
          <w:sz w:val="20"/>
          <w:szCs w:val="20"/>
        </w:rPr>
        <w:t xml:space="preserve"> will need to define Ids for all the master data entities (store, department, city etc) in order to make valid those IDs across different functional areas.</w:t>
      </w:r>
    </w:p>
    <w:p w:rsidR="000D7A2B" w:rsidRPr="008307CE" w:rsidRDefault="000D7A2B" w:rsidP="0078000B">
      <w:pPr>
        <w:rPr>
          <w:rFonts w:ascii="Verdana" w:eastAsia="宋体" w:hAnsi="Verdana" w:cs="Verdana"/>
          <w:color w:val="000000"/>
          <w:sz w:val="20"/>
          <w:szCs w:val="20"/>
        </w:rPr>
      </w:pPr>
    </w:p>
    <w:p w:rsidR="000D7A2B" w:rsidRPr="008307CE" w:rsidRDefault="000D7A2B" w:rsidP="0078000B">
      <w:pPr>
        <w:rPr>
          <w:rFonts w:ascii="Verdana" w:hAnsi="Verdana" w:cs="Verdana"/>
          <w:sz w:val="20"/>
          <w:szCs w:val="20"/>
        </w:rPr>
      </w:pPr>
      <w:proofErr w:type="gramStart"/>
      <w:r w:rsidRPr="008307CE">
        <w:rPr>
          <w:rFonts w:ascii="Verdana" w:hAnsi="Verdana" w:cs="SimSun;宋体" w:hint="eastAsia"/>
          <w:sz w:val="20"/>
          <w:szCs w:val="20"/>
        </w:rPr>
        <w:t>主数据</w:t>
      </w:r>
      <w:proofErr w:type="gramEnd"/>
      <w:r w:rsidRPr="008307CE">
        <w:rPr>
          <w:rFonts w:ascii="Verdana" w:hAnsi="Verdana" w:cs="SimSun;宋体" w:hint="eastAsia"/>
          <w:sz w:val="20"/>
          <w:szCs w:val="20"/>
        </w:rPr>
        <w:t>是企</w:t>
      </w:r>
      <w:r w:rsidRPr="008307CE">
        <w:rPr>
          <w:rFonts w:ascii="Verdana" w:eastAsia="宋体" w:hAnsi="Verdana" w:cs="宋体" w:hint="eastAsia"/>
          <w:sz w:val="20"/>
          <w:szCs w:val="20"/>
        </w:rPr>
        <w:t>业</w:t>
      </w:r>
      <w:r w:rsidRPr="008307CE">
        <w:rPr>
          <w:rFonts w:ascii="Verdana" w:hAnsi="Verdana" w:cs="SimSun;宋体" w:hint="eastAsia"/>
          <w:sz w:val="20"/>
          <w:szCs w:val="20"/>
        </w:rPr>
        <w:t>运</w:t>
      </w:r>
      <w:r w:rsidRPr="008307CE">
        <w:rPr>
          <w:rFonts w:ascii="Verdana" w:eastAsia="宋体" w:hAnsi="Verdana" w:cs="宋体" w:hint="eastAsia"/>
          <w:sz w:val="20"/>
          <w:szCs w:val="20"/>
        </w:rPr>
        <w:t>营</w:t>
      </w:r>
      <w:r w:rsidRPr="008307CE">
        <w:rPr>
          <w:rFonts w:ascii="Verdana" w:hAnsi="Verdana" w:cs="SimSun;宋体" w:hint="eastAsia"/>
          <w:sz w:val="20"/>
          <w:szCs w:val="20"/>
        </w:rPr>
        <w:t>的关</w:t>
      </w:r>
      <w:r w:rsidRPr="008307CE">
        <w:rPr>
          <w:rFonts w:ascii="Verdana" w:eastAsia="宋体" w:hAnsi="Verdana" w:cs="宋体" w:hint="eastAsia"/>
          <w:sz w:val="20"/>
          <w:szCs w:val="20"/>
        </w:rPr>
        <w:t>键</w:t>
      </w:r>
      <w:r w:rsidRPr="008307CE">
        <w:rPr>
          <w:rFonts w:ascii="Verdana" w:hAnsi="Verdana" w:cs="SimSun;宋体" w:hint="eastAsia"/>
          <w:sz w:val="20"/>
          <w:szCs w:val="20"/>
        </w:rPr>
        <w:t>信息，可能包含</w:t>
      </w:r>
      <w:r w:rsidRPr="008307CE">
        <w:rPr>
          <w:rFonts w:ascii="Verdana" w:eastAsia="宋体" w:hAnsi="Verdana" w:cs="宋体" w:hint="eastAsia"/>
          <w:sz w:val="20"/>
          <w:szCs w:val="20"/>
        </w:rPr>
        <w:t>门</w:t>
      </w:r>
      <w:r w:rsidRPr="008307CE">
        <w:rPr>
          <w:rFonts w:ascii="Verdana" w:hAnsi="Verdana" w:cs="SimSun;宋体" w:hint="eastAsia"/>
          <w:sz w:val="20"/>
          <w:szCs w:val="20"/>
        </w:rPr>
        <w:t>店、部</w:t>
      </w:r>
      <w:r w:rsidRPr="008307CE">
        <w:rPr>
          <w:rFonts w:ascii="Verdana" w:eastAsia="宋体" w:hAnsi="Verdana" w:cs="宋体" w:hint="eastAsia"/>
          <w:sz w:val="20"/>
          <w:szCs w:val="20"/>
        </w:rPr>
        <w:t>门</w:t>
      </w:r>
      <w:r w:rsidRPr="008307CE">
        <w:rPr>
          <w:rFonts w:ascii="Verdana" w:hAnsi="Verdana" w:cs="SimSun;宋体" w:hint="eastAsia"/>
          <w:sz w:val="20"/>
          <w:szCs w:val="20"/>
        </w:rPr>
        <w:t>、商品、供</w:t>
      </w:r>
      <w:r w:rsidRPr="008307CE">
        <w:rPr>
          <w:rFonts w:ascii="Verdana" w:eastAsia="宋体" w:hAnsi="Verdana" w:cs="宋体" w:hint="eastAsia"/>
          <w:sz w:val="20"/>
          <w:szCs w:val="20"/>
        </w:rPr>
        <w:t>应</w:t>
      </w:r>
      <w:r w:rsidRPr="008307CE">
        <w:rPr>
          <w:rFonts w:ascii="Verdana" w:hAnsi="Verdana" w:cs="SimSun;宋体" w:hint="eastAsia"/>
          <w:sz w:val="20"/>
          <w:szCs w:val="20"/>
        </w:rPr>
        <w:t>商等的数据。在此份文档内，我</w:t>
      </w:r>
      <w:r w:rsidRPr="008307CE">
        <w:rPr>
          <w:rFonts w:ascii="Verdana" w:eastAsia="宋体" w:hAnsi="Verdana" w:cs="宋体" w:hint="eastAsia"/>
          <w:sz w:val="20"/>
          <w:szCs w:val="20"/>
        </w:rPr>
        <w:t>们归纳总结</w:t>
      </w:r>
      <w:r w:rsidRPr="008307CE">
        <w:rPr>
          <w:rFonts w:ascii="Verdana" w:hAnsi="Verdana" w:cs="SimSun;宋体" w:hint="eastAsia"/>
          <w:sz w:val="20"/>
          <w:szCs w:val="20"/>
        </w:rPr>
        <w:t>了一些我</w:t>
      </w:r>
      <w:r w:rsidRPr="008307CE">
        <w:rPr>
          <w:rFonts w:ascii="Verdana" w:eastAsia="宋体" w:hAnsi="Verdana" w:cs="宋体" w:hint="eastAsia"/>
          <w:sz w:val="20"/>
          <w:szCs w:val="20"/>
        </w:rPr>
        <w:t>们认为</w:t>
      </w:r>
      <w:r w:rsidRPr="008307CE">
        <w:rPr>
          <w:rFonts w:ascii="Verdana" w:hAnsi="Verdana" w:cs="SimSun;宋体" w:hint="eastAsia"/>
          <w:sz w:val="20"/>
          <w:szCs w:val="20"/>
        </w:rPr>
        <w:t>在零售</w:t>
      </w:r>
      <w:r w:rsidRPr="008307CE">
        <w:rPr>
          <w:rFonts w:ascii="Verdana" w:eastAsia="宋体" w:hAnsi="Verdana" w:cs="宋体" w:hint="eastAsia"/>
          <w:sz w:val="20"/>
          <w:szCs w:val="20"/>
        </w:rPr>
        <w:t>业</w:t>
      </w:r>
      <w:r w:rsidRPr="008307CE">
        <w:rPr>
          <w:rFonts w:ascii="Verdana" w:hAnsi="Verdana" w:cs="SimSun;宋体" w:hint="eastAsia"/>
          <w:sz w:val="20"/>
          <w:szCs w:val="20"/>
        </w:rPr>
        <w:t>方面的</w:t>
      </w:r>
      <w:r w:rsidRPr="008307CE">
        <w:rPr>
          <w:rFonts w:ascii="Verdana" w:eastAsia="宋体" w:hAnsi="Verdana" w:cs="宋体" w:hint="eastAsia"/>
          <w:sz w:val="20"/>
          <w:szCs w:val="20"/>
        </w:rPr>
        <w:t>标</w:t>
      </w:r>
      <w:r w:rsidRPr="008307CE">
        <w:rPr>
          <w:rFonts w:ascii="Verdana" w:hAnsi="Verdana" w:cs="SimSun;宋体" w:hint="eastAsia"/>
          <w:sz w:val="20"/>
          <w:szCs w:val="20"/>
        </w:rPr>
        <w:t>准主数据格式；但是</w:t>
      </w:r>
      <w:r w:rsidRPr="008307CE">
        <w:rPr>
          <w:rFonts w:ascii="Verdana" w:eastAsia="宋体" w:hAnsi="Verdana" w:cs="宋体" w:hint="eastAsia"/>
          <w:sz w:val="20"/>
          <w:szCs w:val="20"/>
        </w:rPr>
        <w:t>为</w:t>
      </w:r>
      <w:r w:rsidRPr="008307CE">
        <w:rPr>
          <w:rFonts w:ascii="Verdana" w:hAnsi="Verdana" w:cs="SimSun;宋体" w:hint="eastAsia"/>
          <w:sz w:val="20"/>
          <w:szCs w:val="20"/>
        </w:rPr>
        <w:t>了确</w:t>
      </w:r>
      <w:r w:rsidRPr="008307CE">
        <w:rPr>
          <w:rFonts w:ascii="Verdana" w:eastAsia="宋体" w:hAnsi="Verdana" w:cs="宋体" w:hint="eastAsia"/>
          <w:sz w:val="20"/>
          <w:szCs w:val="20"/>
        </w:rPr>
        <w:t>认</w:t>
      </w:r>
      <w:r w:rsidRPr="008307CE">
        <w:rPr>
          <w:rFonts w:ascii="Verdana" w:hAnsi="Verdana" w:cs="SimSun;宋体" w:hint="eastAsia"/>
          <w:sz w:val="20"/>
          <w:szCs w:val="20"/>
        </w:rPr>
        <w:t>在</w:t>
      </w:r>
      <w:r>
        <w:rPr>
          <w:rFonts w:ascii="Verdana" w:hAnsi="Verdana" w:cs="SimSun;宋体" w:hint="eastAsia"/>
          <w:sz w:val="20"/>
          <w:szCs w:val="20"/>
        </w:rPr>
        <w:t>步步高</w:t>
      </w:r>
      <w:r w:rsidRPr="008307CE">
        <w:rPr>
          <w:rFonts w:ascii="Verdana" w:hAnsi="Verdana" w:cs="SimSun;宋体" w:hint="eastAsia"/>
          <w:sz w:val="20"/>
          <w:szCs w:val="20"/>
        </w:rPr>
        <w:t>内所存在的可能的特性或新型主数据，我</w:t>
      </w:r>
      <w:r w:rsidRPr="008307CE">
        <w:rPr>
          <w:rFonts w:ascii="Verdana" w:eastAsia="宋体" w:hAnsi="Verdana" w:cs="宋体" w:hint="eastAsia"/>
          <w:sz w:val="20"/>
          <w:szCs w:val="20"/>
        </w:rPr>
        <w:t>们</w:t>
      </w:r>
      <w:r w:rsidRPr="008307CE">
        <w:rPr>
          <w:rFonts w:ascii="Verdana" w:hAnsi="Verdana" w:cs="SimSun;宋体" w:hint="eastAsia"/>
          <w:sz w:val="20"/>
          <w:szCs w:val="20"/>
        </w:rPr>
        <w:t>将要求提供来自所有</w:t>
      </w:r>
      <w:r>
        <w:rPr>
          <w:rFonts w:ascii="Verdana" w:hAnsi="Verdana" w:cs="SimSun;宋体" w:hint="eastAsia"/>
          <w:sz w:val="20"/>
          <w:szCs w:val="20"/>
        </w:rPr>
        <w:t>步步高</w:t>
      </w:r>
      <w:r w:rsidRPr="008307CE">
        <w:rPr>
          <w:rFonts w:ascii="Verdana" w:hAnsi="Verdana" w:cs="SimSun;宋体" w:hint="eastAsia"/>
          <w:sz w:val="20"/>
          <w:szCs w:val="20"/>
        </w:rPr>
        <w:t>内已有信息系</w:t>
      </w:r>
      <w:r w:rsidRPr="008307CE">
        <w:rPr>
          <w:rFonts w:ascii="Verdana" w:eastAsia="宋体" w:hAnsi="Verdana" w:cs="宋体" w:hint="eastAsia"/>
          <w:sz w:val="20"/>
          <w:szCs w:val="20"/>
        </w:rPr>
        <w:t>统</w:t>
      </w:r>
      <w:r w:rsidRPr="008307CE">
        <w:rPr>
          <w:rFonts w:ascii="Verdana" w:hAnsi="Verdana" w:cs="SimSun;宋体" w:hint="eastAsia"/>
          <w:sz w:val="20"/>
          <w:szCs w:val="20"/>
        </w:rPr>
        <w:t>的</w:t>
      </w:r>
      <w:proofErr w:type="gramStart"/>
      <w:r w:rsidRPr="008307CE">
        <w:rPr>
          <w:rFonts w:ascii="Verdana" w:hAnsi="Verdana" w:cs="SimSun;宋体" w:hint="eastAsia"/>
          <w:sz w:val="20"/>
          <w:szCs w:val="20"/>
        </w:rPr>
        <w:t>主数据</w:t>
      </w:r>
      <w:proofErr w:type="gramEnd"/>
      <w:r w:rsidRPr="008307CE">
        <w:rPr>
          <w:rFonts w:ascii="Verdana" w:eastAsia="宋体" w:hAnsi="Verdana" w:cs="宋体" w:hint="eastAsia"/>
          <w:sz w:val="20"/>
          <w:szCs w:val="20"/>
        </w:rPr>
        <w:t>样</w:t>
      </w:r>
      <w:r w:rsidRPr="008307CE">
        <w:rPr>
          <w:rFonts w:ascii="Verdana" w:hAnsi="Verdana" w:cs="SimSun;宋体" w:hint="eastAsia"/>
          <w:sz w:val="20"/>
          <w:szCs w:val="20"/>
        </w:rPr>
        <w:t>版。</w:t>
      </w:r>
      <w:r>
        <w:rPr>
          <w:rFonts w:ascii="Verdana" w:hAnsi="Verdana" w:cs="SimSun;宋体" w:hint="eastAsia"/>
          <w:sz w:val="20"/>
          <w:szCs w:val="20"/>
        </w:rPr>
        <w:t>步步高</w:t>
      </w:r>
      <w:r w:rsidRPr="008307CE">
        <w:rPr>
          <w:rFonts w:ascii="Verdana" w:hAnsi="Verdana" w:cs="SimSun;宋体" w:hint="eastAsia"/>
          <w:sz w:val="20"/>
          <w:szCs w:val="20"/>
        </w:rPr>
        <w:t>将需要明确所有</w:t>
      </w:r>
      <w:proofErr w:type="gramStart"/>
      <w:r w:rsidRPr="008307CE">
        <w:rPr>
          <w:rFonts w:ascii="Verdana" w:hAnsi="Verdana" w:cs="SimSun;宋体" w:hint="eastAsia"/>
          <w:sz w:val="20"/>
          <w:szCs w:val="20"/>
        </w:rPr>
        <w:t>主数据</w:t>
      </w:r>
      <w:proofErr w:type="gramEnd"/>
      <w:r w:rsidRPr="008307CE">
        <w:rPr>
          <w:rFonts w:ascii="Verdana" w:eastAsia="宋体" w:hAnsi="Verdana" w:cs="宋体" w:hint="eastAsia"/>
          <w:sz w:val="20"/>
          <w:szCs w:val="20"/>
        </w:rPr>
        <w:t>实</w:t>
      </w:r>
      <w:r w:rsidRPr="008307CE">
        <w:rPr>
          <w:rFonts w:ascii="Verdana" w:hAnsi="Verdana" w:cs="SimSun;宋体" w:hint="eastAsia"/>
          <w:sz w:val="20"/>
          <w:szCs w:val="20"/>
        </w:rPr>
        <w:t>体（</w:t>
      </w:r>
      <w:r w:rsidRPr="008307CE">
        <w:rPr>
          <w:rFonts w:ascii="Verdana" w:eastAsia="宋体" w:hAnsi="Verdana" w:cs="宋体" w:hint="eastAsia"/>
          <w:sz w:val="20"/>
          <w:szCs w:val="20"/>
        </w:rPr>
        <w:t>门</w:t>
      </w:r>
      <w:r w:rsidRPr="008307CE">
        <w:rPr>
          <w:rFonts w:ascii="Verdana" w:hAnsi="Verdana" w:cs="SimSun;宋体" w:hint="eastAsia"/>
          <w:sz w:val="20"/>
          <w:szCs w:val="20"/>
        </w:rPr>
        <w:t>店、部</w:t>
      </w:r>
      <w:r w:rsidRPr="008307CE">
        <w:rPr>
          <w:rFonts w:ascii="Verdana" w:eastAsia="宋体" w:hAnsi="Verdana" w:cs="宋体" w:hint="eastAsia"/>
          <w:sz w:val="20"/>
          <w:szCs w:val="20"/>
        </w:rPr>
        <w:t>门</w:t>
      </w:r>
      <w:r w:rsidRPr="008307CE">
        <w:rPr>
          <w:rFonts w:ascii="Verdana" w:hAnsi="Verdana" w:cs="SimSun;宋体" w:hint="eastAsia"/>
          <w:sz w:val="20"/>
          <w:szCs w:val="20"/>
        </w:rPr>
        <w:t>、城市等）的</w:t>
      </w:r>
      <w:r w:rsidRPr="008307CE">
        <w:rPr>
          <w:rFonts w:ascii="Verdana" w:hAnsi="Verdana" w:cs="Verdana"/>
          <w:sz w:val="20"/>
          <w:szCs w:val="20"/>
        </w:rPr>
        <w:t>ID</w:t>
      </w:r>
      <w:r w:rsidRPr="008307CE">
        <w:rPr>
          <w:rFonts w:ascii="Verdana" w:hAnsi="Verdana" w:cs="SimSun;宋体" w:hint="eastAsia"/>
          <w:sz w:val="20"/>
          <w:szCs w:val="20"/>
        </w:rPr>
        <w:t>以确保</w:t>
      </w:r>
      <w:r w:rsidRPr="008307CE">
        <w:rPr>
          <w:rFonts w:ascii="Verdana" w:eastAsia="宋体" w:hAnsi="Verdana" w:cs="宋体" w:hint="eastAsia"/>
          <w:sz w:val="20"/>
          <w:szCs w:val="20"/>
        </w:rPr>
        <w:t>让这</w:t>
      </w:r>
      <w:r w:rsidRPr="008307CE">
        <w:rPr>
          <w:rFonts w:ascii="Verdana" w:hAnsi="Verdana" w:cs="SimSun;宋体" w:hint="eastAsia"/>
          <w:sz w:val="20"/>
          <w:szCs w:val="20"/>
        </w:rPr>
        <w:t>些</w:t>
      </w:r>
      <w:r w:rsidRPr="008307CE">
        <w:rPr>
          <w:rFonts w:ascii="Verdana" w:hAnsi="Verdana" w:cs="Verdana"/>
          <w:sz w:val="20"/>
          <w:szCs w:val="20"/>
        </w:rPr>
        <w:t>ID</w:t>
      </w:r>
      <w:r w:rsidRPr="008307CE">
        <w:rPr>
          <w:rFonts w:ascii="Verdana" w:hAnsi="Verdana" w:cs="SimSun;宋体" w:hint="eastAsia"/>
          <w:sz w:val="20"/>
          <w:szCs w:val="20"/>
        </w:rPr>
        <w:t>能</w:t>
      </w:r>
      <w:r w:rsidRPr="008307CE">
        <w:rPr>
          <w:rFonts w:ascii="Verdana" w:eastAsia="宋体" w:hAnsi="Verdana" w:cs="宋体" w:hint="eastAsia"/>
          <w:sz w:val="20"/>
          <w:szCs w:val="20"/>
        </w:rPr>
        <w:t>够</w:t>
      </w:r>
      <w:r w:rsidRPr="008307CE">
        <w:rPr>
          <w:rFonts w:ascii="Verdana" w:hAnsi="Verdana" w:cs="SimSun;宋体" w:hint="eastAsia"/>
          <w:sz w:val="20"/>
          <w:szCs w:val="20"/>
        </w:rPr>
        <w:t>在不同的功能区域内</w:t>
      </w:r>
      <w:r w:rsidRPr="008307CE">
        <w:rPr>
          <w:rFonts w:ascii="Verdana" w:eastAsia="宋体" w:hAnsi="Verdana" w:cs="宋体" w:hint="eastAsia"/>
          <w:sz w:val="20"/>
          <w:szCs w:val="20"/>
        </w:rPr>
        <w:t>进</w:t>
      </w:r>
      <w:r w:rsidRPr="008307CE">
        <w:rPr>
          <w:rFonts w:ascii="Verdana" w:hAnsi="Verdana" w:cs="SimSun;宋体" w:hint="eastAsia"/>
          <w:sz w:val="20"/>
          <w:szCs w:val="20"/>
        </w:rPr>
        <w:t>行有效运作。</w:t>
      </w:r>
    </w:p>
    <w:p w:rsidR="000D7A2B" w:rsidRPr="00A81B52" w:rsidRDefault="000D7A2B" w:rsidP="008B65ED">
      <w:pPr>
        <w:pStyle w:val="2"/>
        <w:keepNext w:val="0"/>
        <w:numPr>
          <w:ilvl w:val="0"/>
          <w:numId w:val="0"/>
        </w:numPr>
        <w:tabs>
          <w:tab w:val="left" w:pos="0"/>
        </w:tabs>
        <w:suppressAutoHyphens w:val="0"/>
        <w:spacing w:before="0" w:after="0"/>
        <w:rPr>
          <w:rFonts w:ascii="Verdana" w:hAnsi="Verdana" w:cs="Verdana"/>
          <w:b w:val="0"/>
          <w:bCs w:val="0"/>
          <w:caps/>
          <w:color w:val="339BFF"/>
          <w:sz w:val="28"/>
          <w:szCs w:val="28"/>
        </w:rPr>
      </w:pPr>
      <w:r w:rsidRPr="0078000B">
        <w:rPr>
          <w:rFonts w:cs="Times New Roman"/>
        </w:rPr>
        <w:br w:type="page"/>
      </w:r>
      <w:bookmarkStart w:id="4" w:name="_Toc237064896"/>
      <w:bookmarkStart w:id="5" w:name="_Toc238874620"/>
      <w:bookmarkStart w:id="6" w:name="_Toc369255721"/>
      <w:r>
        <w:rPr>
          <w:rFonts w:ascii="Verdana" w:hAnsi="Verdana" w:cs="Verdana"/>
          <w:b w:val="0"/>
          <w:bCs w:val="0"/>
          <w:caps/>
          <w:color w:val="339BFF"/>
          <w:sz w:val="28"/>
          <w:szCs w:val="28"/>
        </w:rPr>
        <w:lastRenderedPageBreak/>
        <w:t>BBG_STG_INPUT</w:t>
      </w:r>
      <w:r w:rsidRPr="00A81B52">
        <w:rPr>
          <w:rFonts w:ascii="Verdana" w:hAnsi="Verdana" w:cs="Verdana"/>
          <w:b w:val="0"/>
          <w:bCs w:val="0"/>
          <w:caps/>
          <w:color w:val="339BFF"/>
          <w:sz w:val="28"/>
          <w:szCs w:val="28"/>
        </w:rPr>
        <w:t xml:space="preserve"> database tables definition </w:t>
      </w:r>
      <w:r>
        <w:rPr>
          <w:rFonts w:ascii="Verdana" w:hAnsi="Verdana" w:cs="Verdana"/>
          <w:b w:val="0"/>
          <w:bCs w:val="0"/>
          <w:caps/>
          <w:color w:val="339BFF"/>
          <w:sz w:val="28"/>
          <w:szCs w:val="28"/>
        </w:rPr>
        <w:t>BBG_STG_INPUT</w:t>
      </w:r>
      <w:r w:rsidRPr="00A81B52">
        <w:rPr>
          <w:rFonts w:ascii="Verdana" w:hAnsi="Verdana" w:cs="宋体" w:hint="eastAsia"/>
          <w:b w:val="0"/>
          <w:bCs w:val="0"/>
          <w:caps/>
          <w:color w:val="339BFF"/>
          <w:sz w:val="28"/>
          <w:szCs w:val="28"/>
        </w:rPr>
        <w:t>数据库表格定义</w:t>
      </w:r>
      <w:bookmarkEnd w:id="4"/>
      <w:bookmarkEnd w:id="5"/>
      <w:bookmarkEnd w:id="6"/>
    </w:p>
    <w:p w:rsidR="000D7A2B" w:rsidRPr="008D7785" w:rsidRDefault="000D7A2B" w:rsidP="008F60E4">
      <w:pPr>
        <w:pStyle w:val="2"/>
        <w:keepNext w:val="0"/>
        <w:numPr>
          <w:ilvl w:val="1"/>
          <w:numId w:val="2"/>
        </w:numPr>
        <w:tabs>
          <w:tab w:val="left" w:pos="576"/>
        </w:tabs>
        <w:suppressAutoHyphens w:val="0"/>
        <w:spacing w:before="0" w:after="0"/>
        <w:ind w:left="0" w:firstLine="0"/>
        <w:rPr>
          <w:rFonts w:ascii="Litera Serial" w:hAnsi="Litera Serial" w:cs="Litera Serial"/>
          <w:color w:val="808080"/>
          <w:sz w:val="24"/>
          <w:szCs w:val="24"/>
        </w:rPr>
      </w:pPr>
      <w:bookmarkStart w:id="7" w:name="_Toc237064897"/>
      <w:bookmarkStart w:id="8" w:name="_Toc238874621"/>
      <w:bookmarkStart w:id="9" w:name="_Toc369255722"/>
      <w:r w:rsidRPr="008D7785">
        <w:rPr>
          <w:rFonts w:ascii="Litera Serial" w:hAnsi="Litera Serial" w:cs="Litera Serial"/>
          <w:b w:val="0"/>
          <w:bCs w:val="0"/>
          <w:caps/>
          <w:color w:val="808080"/>
          <w:sz w:val="24"/>
          <w:szCs w:val="24"/>
        </w:rPr>
        <w:t xml:space="preserve">Tables for Master Data </w:t>
      </w:r>
      <w:proofErr w:type="gramStart"/>
      <w:r w:rsidRPr="008D7785">
        <w:rPr>
          <w:rFonts w:ascii="Litera Serial" w:hAnsi="Litera Serial" w:cs="宋体" w:hint="eastAsia"/>
          <w:b w:val="0"/>
          <w:bCs w:val="0"/>
          <w:caps/>
          <w:color w:val="808080"/>
          <w:sz w:val="24"/>
          <w:szCs w:val="24"/>
        </w:rPr>
        <w:t>主数据</w:t>
      </w:r>
      <w:proofErr w:type="gramEnd"/>
      <w:r w:rsidRPr="008D7785">
        <w:rPr>
          <w:rFonts w:ascii="Litera Serial" w:hAnsi="Litera Serial" w:cs="宋体" w:hint="eastAsia"/>
          <w:b w:val="0"/>
          <w:bCs w:val="0"/>
          <w:caps/>
          <w:color w:val="808080"/>
          <w:sz w:val="24"/>
          <w:szCs w:val="24"/>
        </w:rPr>
        <w:t>表格</w:t>
      </w:r>
      <w:bookmarkEnd w:id="7"/>
      <w:bookmarkEnd w:id="8"/>
      <w:bookmarkEnd w:id="9"/>
    </w:p>
    <w:p w:rsidR="000D7A2B" w:rsidRDefault="000D7A2B" w:rsidP="008D7785">
      <w:pPr>
        <w:rPr>
          <w:rFonts w:ascii="Verdana" w:hAnsi="Verdana" w:cs="Verdana"/>
          <w:sz w:val="20"/>
          <w:szCs w:val="20"/>
        </w:rPr>
      </w:pPr>
      <w:r>
        <w:rPr>
          <w:rFonts w:ascii="Verdana" w:eastAsia="宋体" w:hAnsi="Verdana" w:cs="Verdana"/>
          <w:sz w:val="20"/>
          <w:szCs w:val="20"/>
        </w:rPr>
        <w:t>BBG</w:t>
      </w:r>
      <w:r w:rsidRPr="008D7785">
        <w:rPr>
          <w:rFonts w:ascii="Verdana" w:hAnsi="Verdana" w:cs="Verdana"/>
          <w:sz w:val="20"/>
          <w:szCs w:val="20"/>
        </w:rPr>
        <w:t xml:space="preserve"> will be responsible for the maintenance of the master data in these tables. These tables will contain all the master data that </w:t>
      </w:r>
      <w:r>
        <w:rPr>
          <w:rFonts w:ascii="Verdana" w:eastAsia="宋体" w:hAnsi="Verdana" w:cs="Verdana"/>
          <w:sz w:val="20"/>
          <w:szCs w:val="20"/>
        </w:rPr>
        <w:t>BBG</w:t>
      </w:r>
      <w:r w:rsidRPr="008D7785">
        <w:rPr>
          <w:rFonts w:ascii="Verdana" w:hAnsi="Verdana" w:cs="Verdana"/>
          <w:sz w:val="20"/>
          <w:szCs w:val="20"/>
        </w:rPr>
        <w:t xml:space="preserve"> wants to see in the Applican BI system. </w:t>
      </w:r>
    </w:p>
    <w:p w:rsidR="000D7A2B" w:rsidRPr="008D7785" w:rsidRDefault="000D7A2B" w:rsidP="008D7785">
      <w:pPr>
        <w:rPr>
          <w:rFonts w:ascii="Verdana" w:eastAsia="宋体" w:hAnsi="Verdana" w:cs="Times New Roman"/>
          <w:sz w:val="20"/>
          <w:szCs w:val="20"/>
        </w:rPr>
      </w:pPr>
      <w:r w:rsidRPr="008D7785">
        <w:rPr>
          <w:rFonts w:ascii="Verdana" w:hAnsi="Verdana" w:cs="Verdana"/>
          <w:sz w:val="20"/>
          <w:szCs w:val="20"/>
        </w:rPr>
        <w:br/>
      </w:r>
      <w:r>
        <w:rPr>
          <w:rFonts w:ascii="Verdana" w:eastAsia="宋体" w:hAnsi="Verdana" w:cs="宋体" w:hint="eastAsia"/>
          <w:sz w:val="20"/>
          <w:szCs w:val="20"/>
        </w:rPr>
        <w:t>步步高</w:t>
      </w:r>
      <w:r w:rsidRPr="008D7785">
        <w:rPr>
          <w:rFonts w:ascii="Verdana" w:eastAsia="宋体" w:hAnsi="Verdana" w:cs="宋体" w:hint="eastAsia"/>
          <w:sz w:val="20"/>
          <w:szCs w:val="20"/>
        </w:rPr>
        <w:t>将负责这些表格内的</w:t>
      </w:r>
      <w:proofErr w:type="gramStart"/>
      <w:r w:rsidRPr="008D7785">
        <w:rPr>
          <w:rFonts w:ascii="Verdana" w:eastAsia="宋体" w:hAnsi="Verdana" w:cs="宋体" w:hint="eastAsia"/>
          <w:sz w:val="20"/>
          <w:szCs w:val="20"/>
        </w:rPr>
        <w:t>主数据</w:t>
      </w:r>
      <w:proofErr w:type="gramEnd"/>
      <w:r w:rsidRPr="008D7785">
        <w:rPr>
          <w:rFonts w:ascii="Verdana" w:eastAsia="宋体" w:hAnsi="Verdana" w:cs="宋体" w:hint="eastAsia"/>
          <w:sz w:val="20"/>
          <w:szCs w:val="20"/>
        </w:rPr>
        <w:t>的维护工作。这些表格将包含所有</w:t>
      </w:r>
      <w:r>
        <w:rPr>
          <w:rFonts w:ascii="Verdana" w:eastAsia="宋体" w:hAnsi="Verdana" w:cs="宋体" w:hint="eastAsia"/>
          <w:sz w:val="20"/>
          <w:szCs w:val="20"/>
        </w:rPr>
        <w:t>步步</w:t>
      </w:r>
      <w:proofErr w:type="gramStart"/>
      <w:r>
        <w:rPr>
          <w:rFonts w:ascii="Verdana" w:eastAsia="宋体" w:hAnsi="Verdana" w:cs="宋体" w:hint="eastAsia"/>
          <w:sz w:val="20"/>
          <w:szCs w:val="20"/>
        </w:rPr>
        <w:t>高</w:t>
      </w:r>
      <w:r w:rsidRPr="008D7785">
        <w:rPr>
          <w:rFonts w:ascii="Verdana" w:eastAsia="宋体" w:hAnsi="Verdana" w:cs="宋体" w:hint="eastAsia"/>
          <w:sz w:val="20"/>
          <w:szCs w:val="20"/>
        </w:rPr>
        <w:t>需要</w:t>
      </w:r>
      <w:proofErr w:type="gramEnd"/>
      <w:r w:rsidRPr="008D7785">
        <w:rPr>
          <w:rFonts w:ascii="Verdana" w:eastAsia="宋体" w:hAnsi="Verdana" w:cs="宋体" w:hint="eastAsia"/>
          <w:sz w:val="20"/>
          <w:szCs w:val="20"/>
        </w:rPr>
        <w:t>在</w:t>
      </w:r>
      <w:r w:rsidRPr="008D7785">
        <w:rPr>
          <w:rFonts w:ascii="Verdana" w:eastAsia="宋体" w:hAnsi="Verdana" w:cs="Verdana"/>
          <w:sz w:val="20"/>
          <w:szCs w:val="20"/>
        </w:rPr>
        <w:t>Applica BI</w:t>
      </w:r>
      <w:r w:rsidRPr="008D7785">
        <w:rPr>
          <w:rFonts w:ascii="Verdana" w:eastAsia="宋体" w:hAnsi="Verdana" w:cs="宋体" w:hint="eastAsia"/>
          <w:sz w:val="20"/>
          <w:szCs w:val="20"/>
        </w:rPr>
        <w:t>系统内所查看到的信息的主数据。</w:t>
      </w:r>
    </w:p>
    <w:p w:rsidR="000D7A2B" w:rsidRPr="008D7785" w:rsidRDefault="000D7A2B" w:rsidP="008D7785">
      <w:pPr>
        <w:pStyle w:val="Textbody"/>
        <w:spacing w:after="0"/>
        <w:rPr>
          <w:rFonts w:ascii="Verdana" w:eastAsia="宋体" w:hAnsi="Verdana" w:cs="Times New Roman"/>
          <w:sz w:val="20"/>
          <w:szCs w:val="20"/>
        </w:rPr>
      </w:pPr>
    </w:p>
    <w:p w:rsidR="000D7A2B" w:rsidRDefault="000D7A2B" w:rsidP="008D7785">
      <w:pPr>
        <w:rPr>
          <w:rFonts w:ascii="Verdana" w:hAnsi="Verdana" w:cs="Verdana"/>
          <w:sz w:val="20"/>
          <w:szCs w:val="20"/>
        </w:rPr>
      </w:pPr>
      <w:bookmarkStart w:id="10" w:name="OLE_LINK8"/>
      <w:r w:rsidRPr="008D7785">
        <w:rPr>
          <w:rFonts w:ascii="Verdana" w:hAnsi="Verdana" w:cs="Verdana"/>
          <w:sz w:val="20"/>
          <w:szCs w:val="20"/>
        </w:rPr>
        <w:t>Master data can't be duplicated and only the last and valid version of each entity is stored.</w:t>
      </w:r>
    </w:p>
    <w:p w:rsidR="000D7A2B" w:rsidRPr="008D7785" w:rsidRDefault="000D7A2B" w:rsidP="008D7785">
      <w:pPr>
        <w:rPr>
          <w:rFonts w:ascii="Verdana" w:eastAsia="宋体" w:hAnsi="Verdana" w:cs="Times New Roman"/>
          <w:sz w:val="20"/>
          <w:szCs w:val="20"/>
        </w:rPr>
      </w:pPr>
      <w:r w:rsidRPr="008D7785">
        <w:rPr>
          <w:rFonts w:ascii="Verdana" w:hAnsi="Verdana" w:cs="Verdana"/>
          <w:sz w:val="20"/>
          <w:szCs w:val="20"/>
        </w:rPr>
        <w:t xml:space="preserve"> </w:t>
      </w:r>
      <w:r w:rsidRPr="008D7785">
        <w:rPr>
          <w:rFonts w:ascii="Verdana" w:hAnsi="Verdana" w:cs="Verdana"/>
          <w:sz w:val="20"/>
          <w:szCs w:val="20"/>
        </w:rPr>
        <w:br/>
      </w:r>
      <w:proofErr w:type="gramStart"/>
      <w:r w:rsidRPr="008D7785">
        <w:rPr>
          <w:rFonts w:ascii="Verdana" w:eastAsia="宋体" w:hAnsi="Verdana" w:cs="宋体" w:hint="eastAsia"/>
          <w:sz w:val="20"/>
          <w:szCs w:val="20"/>
        </w:rPr>
        <w:t>主数据</w:t>
      </w:r>
      <w:proofErr w:type="gramEnd"/>
      <w:r w:rsidRPr="008D7785">
        <w:rPr>
          <w:rFonts w:ascii="Verdana" w:eastAsia="宋体" w:hAnsi="Verdana" w:cs="宋体" w:hint="eastAsia"/>
          <w:sz w:val="20"/>
          <w:szCs w:val="20"/>
        </w:rPr>
        <w:t>不能够被复制，只能够储存每项实体的最后（新）的有效版本。</w:t>
      </w:r>
    </w:p>
    <w:p w:rsidR="000D7A2B" w:rsidRPr="00CD4457" w:rsidRDefault="000D7A2B" w:rsidP="008D7785">
      <w:pPr>
        <w:rPr>
          <w:rFonts w:ascii="宋体" w:eastAsia="宋体" w:hAnsi="Verdana" w:cs="Times New Roman"/>
          <w:sz w:val="22"/>
          <w:szCs w:val="22"/>
        </w:rPr>
      </w:pPr>
    </w:p>
    <w:p w:rsidR="000D7A2B" w:rsidRPr="007475C0" w:rsidRDefault="000D7A2B" w:rsidP="008D7785">
      <w:pPr>
        <w:pStyle w:val="Textbody"/>
        <w:numPr>
          <w:ilvl w:val="0"/>
          <w:numId w:val="2"/>
        </w:numPr>
        <w:suppressAutoHyphens w:val="0"/>
        <w:spacing w:after="0"/>
        <w:ind w:left="0" w:firstLine="0"/>
        <w:rPr>
          <w:rFonts w:cs="Times New Roman"/>
          <w:b/>
          <w:color w:val="C00000"/>
        </w:rPr>
      </w:pPr>
    </w:p>
    <w:p w:rsidR="000D7A2B" w:rsidRPr="007475C0" w:rsidRDefault="000D7A2B" w:rsidP="00D2397C">
      <w:pPr>
        <w:pStyle w:val="2"/>
        <w:keepNext w:val="0"/>
        <w:numPr>
          <w:ilvl w:val="0"/>
          <w:numId w:val="6"/>
        </w:numPr>
        <w:tabs>
          <w:tab w:val="left" w:pos="576"/>
        </w:tabs>
        <w:suppressAutoHyphens w:val="0"/>
        <w:spacing w:before="0" w:after="0"/>
        <w:rPr>
          <w:rFonts w:ascii="Litera Serial" w:hAnsi="Litera Serial" w:cs="Litera Serial"/>
          <w:bCs w:val="0"/>
          <w:caps/>
          <w:color w:val="C00000"/>
          <w:sz w:val="24"/>
          <w:szCs w:val="24"/>
        </w:rPr>
      </w:pPr>
      <w:bookmarkStart w:id="11" w:name="_Toc237064898"/>
      <w:bookmarkStart w:id="12" w:name="_Toc238874622"/>
      <w:bookmarkStart w:id="13" w:name="_Toc369255723"/>
      <w:bookmarkEnd w:id="10"/>
      <w:r w:rsidRPr="007475C0">
        <w:rPr>
          <w:rFonts w:ascii="Litera Serial" w:hAnsi="Litera Serial" w:cs="Litera Serial"/>
          <w:bCs w:val="0"/>
          <w:caps/>
          <w:color w:val="C00000"/>
          <w:sz w:val="24"/>
          <w:szCs w:val="24"/>
        </w:rPr>
        <w:t xml:space="preserve">Master_PRODUCT </w:t>
      </w:r>
      <w:proofErr w:type="gramStart"/>
      <w:r w:rsidRPr="007475C0">
        <w:rPr>
          <w:rFonts w:ascii="Litera Serial" w:hAnsi="Litera Serial" w:cs="宋体" w:hint="eastAsia"/>
          <w:bCs w:val="0"/>
          <w:caps/>
          <w:color w:val="C00000"/>
          <w:sz w:val="24"/>
          <w:szCs w:val="24"/>
        </w:rPr>
        <w:t>主数据</w:t>
      </w:r>
      <w:proofErr w:type="gramEnd"/>
      <w:r w:rsidRPr="007475C0">
        <w:rPr>
          <w:rFonts w:ascii="Litera Serial" w:hAnsi="Litera Serial" w:cs="Litera Serial"/>
          <w:bCs w:val="0"/>
          <w:caps/>
          <w:color w:val="C00000"/>
          <w:sz w:val="24"/>
          <w:szCs w:val="24"/>
        </w:rPr>
        <w:t>_</w:t>
      </w:r>
      <w:r w:rsidRPr="007475C0">
        <w:rPr>
          <w:rFonts w:ascii="Litera Serial" w:hAnsi="Litera Serial" w:cs="宋体" w:hint="eastAsia"/>
          <w:bCs w:val="0"/>
          <w:caps/>
          <w:color w:val="C00000"/>
          <w:sz w:val="24"/>
          <w:szCs w:val="24"/>
        </w:rPr>
        <w:t>商品</w:t>
      </w:r>
      <w:bookmarkEnd w:id="11"/>
      <w:bookmarkEnd w:id="12"/>
      <w:r w:rsidR="007C220C">
        <w:rPr>
          <w:rFonts w:ascii="Litera Serial" w:hAnsi="Litera Serial" w:cs="宋体" w:hint="eastAsia"/>
          <w:bCs w:val="0"/>
          <w:caps/>
          <w:color w:val="C00000"/>
          <w:sz w:val="24"/>
          <w:szCs w:val="24"/>
        </w:rPr>
        <w:t xml:space="preserve"> (</w:t>
      </w:r>
      <w:r w:rsidR="007C220C">
        <w:rPr>
          <w:rFonts w:ascii="Litera Serial" w:hAnsi="Litera Serial" w:cs="宋体" w:hint="eastAsia"/>
          <w:bCs w:val="0"/>
          <w:caps/>
          <w:color w:val="C00000"/>
          <w:sz w:val="24"/>
          <w:szCs w:val="24"/>
        </w:rPr>
        <w:t>增加字段</w:t>
      </w:r>
      <w:r w:rsidR="007C220C">
        <w:rPr>
          <w:rFonts w:ascii="Litera Serial" w:hAnsi="Litera Serial" w:cs="宋体" w:hint="eastAsia"/>
          <w:bCs w:val="0"/>
          <w:caps/>
          <w:color w:val="C00000"/>
          <w:sz w:val="24"/>
          <w:szCs w:val="24"/>
        </w:rPr>
        <w:t>)</w:t>
      </w:r>
      <w:bookmarkEnd w:id="13"/>
    </w:p>
    <w:p w:rsidR="000D7A2B" w:rsidRDefault="000D7A2B" w:rsidP="008D7785">
      <w:pPr>
        <w:pStyle w:val="Textbody"/>
        <w:spacing w:after="0"/>
        <w:rPr>
          <w:rFonts w:ascii="Verdana" w:hAnsi="Verdana" w:cs="Verdana"/>
          <w:sz w:val="20"/>
          <w:szCs w:val="20"/>
        </w:rPr>
      </w:pPr>
      <w:r w:rsidRPr="008D7785">
        <w:rPr>
          <w:rFonts w:ascii="Verdana" w:hAnsi="Verdana" w:cs="Verdana"/>
          <w:sz w:val="20"/>
          <w:szCs w:val="20"/>
        </w:rPr>
        <w:t>The product dimension will contain all the information regarding the hierarchy</w:t>
      </w:r>
      <w:r>
        <w:rPr>
          <w:rFonts w:ascii="Verdana" w:hAnsi="Verdana" w:cs="Verdana"/>
          <w:sz w:val="20"/>
          <w:szCs w:val="20"/>
        </w:rPr>
        <w:t>.</w:t>
      </w:r>
    </w:p>
    <w:p w:rsidR="000D7A2B" w:rsidRPr="008D7785" w:rsidRDefault="000D7A2B" w:rsidP="008D7785">
      <w:pPr>
        <w:pStyle w:val="Textbody"/>
        <w:spacing w:after="0"/>
        <w:rPr>
          <w:rFonts w:ascii="Verdana" w:hAnsi="Verdana" w:cs="Verdana"/>
          <w:sz w:val="20"/>
          <w:szCs w:val="20"/>
        </w:rPr>
      </w:pPr>
    </w:p>
    <w:p w:rsidR="000D7A2B" w:rsidRPr="008D7785" w:rsidRDefault="000D7A2B">
      <w:pPr>
        <w:pStyle w:val="Textbody"/>
        <w:rPr>
          <w:rFonts w:ascii="Verdana" w:hAnsi="Verdana" w:cs="Verdana"/>
          <w:sz w:val="20"/>
          <w:szCs w:val="20"/>
        </w:rPr>
      </w:pPr>
      <w:r w:rsidRPr="008D7785">
        <w:rPr>
          <w:rFonts w:ascii="Verdana" w:hAnsi="Verdana" w:cs="Verdana"/>
          <w:sz w:val="20"/>
          <w:szCs w:val="20"/>
        </w:rPr>
        <w:t xml:space="preserve">Division&gt;Department&gt;family group&gt;family&gt;sub family&gt;product item for example: </w:t>
      </w:r>
    </w:p>
    <w:p w:rsidR="000D7A2B" w:rsidRPr="008D7785" w:rsidRDefault="000D7A2B" w:rsidP="001B3F26">
      <w:pPr>
        <w:pStyle w:val="Textbody"/>
        <w:numPr>
          <w:ilvl w:val="0"/>
          <w:numId w:val="4"/>
        </w:numPr>
        <w:spacing w:after="0"/>
        <w:ind w:left="714" w:hanging="357"/>
        <w:rPr>
          <w:rFonts w:ascii="Verdana" w:hAnsi="Verdana" w:cs="Verdana"/>
          <w:sz w:val="20"/>
          <w:szCs w:val="20"/>
        </w:rPr>
      </w:pPr>
      <w:r w:rsidRPr="008D7785">
        <w:rPr>
          <w:rFonts w:ascii="Verdana" w:hAnsi="Verdana" w:cs="Verdana"/>
          <w:sz w:val="20"/>
          <w:szCs w:val="20"/>
        </w:rPr>
        <w:t>Grocery&gt;Northern, southern food/snacks&gt; biscuits&gt; sweet biscuits&gt; natural flavor&gt; Brand or SKU product itself</w:t>
      </w:r>
    </w:p>
    <w:p w:rsidR="000D7A2B" w:rsidRPr="008D7785" w:rsidRDefault="000D7A2B" w:rsidP="001B3F26">
      <w:pPr>
        <w:pStyle w:val="Textbody"/>
        <w:numPr>
          <w:ilvl w:val="0"/>
          <w:numId w:val="4"/>
        </w:numPr>
        <w:spacing w:after="0"/>
        <w:ind w:left="714" w:hanging="357"/>
        <w:rPr>
          <w:rFonts w:ascii="Verdana" w:hAnsi="Verdana" w:cs="Verdana"/>
          <w:sz w:val="20"/>
          <w:szCs w:val="20"/>
        </w:rPr>
      </w:pPr>
      <w:r w:rsidRPr="008D7785">
        <w:rPr>
          <w:rFonts w:ascii="Verdana" w:hAnsi="Verdana" w:cs="Verdana"/>
          <w:sz w:val="20"/>
          <w:szCs w:val="20"/>
        </w:rPr>
        <w:t>Fresh&gt;Meat&gt; beef&gt; local beef&gt; small cuts&gt; minced meat</w:t>
      </w:r>
    </w:p>
    <w:p w:rsidR="000D7A2B" w:rsidRPr="008D7785" w:rsidRDefault="000D7A2B" w:rsidP="001B3F26">
      <w:pPr>
        <w:pStyle w:val="Textbody"/>
        <w:numPr>
          <w:ilvl w:val="0"/>
          <w:numId w:val="4"/>
        </w:numPr>
        <w:spacing w:after="0"/>
        <w:ind w:left="714" w:hanging="357"/>
        <w:rPr>
          <w:rFonts w:ascii="Verdana" w:hAnsi="Verdana" w:cs="Verdana"/>
          <w:sz w:val="20"/>
          <w:szCs w:val="20"/>
        </w:rPr>
      </w:pPr>
      <w:r w:rsidRPr="008D7785">
        <w:rPr>
          <w:rFonts w:ascii="Verdana" w:hAnsi="Verdana" w:cs="Verdana"/>
          <w:sz w:val="20"/>
          <w:szCs w:val="20"/>
        </w:rPr>
        <w:t>Fresh&gt;Fruits/Vegetable&gt; fruit&gt; apple&gt; local apple (vs imported)&gt; Fuji etc</w:t>
      </w:r>
    </w:p>
    <w:p w:rsidR="000D7A2B" w:rsidRPr="008D7785" w:rsidRDefault="000D7A2B" w:rsidP="001B3F26">
      <w:pPr>
        <w:pStyle w:val="Textbody"/>
        <w:numPr>
          <w:ilvl w:val="0"/>
          <w:numId w:val="4"/>
        </w:numPr>
        <w:spacing w:after="0"/>
        <w:ind w:left="714" w:hanging="357"/>
        <w:rPr>
          <w:rFonts w:ascii="Verdana" w:hAnsi="Verdana" w:cs="Verdana"/>
          <w:sz w:val="20"/>
          <w:szCs w:val="20"/>
        </w:rPr>
      </w:pPr>
      <w:r w:rsidRPr="008D7785">
        <w:rPr>
          <w:rFonts w:ascii="Verdana" w:hAnsi="Verdana" w:cs="Verdana"/>
          <w:sz w:val="20"/>
          <w:szCs w:val="20"/>
        </w:rPr>
        <w:t>Bazaar&gt;Household&gt; glassware&gt; goblet&gt; plastic&gt; brand or SKU</w:t>
      </w:r>
    </w:p>
    <w:p w:rsidR="000D7A2B" w:rsidRPr="008D7785" w:rsidRDefault="000D7A2B" w:rsidP="001B3F26">
      <w:pPr>
        <w:pStyle w:val="Textbody"/>
        <w:numPr>
          <w:ilvl w:val="0"/>
          <w:numId w:val="4"/>
        </w:numPr>
        <w:spacing w:after="0"/>
        <w:ind w:left="714" w:hanging="357"/>
        <w:rPr>
          <w:rFonts w:ascii="Verdana" w:hAnsi="Verdana" w:cs="Verdana"/>
          <w:sz w:val="20"/>
          <w:szCs w:val="20"/>
        </w:rPr>
      </w:pPr>
      <w:r w:rsidRPr="008D7785">
        <w:rPr>
          <w:rFonts w:ascii="Verdana" w:hAnsi="Verdana" w:cs="Verdana"/>
          <w:sz w:val="20"/>
          <w:szCs w:val="20"/>
        </w:rPr>
        <w:t>Textile&gt;Men's clothes&gt;underwear&gt;briefs&gt;open front&gt;SKU or brand</w:t>
      </w:r>
    </w:p>
    <w:p w:rsidR="000D7A2B" w:rsidRDefault="000D7A2B" w:rsidP="008D7785">
      <w:pPr>
        <w:pStyle w:val="Textbody"/>
        <w:spacing w:after="0"/>
        <w:rPr>
          <w:rFonts w:ascii="Verdana" w:eastAsia="宋体" w:hAnsi="Verdana" w:cs="Times New Roman"/>
          <w:color w:val="000000"/>
          <w:sz w:val="22"/>
          <w:szCs w:val="22"/>
        </w:rPr>
      </w:pPr>
      <w:r>
        <w:rPr>
          <w:rFonts w:ascii="Verdana" w:eastAsia="宋体" w:hAnsi="Verdana" w:cs="宋体" w:hint="eastAsia"/>
          <w:color w:val="000000"/>
          <w:sz w:val="22"/>
          <w:szCs w:val="22"/>
        </w:rPr>
        <w:t>商品维度将包含所有该架构的信息。</w:t>
      </w:r>
    </w:p>
    <w:p w:rsidR="000D7A2B" w:rsidRPr="00BB101E" w:rsidRDefault="000D7A2B" w:rsidP="008D7785">
      <w:pPr>
        <w:pStyle w:val="Textbody"/>
        <w:spacing w:after="0"/>
        <w:rPr>
          <w:rFonts w:ascii="Verdana" w:eastAsia="宋体" w:hAnsi="Verdana" w:cs="Times New Roman"/>
          <w:color w:val="000000"/>
          <w:sz w:val="22"/>
          <w:szCs w:val="22"/>
        </w:rPr>
      </w:pPr>
    </w:p>
    <w:p w:rsidR="000D7A2B" w:rsidRPr="00ED45EB" w:rsidRDefault="000D7A2B" w:rsidP="008D7785">
      <w:pPr>
        <w:pStyle w:val="Textbody"/>
        <w:spacing w:after="0"/>
        <w:rPr>
          <w:rFonts w:ascii="宋体" w:eastAsia="宋体" w:hAnsi="Verdana" w:cs="Times New Roman"/>
          <w:color w:val="000000"/>
          <w:sz w:val="20"/>
          <w:szCs w:val="20"/>
        </w:rPr>
      </w:pPr>
      <w:proofErr w:type="gramStart"/>
      <w:r w:rsidRPr="008D7785">
        <w:rPr>
          <w:rFonts w:ascii="宋体" w:eastAsia="宋体" w:hAnsi="Verdana" w:cs="宋体" w:hint="eastAsia"/>
          <w:color w:val="000000"/>
          <w:sz w:val="20"/>
          <w:szCs w:val="20"/>
        </w:rPr>
        <w:t>处别</w:t>
      </w:r>
      <w:proofErr w:type="gramEnd"/>
      <w:r w:rsidRPr="008D7785">
        <w:rPr>
          <w:rFonts w:ascii="宋体" w:eastAsia="宋体" w:hAnsi="Verdana" w:cs="宋体"/>
          <w:color w:val="000000"/>
          <w:sz w:val="20"/>
          <w:szCs w:val="20"/>
        </w:rPr>
        <w:t>&gt;</w:t>
      </w:r>
      <w:r>
        <w:rPr>
          <w:rFonts w:ascii="宋体" w:eastAsia="宋体" w:hAnsi="Verdana" w:cs="宋体" w:hint="eastAsia"/>
          <w:color w:val="000000"/>
          <w:sz w:val="20"/>
          <w:szCs w:val="20"/>
        </w:rPr>
        <w:t>部门</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大类</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中类</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小类</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单品，例如</w:t>
      </w:r>
      <w:r w:rsidRPr="008D7785">
        <w:rPr>
          <w:rFonts w:ascii="宋体" w:eastAsia="宋体" w:hAnsi="Verdana" w:cs="宋体"/>
          <w:color w:val="000000"/>
          <w:sz w:val="20"/>
          <w:szCs w:val="20"/>
        </w:rPr>
        <w:t xml:space="preserve">: </w:t>
      </w:r>
    </w:p>
    <w:p w:rsidR="000D7A2B" w:rsidRPr="008D7785" w:rsidRDefault="000D7A2B" w:rsidP="001B3F26">
      <w:pPr>
        <w:pStyle w:val="Textbody"/>
        <w:numPr>
          <w:ilvl w:val="0"/>
          <w:numId w:val="5"/>
        </w:numPr>
        <w:spacing w:after="0"/>
        <w:rPr>
          <w:rFonts w:ascii="宋体" w:eastAsia="宋体" w:hAnsi="Verdana" w:cs="Times New Roman"/>
          <w:color w:val="000000"/>
          <w:sz w:val="20"/>
          <w:szCs w:val="20"/>
        </w:rPr>
      </w:pPr>
      <w:r w:rsidRPr="008D7785">
        <w:rPr>
          <w:rFonts w:ascii="宋体" w:eastAsia="宋体" w:hAnsi="Verdana" w:cs="宋体" w:hint="eastAsia"/>
          <w:color w:val="000000"/>
          <w:sz w:val="20"/>
          <w:szCs w:val="20"/>
        </w:rPr>
        <w:t>杂货</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南北杂货及休闲食品</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饼干</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甜饼干</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天然风味</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品牌或单品</w:t>
      </w:r>
    </w:p>
    <w:p w:rsidR="000D7A2B" w:rsidRPr="008D7785" w:rsidRDefault="000D7A2B" w:rsidP="001B3F26">
      <w:pPr>
        <w:pStyle w:val="Textbody"/>
        <w:numPr>
          <w:ilvl w:val="0"/>
          <w:numId w:val="5"/>
        </w:numPr>
        <w:spacing w:after="0"/>
        <w:rPr>
          <w:rFonts w:ascii="宋体" w:eastAsia="宋体" w:hAnsi="Verdana" w:cs="Times New Roman"/>
          <w:color w:val="000000"/>
          <w:sz w:val="20"/>
          <w:szCs w:val="20"/>
        </w:rPr>
      </w:pPr>
      <w:r w:rsidRPr="008D7785">
        <w:rPr>
          <w:rFonts w:ascii="宋体" w:eastAsia="宋体" w:hAnsi="Verdana" w:cs="宋体" w:hint="eastAsia"/>
          <w:color w:val="000000"/>
          <w:sz w:val="20"/>
          <w:szCs w:val="20"/>
        </w:rPr>
        <w:t>生鲜</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肉</w:t>
      </w:r>
      <w:r w:rsidRPr="008D7785">
        <w:rPr>
          <w:rFonts w:ascii="宋体" w:eastAsia="宋体" w:hAnsi="Verdana" w:cs="宋体"/>
          <w:color w:val="000000"/>
          <w:sz w:val="20"/>
          <w:szCs w:val="20"/>
        </w:rPr>
        <w:t>/</w:t>
      </w:r>
      <w:r w:rsidRPr="008D7785">
        <w:rPr>
          <w:rFonts w:ascii="宋体" w:eastAsia="宋体" w:hAnsi="Verdana" w:cs="宋体" w:hint="eastAsia"/>
          <w:color w:val="000000"/>
          <w:sz w:val="20"/>
          <w:szCs w:val="20"/>
        </w:rPr>
        <w:t>加工品</w:t>
      </w:r>
      <w:r w:rsidRPr="008D7785">
        <w:rPr>
          <w:rFonts w:ascii="宋体" w:eastAsia="宋体" w:hAnsi="Verdana" w:cs="宋体"/>
          <w:color w:val="000000"/>
          <w:sz w:val="20"/>
          <w:szCs w:val="20"/>
        </w:rPr>
        <w:t xml:space="preserve"> &gt; </w:t>
      </w:r>
      <w:r w:rsidRPr="008D7785">
        <w:rPr>
          <w:rFonts w:ascii="宋体" w:eastAsia="宋体" w:hAnsi="Verdana" w:cs="宋体" w:hint="eastAsia"/>
          <w:color w:val="000000"/>
          <w:sz w:val="20"/>
          <w:szCs w:val="20"/>
        </w:rPr>
        <w:t>牛肉</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本地牛肉</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小片牛肉</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肉末</w:t>
      </w:r>
      <w:r w:rsidRPr="008D7785">
        <w:rPr>
          <w:rFonts w:ascii="宋体" w:eastAsia="宋体" w:hAnsi="Verdana" w:cs="宋体"/>
          <w:color w:val="000000"/>
          <w:sz w:val="20"/>
          <w:szCs w:val="20"/>
        </w:rPr>
        <w:t>/</w:t>
      </w:r>
      <w:r w:rsidRPr="008D7785">
        <w:rPr>
          <w:rFonts w:ascii="宋体" w:eastAsia="宋体" w:hAnsi="Verdana" w:cs="宋体" w:hint="eastAsia"/>
          <w:color w:val="000000"/>
          <w:sz w:val="20"/>
          <w:szCs w:val="20"/>
        </w:rPr>
        <w:t>肉泥</w:t>
      </w:r>
    </w:p>
    <w:p w:rsidR="000D7A2B" w:rsidRPr="008D7785" w:rsidRDefault="000D7A2B" w:rsidP="001B3F26">
      <w:pPr>
        <w:pStyle w:val="Textbody"/>
        <w:numPr>
          <w:ilvl w:val="0"/>
          <w:numId w:val="5"/>
        </w:numPr>
        <w:spacing w:after="0"/>
        <w:rPr>
          <w:rFonts w:ascii="宋体" w:eastAsia="宋体" w:hAnsi="Verdana" w:cs="Times New Roman"/>
          <w:color w:val="000000"/>
          <w:sz w:val="20"/>
          <w:szCs w:val="20"/>
        </w:rPr>
      </w:pPr>
      <w:r w:rsidRPr="008D7785">
        <w:rPr>
          <w:rFonts w:ascii="宋体" w:eastAsia="宋体" w:hAnsi="Verdana" w:cs="宋体" w:hint="eastAsia"/>
          <w:color w:val="000000"/>
          <w:sz w:val="20"/>
          <w:szCs w:val="20"/>
        </w:rPr>
        <w:t>生鲜</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蔬菜</w:t>
      </w:r>
      <w:r w:rsidRPr="008D7785">
        <w:rPr>
          <w:rFonts w:ascii="宋体" w:eastAsia="宋体" w:hAnsi="Verdana" w:cs="宋体"/>
          <w:color w:val="000000"/>
          <w:sz w:val="20"/>
          <w:szCs w:val="20"/>
        </w:rPr>
        <w:t>/</w:t>
      </w:r>
      <w:r w:rsidRPr="008D7785">
        <w:rPr>
          <w:rFonts w:ascii="宋体" w:eastAsia="宋体" w:hAnsi="Verdana" w:cs="宋体" w:hint="eastAsia"/>
          <w:color w:val="000000"/>
          <w:sz w:val="20"/>
          <w:szCs w:val="20"/>
        </w:rPr>
        <w:t>水果</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水果</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苹果</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本地苹果</w:t>
      </w:r>
      <w:r w:rsidRPr="008D7785">
        <w:rPr>
          <w:rFonts w:ascii="宋体" w:eastAsia="宋体" w:hAnsi="Verdana" w:cs="宋体"/>
          <w:color w:val="000000"/>
          <w:sz w:val="20"/>
          <w:szCs w:val="20"/>
        </w:rPr>
        <w:t xml:space="preserve"> (vs </w:t>
      </w:r>
      <w:r w:rsidRPr="008D7785">
        <w:rPr>
          <w:rFonts w:ascii="宋体" w:eastAsia="宋体" w:hAnsi="Verdana" w:cs="宋体" w:hint="eastAsia"/>
          <w:color w:val="000000"/>
          <w:sz w:val="20"/>
          <w:szCs w:val="20"/>
        </w:rPr>
        <w:t>进口苹果</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红富士等</w:t>
      </w:r>
    </w:p>
    <w:p w:rsidR="000D7A2B" w:rsidRPr="008D7785" w:rsidRDefault="000D7A2B" w:rsidP="001B3F26">
      <w:pPr>
        <w:pStyle w:val="Textbody"/>
        <w:numPr>
          <w:ilvl w:val="0"/>
          <w:numId w:val="5"/>
        </w:numPr>
        <w:spacing w:after="0"/>
        <w:rPr>
          <w:rFonts w:ascii="宋体" w:eastAsia="宋体" w:hAnsi="Verdana" w:cs="Times New Roman"/>
          <w:color w:val="000000"/>
          <w:sz w:val="20"/>
          <w:szCs w:val="20"/>
        </w:rPr>
      </w:pPr>
      <w:r w:rsidRPr="008D7785">
        <w:rPr>
          <w:rFonts w:ascii="宋体" w:eastAsia="宋体" w:hAnsi="Verdana" w:cs="宋体" w:hint="eastAsia"/>
          <w:color w:val="000000"/>
          <w:sz w:val="20"/>
          <w:szCs w:val="20"/>
        </w:rPr>
        <w:t>非食品</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家用百货</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玻璃器皿</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高脚杯</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塑料</w:t>
      </w:r>
      <w:r w:rsidRPr="008D7785">
        <w:rPr>
          <w:rFonts w:ascii="宋体" w:eastAsia="宋体" w:hAnsi="Verdana" w:cs="宋体"/>
          <w:color w:val="000000"/>
          <w:sz w:val="20"/>
          <w:szCs w:val="20"/>
        </w:rPr>
        <w:t xml:space="preserve">&gt; </w:t>
      </w:r>
      <w:r w:rsidRPr="008D7785">
        <w:rPr>
          <w:rFonts w:ascii="宋体" w:eastAsia="宋体" w:hAnsi="Verdana" w:cs="宋体" w:hint="eastAsia"/>
          <w:color w:val="000000"/>
          <w:sz w:val="20"/>
          <w:szCs w:val="20"/>
        </w:rPr>
        <w:t>品牌或单品</w:t>
      </w:r>
    </w:p>
    <w:p w:rsidR="000D7A2B" w:rsidRPr="008D7785" w:rsidRDefault="000D7A2B" w:rsidP="001B3F26">
      <w:pPr>
        <w:pStyle w:val="Textbody"/>
        <w:numPr>
          <w:ilvl w:val="0"/>
          <w:numId w:val="5"/>
        </w:numPr>
        <w:spacing w:after="0"/>
        <w:rPr>
          <w:rFonts w:ascii="宋体" w:eastAsia="宋体" w:hAnsi="Verdana" w:cs="Times New Roman"/>
          <w:color w:val="000000"/>
          <w:sz w:val="20"/>
          <w:szCs w:val="20"/>
        </w:rPr>
      </w:pPr>
      <w:proofErr w:type="gramStart"/>
      <w:r w:rsidRPr="008D7785">
        <w:rPr>
          <w:rFonts w:ascii="宋体" w:eastAsia="宋体" w:hAnsi="Verdana" w:cs="宋体" w:hint="eastAsia"/>
          <w:color w:val="000000"/>
          <w:sz w:val="20"/>
          <w:szCs w:val="20"/>
        </w:rPr>
        <w:t>软百</w:t>
      </w:r>
      <w:r w:rsidRPr="008D7785">
        <w:rPr>
          <w:rFonts w:ascii="宋体" w:eastAsia="宋体" w:hAnsi="Verdana" w:cs="宋体"/>
          <w:color w:val="000000"/>
          <w:sz w:val="20"/>
          <w:szCs w:val="20"/>
        </w:rPr>
        <w:t>&gt;</w:t>
      </w:r>
      <w:proofErr w:type="gramEnd"/>
      <w:r w:rsidRPr="008D7785">
        <w:rPr>
          <w:rFonts w:ascii="宋体" w:eastAsia="宋体" w:hAnsi="Verdana" w:cs="宋体" w:hint="eastAsia"/>
          <w:color w:val="000000"/>
          <w:sz w:val="20"/>
          <w:szCs w:val="20"/>
        </w:rPr>
        <w:t>男式服饰</w:t>
      </w:r>
      <w:r w:rsidRPr="008D7785">
        <w:rPr>
          <w:rFonts w:ascii="宋体" w:eastAsia="宋体" w:hAnsi="Verdana" w:cs="宋体"/>
          <w:color w:val="000000"/>
          <w:sz w:val="20"/>
          <w:szCs w:val="20"/>
        </w:rPr>
        <w:t xml:space="preserve"> &gt;</w:t>
      </w:r>
      <w:r w:rsidRPr="008D7785">
        <w:rPr>
          <w:rFonts w:ascii="宋体" w:eastAsia="宋体" w:hAnsi="Verdana" w:cs="宋体" w:hint="eastAsia"/>
          <w:color w:val="000000"/>
          <w:sz w:val="20"/>
          <w:szCs w:val="20"/>
        </w:rPr>
        <w:t>内衣</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三角裤</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前开口</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品牌或单品</w:t>
      </w:r>
    </w:p>
    <w:p w:rsidR="000D7A2B" w:rsidRDefault="000D7A2B" w:rsidP="0027533F">
      <w:pPr>
        <w:pStyle w:val="Textbody"/>
        <w:suppressAutoHyphens w:val="0"/>
        <w:rPr>
          <w:rFonts w:eastAsia="宋体" w:cs="Times New Roman"/>
        </w:rPr>
      </w:pPr>
    </w:p>
    <w:tbl>
      <w:tblPr>
        <w:tblW w:w="0" w:type="auto"/>
        <w:jc w:val="center"/>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2384"/>
        <w:gridCol w:w="1816"/>
        <w:gridCol w:w="5741"/>
      </w:tblGrid>
      <w:tr w:rsidR="000D7A2B" w:rsidRPr="008D7785">
        <w:trPr>
          <w:cantSplit/>
          <w:tblHeader/>
          <w:jc w:val="center"/>
        </w:trPr>
        <w:tc>
          <w:tcPr>
            <w:tcW w:w="2384" w:type="dxa"/>
            <w:shd w:val="clear" w:color="auto" w:fill="E6E6E6"/>
            <w:tcMar>
              <w:top w:w="0" w:type="dxa"/>
              <w:left w:w="108" w:type="dxa"/>
              <w:bottom w:w="0" w:type="dxa"/>
              <w:right w:w="108" w:type="dxa"/>
            </w:tcMar>
          </w:tcPr>
          <w:p w:rsidR="000D7A2B" w:rsidRPr="008D7785" w:rsidRDefault="000D7A2B" w:rsidP="00392B59">
            <w:pPr>
              <w:pStyle w:val="TableHeading"/>
              <w:suppressLineNumbers w:val="0"/>
              <w:suppressAutoHyphens w:val="0"/>
              <w:spacing w:line="276" w:lineRule="auto"/>
              <w:rPr>
                <w:rFonts w:eastAsia="宋体" w:cs="Times New Roman"/>
              </w:rPr>
            </w:pPr>
            <w:r w:rsidRPr="008D7785">
              <w:rPr>
                <w:b w:val="0"/>
                <w:bCs w:val="0"/>
                <w:caps/>
                <w:color w:val="000000"/>
                <w:sz w:val="18"/>
                <w:szCs w:val="18"/>
              </w:rPr>
              <w:t>Field</w:t>
            </w:r>
            <w:r w:rsidRPr="008D7785">
              <w:rPr>
                <w:rFonts w:eastAsia="宋体"/>
                <w:b w:val="0"/>
                <w:bCs w:val="0"/>
                <w:caps/>
                <w:color w:val="000000"/>
                <w:sz w:val="18"/>
                <w:szCs w:val="18"/>
              </w:rPr>
              <w:t xml:space="preserve"> </w:t>
            </w:r>
            <w:r w:rsidRPr="008D7785">
              <w:rPr>
                <w:rFonts w:eastAsia="宋体" w:cs="宋体" w:hint="eastAsia"/>
                <w:b w:val="0"/>
                <w:bCs w:val="0"/>
                <w:caps/>
                <w:color w:val="000000"/>
                <w:sz w:val="18"/>
                <w:szCs w:val="18"/>
              </w:rPr>
              <w:t>字段</w:t>
            </w:r>
          </w:p>
        </w:tc>
        <w:tc>
          <w:tcPr>
            <w:tcW w:w="1816" w:type="dxa"/>
            <w:shd w:val="clear" w:color="auto" w:fill="E6E6E6"/>
            <w:tcMar>
              <w:top w:w="0" w:type="dxa"/>
              <w:left w:w="108" w:type="dxa"/>
              <w:bottom w:w="0" w:type="dxa"/>
              <w:right w:w="108" w:type="dxa"/>
            </w:tcMar>
          </w:tcPr>
          <w:p w:rsidR="000D7A2B" w:rsidRPr="008D7785" w:rsidRDefault="000D7A2B" w:rsidP="00392B59">
            <w:pPr>
              <w:pStyle w:val="TableHeading"/>
              <w:suppressLineNumbers w:val="0"/>
              <w:suppressAutoHyphens w:val="0"/>
              <w:spacing w:line="276" w:lineRule="auto"/>
              <w:rPr>
                <w:rFonts w:eastAsia="宋体" w:cs="Times New Roman"/>
              </w:rPr>
            </w:pPr>
            <w:r w:rsidRPr="008D7785">
              <w:rPr>
                <w:b w:val="0"/>
                <w:bCs w:val="0"/>
                <w:caps/>
                <w:color w:val="000000"/>
                <w:sz w:val="18"/>
                <w:szCs w:val="18"/>
              </w:rPr>
              <w:t>Type</w:t>
            </w:r>
            <w:r w:rsidRPr="008D7785">
              <w:rPr>
                <w:rFonts w:eastAsia="宋体"/>
                <w:b w:val="0"/>
                <w:bCs w:val="0"/>
                <w:caps/>
                <w:color w:val="000000"/>
                <w:sz w:val="18"/>
                <w:szCs w:val="18"/>
              </w:rPr>
              <w:t xml:space="preserve"> </w:t>
            </w:r>
            <w:r w:rsidRPr="008D7785">
              <w:rPr>
                <w:rFonts w:eastAsia="宋体" w:cs="宋体" w:hint="eastAsia"/>
                <w:b w:val="0"/>
                <w:bCs w:val="0"/>
                <w:caps/>
                <w:color w:val="000000"/>
                <w:sz w:val="18"/>
                <w:szCs w:val="18"/>
              </w:rPr>
              <w:t>类型</w:t>
            </w:r>
          </w:p>
        </w:tc>
        <w:tc>
          <w:tcPr>
            <w:tcW w:w="5741" w:type="dxa"/>
            <w:shd w:val="clear" w:color="auto" w:fill="E6E6E6"/>
            <w:tcMar>
              <w:top w:w="0" w:type="dxa"/>
              <w:left w:w="108" w:type="dxa"/>
              <w:bottom w:w="0" w:type="dxa"/>
              <w:right w:w="108" w:type="dxa"/>
            </w:tcMar>
          </w:tcPr>
          <w:p w:rsidR="000D7A2B" w:rsidRPr="008D7785" w:rsidRDefault="000D7A2B" w:rsidP="00392B59">
            <w:pPr>
              <w:pStyle w:val="TableHeading"/>
              <w:suppressLineNumbers w:val="0"/>
              <w:suppressAutoHyphens w:val="0"/>
              <w:spacing w:line="276" w:lineRule="auto"/>
              <w:rPr>
                <w:rFonts w:eastAsia="宋体" w:cs="Times New Roman"/>
              </w:rPr>
            </w:pPr>
            <w:r w:rsidRPr="008D7785">
              <w:rPr>
                <w:b w:val="0"/>
                <w:bCs w:val="0"/>
                <w:caps/>
                <w:color w:val="000000"/>
                <w:sz w:val="18"/>
                <w:szCs w:val="18"/>
              </w:rPr>
              <w:t>Comments / Questions</w:t>
            </w:r>
            <w:r w:rsidRPr="008D7785">
              <w:rPr>
                <w:rFonts w:eastAsia="宋体"/>
                <w:b w:val="0"/>
                <w:bCs w:val="0"/>
                <w:caps/>
                <w:color w:val="000000"/>
                <w:sz w:val="18"/>
                <w:szCs w:val="18"/>
              </w:rPr>
              <w:t xml:space="preserve"> </w:t>
            </w:r>
            <w:r w:rsidRPr="008D7785">
              <w:rPr>
                <w:rFonts w:eastAsia="宋体" w:cs="宋体" w:hint="eastAsia"/>
                <w:b w:val="0"/>
                <w:bCs w:val="0"/>
                <w:caps/>
                <w:color w:val="000000"/>
                <w:sz w:val="18"/>
                <w:szCs w:val="18"/>
              </w:rPr>
              <w:t>建议</w:t>
            </w:r>
            <w:r w:rsidRPr="008D7785">
              <w:rPr>
                <w:rFonts w:eastAsia="宋体"/>
                <w:b w:val="0"/>
                <w:bCs w:val="0"/>
                <w:caps/>
                <w:color w:val="000000"/>
                <w:sz w:val="18"/>
                <w:szCs w:val="18"/>
              </w:rPr>
              <w:t>/</w:t>
            </w:r>
            <w:r w:rsidRPr="008D7785">
              <w:rPr>
                <w:rFonts w:eastAsia="宋体" w:cs="宋体" w:hint="eastAsia"/>
                <w:b w:val="0"/>
                <w:bCs w:val="0"/>
                <w:caps/>
                <w:color w:val="000000"/>
                <w:sz w:val="18"/>
                <w:szCs w:val="18"/>
              </w:rPr>
              <w:t>问题</w:t>
            </w:r>
          </w:p>
        </w:tc>
      </w:tr>
      <w:tr w:rsidR="000D7A2B">
        <w:trPr>
          <w:cantSplit/>
          <w:jc w:val="center"/>
        </w:trPr>
        <w:tc>
          <w:tcPr>
            <w:tcW w:w="2384" w:type="dxa"/>
            <w:shd w:val="clear" w:color="auto" w:fill="FFFFFF"/>
            <w:tcMar>
              <w:top w:w="0" w:type="dxa"/>
              <w:left w:w="108" w:type="dxa"/>
              <w:bottom w:w="0" w:type="dxa"/>
              <w:right w:w="108" w:type="dxa"/>
            </w:tcMar>
          </w:tcPr>
          <w:p w:rsidR="000D7A2B" w:rsidRDefault="000D7A2B" w:rsidP="00B232BB">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outlet</w:t>
            </w:r>
            <w:r>
              <w:rPr>
                <w:rFonts w:ascii="Verdana" w:hAnsi="Verdana" w:cs="Verdana"/>
                <w:sz w:val="18"/>
                <w:szCs w:val="18"/>
              </w:rPr>
              <w:t>_id</w:t>
            </w:r>
          </w:p>
          <w:p w:rsidR="000D7A2B" w:rsidRPr="00B7744F"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门店</w:t>
            </w:r>
            <w:r>
              <w:rPr>
                <w:rFonts w:ascii="Verdana" w:eastAsia="宋体" w:hAnsi="Verdana" w:cs="Verdana"/>
                <w:sz w:val="18"/>
                <w:szCs w:val="18"/>
              </w:rPr>
              <w:t>_id</w:t>
            </w:r>
          </w:p>
        </w:tc>
        <w:tc>
          <w:tcPr>
            <w:tcW w:w="1816" w:type="dxa"/>
            <w:shd w:val="clear" w:color="auto" w:fill="FFFFFF"/>
            <w:tcMar>
              <w:top w:w="0" w:type="dxa"/>
              <w:left w:w="108" w:type="dxa"/>
              <w:bottom w:w="0" w:type="dxa"/>
              <w:right w:w="108" w:type="dxa"/>
            </w:tcMar>
          </w:tcPr>
          <w:p w:rsidR="000D7A2B" w:rsidRDefault="000D7A2B" w:rsidP="00B232BB">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5741" w:type="dxa"/>
            <w:shd w:val="clear" w:color="auto" w:fill="FFFFFF"/>
            <w:tcMar>
              <w:top w:w="0" w:type="dxa"/>
              <w:left w:w="108" w:type="dxa"/>
              <w:bottom w:w="0" w:type="dxa"/>
              <w:right w:w="108" w:type="dxa"/>
            </w:tcMar>
          </w:tcPr>
          <w:p w:rsidR="000D7A2B" w:rsidRDefault="000D7A2B" w:rsidP="00B232BB">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Store (ST)</w:t>
            </w:r>
          </w:p>
          <w:p w:rsidR="000D7A2B" w:rsidRDefault="000D7A2B" w:rsidP="00392B59">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当门店是一个门店（营业门店）时，此标识符必须与门店主数据进行关联</w:t>
            </w:r>
          </w:p>
        </w:tc>
      </w:tr>
      <w:tr w:rsidR="000D7A2B">
        <w:trPr>
          <w:cantSplit/>
          <w:jc w:val="center"/>
        </w:trPr>
        <w:tc>
          <w:tcPr>
            <w:tcW w:w="2384" w:type="dxa"/>
            <w:shd w:val="clear" w:color="auto" w:fill="FFFFFF"/>
            <w:tcMar>
              <w:top w:w="0" w:type="dxa"/>
              <w:left w:w="108" w:type="dxa"/>
              <w:bottom w:w="0" w:type="dxa"/>
              <w:right w:w="108" w:type="dxa"/>
            </w:tcMar>
          </w:tcPr>
          <w:p w:rsidR="000D7A2B" w:rsidRPr="00ED45E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product_SKU_id</w:t>
            </w:r>
            <w:r>
              <w:rPr>
                <w:rFonts w:ascii="Verdana" w:eastAsia="宋体" w:hAnsi="Verdana" w:cs="Verdana"/>
                <w:sz w:val="18"/>
                <w:szCs w:val="18"/>
              </w:rPr>
              <w:t xml:space="preserve"> </w:t>
            </w:r>
          </w:p>
          <w:p w:rsidR="000D7A2B" w:rsidRPr="008D7785"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商品</w:t>
            </w:r>
            <w:r>
              <w:rPr>
                <w:rFonts w:ascii="Verdana" w:eastAsia="宋体" w:hAnsi="Verdana" w:cs="Verdana"/>
                <w:sz w:val="18"/>
                <w:szCs w:val="18"/>
              </w:rPr>
              <w:t>_SKU_id</w:t>
            </w:r>
          </w:p>
          <w:p w:rsidR="000D7A2B" w:rsidRDefault="000D7A2B" w:rsidP="00975390">
            <w:pPr>
              <w:pStyle w:val="TableContents"/>
              <w:suppressLineNumbers w:val="0"/>
              <w:suppressAutoHyphens w:val="0"/>
              <w:spacing w:line="276" w:lineRule="auto"/>
              <w:rPr>
                <w:rFonts w:ascii="Verdana" w:eastAsia="宋体" w:hAnsi="Verdana" w:cs="Times New Roman"/>
                <w:sz w:val="18"/>
                <w:szCs w:val="18"/>
              </w:rPr>
            </w:pPr>
          </w:p>
        </w:tc>
        <w:tc>
          <w:tcPr>
            <w:tcW w:w="1816"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p>
        </w:tc>
        <w:tc>
          <w:tcPr>
            <w:tcW w:w="574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is a unique identifier of the product internally generated. </w:t>
            </w:r>
            <w:bookmarkStart w:id="14" w:name="OLE_LINK7"/>
            <w:bookmarkStart w:id="15" w:name="OLE_LINK9"/>
            <w:r>
              <w:rPr>
                <w:rFonts w:ascii="Verdana" w:hAnsi="Verdana" w:cs="Verdana"/>
                <w:sz w:val="18"/>
                <w:szCs w:val="18"/>
              </w:rPr>
              <w:t>This identifier must be related with the merchandise systems if different from product_UPC_id</w:t>
            </w:r>
            <w:bookmarkEnd w:id="14"/>
            <w:bookmarkEnd w:id="15"/>
            <w:r>
              <w:rPr>
                <w:rFonts w:ascii="Verdana" w:hAnsi="Verdana" w:cs="Verdana"/>
                <w:sz w:val="18"/>
                <w:szCs w:val="18"/>
              </w:rPr>
              <w:t xml:space="preserve">.  If in </w:t>
            </w:r>
            <w:r>
              <w:rPr>
                <w:rFonts w:ascii="Verdana" w:eastAsia="宋体" w:hAnsi="Verdana" w:cs="Verdana"/>
                <w:sz w:val="18"/>
                <w:szCs w:val="18"/>
              </w:rPr>
              <w:t>BBG</w:t>
            </w:r>
            <w:r>
              <w:rPr>
                <w:rFonts w:ascii="Verdana" w:hAnsi="Verdana" w:cs="Verdana"/>
                <w:sz w:val="18"/>
                <w:szCs w:val="18"/>
              </w:rPr>
              <w:t xml:space="preserve"> this is the same code as the product_UPC_id then that is the code entered here</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这是一个由企业内部生成的商品的唯一标识符。这个标识符如果与商品</w:t>
            </w:r>
            <w:r>
              <w:rPr>
                <w:rFonts w:ascii="Verdana" w:eastAsia="宋体" w:hAnsi="Verdana" w:cs="Verdana"/>
                <w:sz w:val="18"/>
                <w:szCs w:val="18"/>
              </w:rPr>
              <w:t>UPC</w:t>
            </w:r>
            <w:r>
              <w:rPr>
                <w:rFonts w:ascii="Verdana" w:eastAsia="宋体" w:hAnsi="Verdana" w:cs="宋体" w:hint="eastAsia"/>
                <w:sz w:val="18"/>
                <w:szCs w:val="18"/>
              </w:rPr>
              <w:t>编码不同的话，就必须与采购系统进行关联。如果在步步高内部</w:t>
            </w:r>
            <w:r>
              <w:rPr>
                <w:rFonts w:ascii="Verdana" w:eastAsia="宋体" w:hAnsi="Verdana" w:cs="Verdana"/>
                <w:sz w:val="18"/>
                <w:szCs w:val="18"/>
              </w:rPr>
              <w:t>SKU</w:t>
            </w:r>
            <w:r>
              <w:rPr>
                <w:rFonts w:ascii="Verdana" w:eastAsia="宋体" w:hAnsi="Verdana" w:cs="宋体" w:hint="eastAsia"/>
                <w:sz w:val="18"/>
                <w:szCs w:val="18"/>
              </w:rPr>
              <w:t>编码与</w:t>
            </w:r>
            <w:r>
              <w:rPr>
                <w:rFonts w:ascii="Verdana" w:eastAsia="宋体" w:hAnsi="Verdana" w:cs="Verdana"/>
                <w:sz w:val="18"/>
                <w:szCs w:val="18"/>
              </w:rPr>
              <w:t>UPC</w:t>
            </w:r>
            <w:r>
              <w:rPr>
                <w:rFonts w:ascii="Verdana" w:eastAsia="宋体" w:hAnsi="Verdana" w:cs="宋体" w:hint="eastAsia"/>
                <w:sz w:val="18"/>
                <w:szCs w:val="18"/>
              </w:rPr>
              <w:t>编码是同一个编码，那么就是将这个编码输入至此。</w:t>
            </w:r>
          </w:p>
        </w:tc>
      </w:tr>
      <w:tr w:rsidR="000D7A2B">
        <w:trPr>
          <w:cantSplit/>
          <w:jc w:val="center"/>
        </w:trPr>
        <w:tc>
          <w:tcPr>
            <w:tcW w:w="2384"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bookmarkStart w:id="16" w:name="OLE_LINK6"/>
            <w:r>
              <w:rPr>
                <w:rFonts w:ascii="Verdana" w:hAnsi="Verdana" w:cs="Verdana"/>
                <w:sz w:val="18"/>
                <w:szCs w:val="18"/>
              </w:rPr>
              <w:lastRenderedPageBreak/>
              <w:t>product_UPC_id</w:t>
            </w:r>
            <w:bookmarkEnd w:id="16"/>
          </w:p>
          <w:p w:rsidR="000D7A2B" w:rsidRPr="008D7785"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商品</w:t>
            </w:r>
            <w:r>
              <w:rPr>
                <w:rFonts w:ascii="Verdana" w:eastAsia="宋体" w:hAnsi="Verdana" w:cs="Verdana"/>
                <w:sz w:val="18"/>
                <w:szCs w:val="18"/>
              </w:rPr>
              <w:t>_UPC_id</w:t>
            </w:r>
          </w:p>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p>
        </w:tc>
        <w:tc>
          <w:tcPr>
            <w:tcW w:w="1816"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74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barcode identifier is used as the unique identifier of the product. This identifier must be related with the POS systems. </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此条码标识符用于作为商品的唯一标识符。此标识符必须和</w:t>
            </w:r>
            <w:r>
              <w:rPr>
                <w:rFonts w:ascii="Verdana" w:eastAsia="宋体" w:hAnsi="Verdana" w:cs="Verdana"/>
                <w:sz w:val="18"/>
                <w:szCs w:val="18"/>
              </w:rPr>
              <w:t>POS</w:t>
            </w:r>
            <w:r>
              <w:rPr>
                <w:rFonts w:ascii="Verdana" w:eastAsia="宋体" w:hAnsi="Verdana" w:cs="宋体" w:hint="eastAsia"/>
                <w:sz w:val="18"/>
                <w:szCs w:val="18"/>
              </w:rPr>
              <w:t>系统进行关联。</w:t>
            </w:r>
          </w:p>
        </w:tc>
      </w:tr>
      <w:tr w:rsidR="000D7A2B" w:rsidRPr="008D7785">
        <w:trPr>
          <w:cantSplit/>
          <w:jc w:val="center"/>
          <w:ins w:id="17" w:author="Unknown" w:date="2013-10-10T11:02:00Z"/>
        </w:trPr>
        <w:tc>
          <w:tcPr>
            <w:tcW w:w="2384" w:type="dxa"/>
            <w:tcMar>
              <w:top w:w="0" w:type="dxa"/>
              <w:left w:w="108" w:type="dxa"/>
              <w:bottom w:w="0" w:type="dxa"/>
              <w:right w:w="108" w:type="dxa"/>
            </w:tcMar>
          </w:tcPr>
          <w:p w:rsidR="000D7A2B" w:rsidRPr="007475C0" w:rsidRDefault="000D7A2B" w:rsidP="00392B59">
            <w:pPr>
              <w:pStyle w:val="TableContents"/>
              <w:suppressLineNumbers w:val="0"/>
              <w:suppressAutoHyphens w:val="0"/>
              <w:spacing w:line="276" w:lineRule="auto"/>
              <w:rPr>
                <w:ins w:id="18" w:author="Unknown" w:date="2013-10-10T11:02:00Z"/>
                <w:rFonts w:ascii="Verdana" w:eastAsia="宋体" w:hAnsi="Verdana" w:cs="Times New Roman"/>
                <w:sz w:val="18"/>
                <w:szCs w:val="18"/>
              </w:rPr>
            </w:pPr>
            <w:ins w:id="19" w:author="Unknown" w:date="2013-10-10T11:03:00Z">
              <w:r>
                <w:rPr>
                  <w:rFonts w:ascii="Verdana" w:eastAsia="宋体" w:hAnsi="Verdana" w:cs="Verdana"/>
                  <w:sz w:val="18"/>
                  <w:szCs w:val="18"/>
                </w:rPr>
                <w:t>Start_date</w:t>
              </w:r>
            </w:ins>
            <w:ins w:id="20" w:author="ralph" w:date="2013-10-10T14:31:00Z">
              <w:r>
                <w:rPr>
                  <w:rFonts w:ascii="Verdana" w:eastAsia="宋体" w:hAnsi="Verdana" w:cs="Times New Roman"/>
                  <w:sz w:val="18"/>
                  <w:szCs w:val="18"/>
                </w:rPr>
                <w:br/>
              </w:r>
              <w:r>
                <w:rPr>
                  <w:rFonts w:ascii="Verdana" w:eastAsia="宋体" w:hAnsi="Verdana" w:cs="宋体" w:hint="eastAsia"/>
                  <w:sz w:val="18"/>
                  <w:szCs w:val="18"/>
                </w:rPr>
                <w:t>开始</w:t>
              </w:r>
              <w:r>
                <w:rPr>
                  <w:rFonts w:ascii="Verdana" w:eastAsia="宋体" w:hAnsi="Verdana" w:cs="Verdana"/>
                  <w:sz w:val="18"/>
                  <w:szCs w:val="18"/>
                </w:rPr>
                <w:t>_</w:t>
              </w:r>
              <w:r>
                <w:rPr>
                  <w:rFonts w:ascii="Verdana" w:eastAsia="宋体" w:hAnsi="Verdana" w:cs="宋体" w:hint="eastAsia"/>
                  <w:sz w:val="18"/>
                  <w:szCs w:val="18"/>
                </w:rPr>
                <w:t>日期</w:t>
              </w:r>
            </w:ins>
          </w:p>
        </w:tc>
        <w:tc>
          <w:tcPr>
            <w:tcW w:w="1816" w:type="dxa"/>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ins w:id="21" w:author="ralph" w:date="2013-10-10T14:32:00Z"/>
                <w:rFonts w:ascii="Verdana" w:eastAsia="宋体" w:hAnsi="Verdana" w:cs="Times New Roman"/>
                <w:sz w:val="18"/>
                <w:szCs w:val="18"/>
              </w:rPr>
            </w:pPr>
            <w:ins w:id="22" w:author="ralph" w:date="2013-10-10T14:32:00Z">
              <w:r>
                <w:rPr>
                  <w:rFonts w:ascii="Verdana" w:eastAsia="宋体" w:hAnsi="Verdana" w:cs="Verdana"/>
                  <w:sz w:val="18"/>
                  <w:szCs w:val="18"/>
                </w:rPr>
                <w:t>Date</w:t>
              </w:r>
            </w:ins>
          </w:p>
          <w:p w:rsidR="000D7A2B" w:rsidRPr="007475C0" w:rsidRDefault="000D7A2B" w:rsidP="00392B59">
            <w:pPr>
              <w:pStyle w:val="TableContents"/>
              <w:numPr>
                <w:ins w:id="23" w:author="ralph" w:date="2013-10-10T14:32:00Z"/>
              </w:numPr>
              <w:suppressLineNumbers w:val="0"/>
              <w:suppressAutoHyphens w:val="0"/>
              <w:spacing w:line="276" w:lineRule="auto"/>
              <w:rPr>
                <w:ins w:id="24" w:author="Unknown" w:date="2013-10-10T11:02:00Z"/>
                <w:rFonts w:ascii="Verdana" w:eastAsia="宋体" w:hAnsi="Verdana" w:cs="Times New Roman"/>
                <w:sz w:val="18"/>
                <w:szCs w:val="18"/>
              </w:rPr>
            </w:pPr>
            <w:ins w:id="25" w:author="ralph" w:date="2013-10-10T14:32:00Z">
              <w:r>
                <w:rPr>
                  <w:rFonts w:ascii="Verdana" w:eastAsia="宋体" w:hAnsi="Verdana" w:cs="宋体" w:hint="eastAsia"/>
                  <w:sz w:val="18"/>
                  <w:szCs w:val="18"/>
                </w:rPr>
                <w:t>日期</w:t>
              </w:r>
            </w:ins>
          </w:p>
        </w:tc>
        <w:tc>
          <w:tcPr>
            <w:tcW w:w="5741" w:type="dxa"/>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ins w:id="26" w:author="ralph" w:date="2013-10-10T14:32:00Z"/>
                <w:rFonts w:ascii="Verdana" w:eastAsia="宋体" w:hAnsi="Verdana" w:cs="Times New Roman"/>
                <w:sz w:val="18"/>
                <w:szCs w:val="18"/>
              </w:rPr>
            </w:pPr>
            <w:ins w:id="27" w:author="ralph" w:date="2013-10-10T14:32:00Z">
              <w:r>
                <w:rPr>
                  <w:rFonts w:ascii="Verdana" w:eastAsia="宋体" w:hAnsi="Verdana" w:cs="Verdana"/>
                  <w:sz w:val="18"/>
                  <w:szCs w:val="18"/>
                </w:rPr>
                <w:t xml:space="preserve">This is when a product </w:t>
              </w:r>
            </w:ins>
            <w:ins w:id="28" w:author="ralph" w:date="2013-10-10T14:43:00Z">
              <w:r>
                <w:rPr>
                  <w:rFonts w:ascii="Verdana" w:eastAsia="宋体" w:hAnsi="Verdana" w:cs="Verdana"/>
                  <w:sz w:val="18"/>
                  <w:szCs w:val="18"/>
                </w:rPr>
                <w:t xml:space="preserve">is </w:t>
              </w:r>
            </w:ins>
            <w:ins w:id="29" w:author="ralph" w:date="2013-10-10T14:44:00Z">
              <w:r>
                <w:rPr>
                  <w:rFonts w:ascii="Verdana" w:eastAsia="宋体" w:hAnsi="Verdana" w:cs="Verdana"/>
                  <w:sz w:val="18"/>
                  <w:szCs w:val="18"/>
                </w:rPr>
                <w:t xml:space="preserve">first </w:t>
              </w:r>
            </w:ins>
            <w:ins w:id="30" w:author="ralph" w:date="2013-10-10T14:43:00Z">
              <w:r>
                <w:rPr>
                  <w:rFonts w:ascii="Verdana" w:eastAsia="宋体" w:hAnsi="Verdana" w:cs="Verdana"/>
                  <w:sz w:val="18"/>
                  <w:szCs w:val="18"/>
                </w:rPr>
                <w:t>sold in BBG or put on the shelves</w:t>
              </w:r>
            </w:ins>
          </w:p>
          <w:p w:rsidR="000D7A2B" w:rsidRPr="007475C0" w:rsidRDefault="000D7A2B" w:rsidP="00392B59">
            <w:pPr>
              <w:pStyle w:val="TableContents"/>
              <w:numPr>
                <w:ins w:id="31" w:author="ralph" w:date="2013-10-10T14:32:00Z"/>
              </w:numPr>
              <w:suppressLineNumbers w:val="0"/>
              <w:suppressAutoHyphens w:val="0"/>
              <w:spacing w:line="276" w:lineRule="auto"/>
              <w:rPr>
                <w:ins w:id="32" w:author="Unknown" w:date="2013-10-10T11:02:00Z"/>
                <w:rFonts w:ascii="Verdana" w:eastAsia="宋体" w:hAnsi="Verdana" w:cs="Times New Roman"/>
                <w:sz w:val="18"/>
                <w:szCs w:val="18"/>
              </w:rPr>
            </w:pPr>
            <w:ins w:id="33" w:author="ralph" w:date="2013-10-10T14:32:00Z">
              <w:r>
                <w:rPr>
                  <w:rFonts w:ascii="Verdana" w:eastAsia="宋体" w:hAnsi="Verdana" w:cs="宋体" w:hint="eastAsia"/>
                  <w:sz w:val="18"/>
                  <w:szCs w:val="18"/>
                </w:rPr>
                <w:t>此为商品</w:t>
              </w:r>
            </w:ins>
            <w:ins w:id="34" w:author="ralph" w:date="2013-10-10T14:44:00Z">
              <w:r>
                <w:rPr>
                  <w:rFonts w:ascii="Verdana" w:eastAsia="宋体" w:hAnsi="Verdana" w:cs="宋体" w:hint="eastAsia"/>
                  <w:sz w:val="18"/>
                  <w:szCs w:val="18"/>
                </w:rPr>
                <w:t>在步步高卖出的第一件</w:t>
              </w:r>
            </w:ins>
            <w:ins w:id="35" w:author="ralph" w:date="2013-10-10T14:45:00Z">
              <w:r>
                <w:rPr>
                  <w:rFonts w:ascii="Verdana" w:eastAsia="宋体" w:hAnsi="Verdana" w:cs="宋体" w:hint="eastAsia"/>
                  <w:sz w:val="18"/>
                  <w:szCs w:val="18"/>
                </w:rPr>
                <w:t>或摆上货架的时候</w:t>
              </w:r>
            </w:ins>
          </w:p>
        </w:tc>
      </w:tr>
      <w:tr w:rsidR="000D7A2B" w:rsidRPr="008D7785">
        <w:trPr>
          <w:cantSplit/>
          <w:jc w:val="center"/>
          <w:ins w:id="36" w:author="Unknown" w:date="2013-10-10T11:02:00Z"/>
        </w:trPr>
        <w:tc>
          <w:tcPr>
            <w:tcW w:w="2384" w:type="dxa"/>
            <w:tcMar>
              <w:top w:w="0" w:type="dxa"/>
              <w:left w:w="108" w:type="dxa"/>
              <w:bottom w:w="0" w:type="dxa"/>
              <w:right w:w="108" w:type="dxa"/>
            </w:tcMar>
          </w:tcPr>
          <w:p w:rsidR="000D7A2B" w:rsidRPr="007475C0" w:rsidRDefault="000D7A2B" w:rsidP="00392B59">
            <w:pPr>
              <w:pStyle w:val="TableContents"/>
              <w:suppressLineNumbers w:val="0"/>
              <w:suppressAutoHyphens w:val="0"/>
              <w:spacing w:line="276" w:lineRule="auto"/>
              <w:rPr>
                <w:ins w:id="37" w:author="Unknown" w:date="2013-10-10T11:02:00Z"/>
                <w:rFonts w:ascii="Verdana" w:eastAsia="宋体" w:hAnsi="Verdana" w:cs="Times New Roman"/>
                <w:sz w:val="18"/>
                <w:szCs w:val="18"/>
              </w:rPr>
            </w:pPr>
            <w:ins w:id="38" w:author="Unknown" w:date="2013-10-10T11:03:00Z">
              <w:r>
                <w:rPr>
                  <w:rFonts w:ascii="Verdana" w:eastAsia="宋体" w:hAnsi="Verdana" w:cs="Verdana"/>
                  <w:sz w:val="18"/>
                  <w:szCs w:val="18"/>
                </w:rPr>
                <w:t>End_date</w:t>
              </w:r>
            </w:ins>
            <w:ins w:id="39" w:author="ralph" w:date="2013-10-10T14:32:00Z">
              <w:r>
                <w:rPr>
                  <w:rFonts w:ascii="Verdana" w:eastAsia="宋体" w:hAnsi="Verdana" w:cs="Times New Roman"/>
                  <w:sz w:val="18"/>
                  <w:szCs w:val="18"/>
                </w:rPr>
                <w:br/>
              </w:r>
              <w:r>
                <w:rPr>
                  <w:rFonts w:ascii="Verdana" w:eastAsia="宋体" w:hAnsi="Verdana" w:cs="宋体" w:hint="eastAsia"/>
                  <w:sz w:val="18"/>
                  <w:szCs w:val="18"/>
                </w:rPr>
                <w:t>结束</w:t>
              </w:r>
              <w:r>
                <w:rPr>
                  <w:rFonts w:ascii="Verdana" w:eastAsia="宋体" w:hAnsi="Verdana" w:cs="Verdana"/>
                  <w:sz w:val="18"/>
                  <w:szCs w:val="18"/>
                </w:rPr>
                <w:t>_</w:t>
              </w:r>
              <w:r>
                <w:rPr>
                  <w:rFonts w:ascii="Verdana" w:eastAsia="宋体" w:hAnsi="Verdana" w:cs="宋体" w:hint="eastAsia"/>
                  <w:sz w:val="18"/>
                  <w:szCs w:val="18"/>
                </w:rPr>
                <w:t>日期</w:t>
              </w:r>
            </w:ins>
          </w:p>
        </w:tc>
        <w:tc>
          <w:tcPr>
            <w:tcW w:w="1816" w:type="dxa"/>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ins w:id="40" w:author="ralph" w:date="2013-10-10T14:32:00Z"/>
                <w:rFonts w:ascii="Verdana" w:eastAsia="宋体" w:hAnsi="Verdana" w:cs="Times New Roman"/>
                <w:sz w:val="18"/>
                <w:szCs w:val="18"/>
              </w:rPr>
            </w:pPr>
            <w:ins w:id="41" w:author="ralph" w:date="2013-10-10T14:32:00Z">
              <w:r>
                <w:rPr>
                  <w:rFonts w:ascii="Verdana" w:eastAsia="宋体" w:hAnsi="Verdana" w:cs="Verdana"/>
                  <w:sz w:val="18"/>
                  <w:szCs w:val="18"/>
                </w:rPr>
                <w:t>Date</w:t>
              </w:r>
            </w:ins>
          </w:p>
          <w:p w:rsidR="000D7A2B" w:rsidRPr="007475C0" w:rsidRDefault="000D7A2B" w:rsidP="00392B59">
            <w:pPr>
              <w:pStyle w:val="TableContents"/>
              <w:numPr>
                <w:ins w:id="42" w:author="ralph" w:date="2013-10-10T14:32:00Z"/>
              </w:numPr>
              <w:suppressLineNumbers w:val="0"/>
              <w:suppressAutoHyphens w:val="0"/>
              <w:spacing w:line="276" w:lineRule="auto"/>
              <w:rPr>
                <w:ins w:id="43" w:author="Unknown" w:date="2013-10-10T11:02:00Z"/>
                <w:rFonts w:ascii="Verdana" w:eastAsia="宋体" w:hAnsi="Verdana" w:cs="Times New Roman"/>
                <w:sz w:val="18"/>
                <w:szCs w:val="18"/>
              </w:rPr>
            </w:pPr>
            <w:ins w:id="44" w:author="ralph" w:date="2013-10-10T14:32:00Z">
              <w:r>
                <w:rPr>
                  <w:rFonts w:ascii="Verdana" w:eastAsia="宋体" w:hAnsi="Verdana" w:cs="宋体" w:hint="eastAsia"/>
                  <w:sz w:val="18"/>
                  <w:szCs w:val="18"/>
                </w:rPr>
                <w:t>日期</w:t>
              </w:r>
            </w:ins>
          </w:p>
        </w:tc>
        <w:tc>
          <w:tcPr>
            <w:tcW w:w="5741" w:type="dxa"/>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ins w:id="45" w:author="ralph" w:date="2013-10-10T14:33:00Z"/>
                <w:rFonts w:ascii="Verdana" w:eastAsia="宋体" w:hAnsi="Verdana" w:cs="Times New Roman"/>
                <w:sz w:val="18"/>
                <w:szCs w:val="18"/>
              </w:rPr>
            </w:pPr>
            <w:ins w:id="46" w:author="ralph" w:date="2013-10-10T14:32:00Z">
              <w:r>
                <w:rPr>
                  <w:rFonts w:ascii="Verdana" w:eastAsia="宋体" w:hAnsi="Verdana" w:cs="Verdana"/>
                  <w:sz w:val="18"/>
                  <w:szCs w:val="18"/>
                </w:rPr>
                <w:t xml:space="preserve">This is when a product </w:t>
              </w:r>
            </w:ins>
            <w:ins w:id="47" w:author="ralph" w:date="2013-10-10T14:45:00Z">
              <w:r>
                <w:rPr>
                  <w:rFonts w:ascii="Verdana" w:eastAsia="宋体" w:hAnsi="Verdana" w:cs="Verdana"/>
                  <w:sz w:val="18"/>
                  <w:szCs w:val="18"/>
                </w:rPr>
                <w:t>is deleted from the shelves</w:t>
              </w:r>
            </w:ins>
            <w:ins w:id="48" w:author="ralph" w:date="2013-10-10T14:46:00Z">
              <w:r>
                <w:rPr>
                  <w:rFonts w:ascii="Verdana" w:eastAsia="宋体" w:hAnsi="Verdana" w:cs="Verdana"/>
                  <w:sz w:val="18"/>
                  <w:szCs w:val="18"/>
                </w:rPr>
                <w:t>,ie a customer can no longer buy it</w:t>
              </w:r>
            </w:ins>
          </w:p>
          <w:p w:rsidR="000D7A2B" w:rsidRPr="007475C0" w:rsidRDefault="000D7A2B" w:rsidP="00392B59">
            <w:pPr>
              <w:pStyle w:val="TableContents"/>
              <w:numPr>
                <w:ins w:id="49" w:author="ralph" w:date="2013-10-10T14:33:00Z"/>
              </w:numPr>
              <w:suppressLineNumbers w:val="0"/>
              <w:suppressAutoHyphens w:val="0"/>
              <w:spacing w:line="276" w:lineRule="auto"/>
              <w:rPr>
                <w:ins w:id="50" w:author="Unknown" w:date="2013-10-10T11:02:00Z"/>
                <w:rFonts w:ascii="Verdana" w:eastAsia="宋体" w:hAnsi="Verdana" w:cs="Times New Roman"/>
                <w:sz w:val="18"/>
                <w:szCs w:val="18"/>
              </w:rPr>
            </w:pPr>
            <w:ins w:id="51" w:author="ralph" w:date="2013-10-10T14:33:00Z">
              <w:r>
                <w:rPr>
                  <w:rFonts w:ascii="Verdana" w:eastAsia="宋体" w:hAnsi="Verdana" w:cs="宋体" w:hint="eastAsia"/>
                  <w:sz w:val="18"/>
                  <w:szCs w:val="18"/>
                </w:rPr>
                <w:t>此为商品</w:t>
              </w:r>
            </w:ins>
            <w:ins w:id="52" w:author="ralph" w:date="2013-10-10T14:45:00Z">
              <w:r>
                <w:rPr>
                  <w:rFonts w:ascii="Verdana" w:eastAsia="宋体" w:hAnsi="Verdana" w:cs="宋体" w:hint="eastAsia"/>
                  <w:sz w:val="18"/>
                  <w:szCs w:val="18"/>
                </w:rPr>
                <w:t>从货架上移除的时候，如客户无法再买到</w:t>
              </w:r>
            </w:ins>
            <w:ins w:id="53" w:author="ralph" w:date="2013-10-10T14:46:00Z">
              <w:r>
                <w:rPr>
                  <w:rFonts w:ascii="Verdana" w:eastAsia="宋体" w:hAnsi="Verdana" w:cs="宋体" w:hint="eastAsia"/>
                  <w:sz w:val="18"/>
                  <w:szCs w:val="18"/>
                </w:rPr>
                <w:t>该商品</w:t>
              </w:r>
            </w:ins>
          </w:p>
        </w:tc>
      </w:tr>
      <w:tr w:rsidR="000D7A2B" w:rsidRPr="008D7785">
        <w:trPr>
          <w:cantSplit/>
          <w:jc w:val="center"/>
        </w:trPr>
        <w:tc>
          <w:tcPr>
            <w:tcW w:w="2384" w:type="dxa"/>
            <w:tcMar>
              <w:top w:w="0" w:type="dxa"/>
              <w:left w:w="108" w:type="dxa"/>
              <w:bottom w:w="0" w:type="dxa"/>
              <w:right w:w="108" w:type="dxa"/>
            </w:tcMar>
          </w:tcPr>
          <w:p w:rsidR="000D7A2B" w:rsidRPr="008D7785" w:rsidRDefault="000D7A2B" w:rsidP="00392B59">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Product_name_ch</w:t>
            </w:r>
          </w:p>
          <w:p w:rsidR="000D7A2B" w:rsidRPr="008D7785" w:rsidRDefault="000D7A2B" w:rsidP="00392B59">
            <w:pPr>
              <w:pStyle w:val="TableContents"/>
              <w:suppressLineNumbers w:val="0"/>
              <w:suppressAutoHyphens w:val="0"/>
              <w:spacing w:line="276" w:lineRule="auto"/>
              <w:rPr>
                <w:rFonts w:ascii="Verdana" w:hAnsi="Verdana" w:cs="Verdana"/>
                <w:sz w:val="18"/>
                <w:szCs w:val="18"/>
              </w:rPr>
            </w:pPr>
            <w:r w:rsidRPr="008D7785">
              <w:rPr>
                <w:rFonts w:ascii="Verdana" w:hAnsi="Verdana" w:cs="SimSun;宋体" w:hint="eastAsia"/>
                <w:sz w:val="18"/>
                <w:szCs w:val="18"/>
              </w:rPr>
              <w:t>名称</w:t>
            </w:r>
            <w:r w:rsidRPr="008D7785">
              <w:rPr>
                <w:rFonts w:ascii="Verdana" w:hAnsi="Verdana" w:cs="Verdana"/>
                <w:sz w:val="18"/>
                <w:szCs w:val="18"/>
              </w:rPr>
              <w:t>_</w:t>
            </w:r>
            <w:r w:rsidRPr="008D7785">
              <w:rPr>
                <w:rFonts w:ascii="Verdana" w:hAnsi="Verdana" w:cs="SimSun;宋体" w:hint="eastAsia"/>
                <w:sz w:val="18"/>
                <w:szCs w:val="18"/>
              </w:rPr>
              <w:t>中文</w:t>
            </w:r>
          </w:p>
        </w:tc>
        <w:tc>
          <w:tcPr>
            <w:tcW w:w="1816" w:type="dxa"/>
            <w:tcMar>
              <w:top w:w="0" w:type="dxa"/>
              <w:left w:w="108" w:type="dxa"/>
              <w:bottom w:w="0" w:type="dxa"/>
              <w:right w:w="108" w:type="dxa"/>
            </w:tcMar>
          </w:tcPr>
          <w:p w:rsidR="000D7A2B" w:rsidRPr="008D7785" w:rsidRDefault="000D7A2B" w:rsidP="00392B59">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Text</w:t>
            </w:r>
          </w:p>
          <w:p w:rsidR="000D7A2B" w:rsidRPr="008D7785" w:rsidRDefault="000D7A2B" w:rsidP="00392B59">
            <w:pPr>
              <w:pStyle w:val="TableContents"/>
              <w:suppressLineNumbers w:val="0"/>
              <w:suppressAutoHyphens w:val="0"/>
              <w:spacing w:line="276" w:lineRule="auto"/>
              <w:rPr>
                <w:rFonts w:ascii="Verdana" w:hAnsi="Verdana" w:cs="Verdana"/>
                <w:sz w:val="18"/>
                <w:szCs w:val="18"/>
              </w:rPr>
            </w:pPr>
            <w:r w:rsidRPr="008D7785">
              <w:rPr>
                <w:rFonts w:ascii="Verdana" w:hAnsi="Verdana" w:cs="SimSun;宋体" w:hint="eastAsia"/>
                <w:sz w:val="18"/>
                <w:szCs w:val="18"/>
              </w:rPr>
              <w:t>文本</w:t>
            </w:r>
          </w:p>
        </w:tc>
        <w:tc>
          <w:tcPr>
            <w:tcW w:w="5741" w:type="dxa"/>
            <w:tcMar>
              <w:top w:w="0" w:type="dxa"/>
              <w:left w:w="108" w:type="dxa"/>
              <w:bottom w:w="0" w:type="dxa"/>
              <w:right w:w="108" w:type="dxa"/>
            </w:tcMar>
          </w:tcPr>
          <w:p w:rsidR="000D7A2B" w:rsidRPr="008D7785" w:rsidRDefault="000D7A2B" w:rsidP="00392B59">
            <w:pPr>
              <w:pStyle w:val="TableContents"/>
              <w:suppressLineNumbers w:val="0"/>
              <w:suppressAutoHyphens w:val="0"/>
              <w:spacing w:line="276" w:lineRule="auto"/>
              <w:rPr>
                <w:rFonts w:ascii="Verdana" w:hAnsi="Verdana" w:cs="Verdana"/>
                <w:sz w:val="18"/>
                <w:szCs w:val="18"/>
              </w:rPr>
            </w:pPr>
          </w:p>
        </w:tc>
      </w:tr>
      <w:tr w:rsidR="000D7A2B" w:rsidRPr="000C3069">
        <w:trPr>
          <w:cantSplit/>
          <w:jc w:val="center"/>
        </w:trPr>
        <w:tc>
          <w:tcPr>
            <w:tcW w:w="2384" w:type="dxa"/>
            <w:tcMar>
              <w:top w:w="0" w:type="dxa"/>
              <w:left w:w="108" w:type="dxa"/>
              <w:bottom w:w="0" w:type="dxa"/>
              <w:right w:w="108" w:type="dxa"/>
            </w:tcMar>
          </w:tcPr>
          <w:p w:rsidR="000D7A2B" w:rsidRPr="000C3069" w:rsidRDefault="000D7A2B" w:rsidP="00392B59">
            <w:pPr>
              <w:pStyle w:val="TableContents"/>
              <w:suppressLineNumbers w:val="0"/>
              <w:suppressAutoHyphens w:val="0"/>
              <w:spacing w:line="276" w:lineRule="auto"/>
              <w:rPr>
                <w:rFonts w:ascii="Verdana" w:hAnsi="Verdana" w:cs="Verdana"/>
                <w:sz w:val="18"/>
                <w:szCs w:val="18"/>
              </w:rPr>
            </w:pPr>
            <w:r w:rsidRPr="000C3069">
              <w:rPr>
                <w:rFonts w:ascii="Verdana" w:hAnsi="Verdana" w:cs="Verdana"/>
                <w:sz w:val="18"/>
                <w:szCs w:val="18"/>
              </w:rPr>
              <w:t>Sub family</w:t>
            </w:r>
            <w:r w:rsidRPr="00F4307C">
              <w:rPr>
                <w:rFonts w:ascii="Verdana" w:hAnsi="Verdana" w:cs="Verdana"/>
                <w:sz w:val="18"/>
                <w:szCs w:val="18"/>
              </w:rPr>
              <w:t>_id</w:t>
            </w:r>
          </w:p>
          <w:p w:rsidR="000D7A2B" w:rsidRPr="000C3069" w:rsidRDefault="000D7A2B" w:rsidP="00392B59">
            <w:pPr>
              <w:pStyle w:val="TableContents"/>
              <w:suppressLineNumbers w:val="0"/>
              <w:suppressAutoHyphens w:val="0"/>
              <w:spacing w:line="276" w:lineRule="auto"/>
              <w:rPr>
                <w:rFonts w:ascii="Verdana" w:hAnsi="Verdana" w:cs="Verdana"/>
                <w:sz w:val="18"/>
                <w:szCs w:val="18"/>
              </w:rPr>
            </w:pPr>
            <w:r w:rsidRPr="000C3069">
              <w:rPr>
                <w:rFonts w:ascii="Verdana" w:hAnsi="Verdana" w:cs="SimSun;宋体" w:hint="eastAsia"/>
                <w:sz w:val="18"/>
                <w:szCs w:val="18"/>
              </w:rPr>
              <w:t>小</w:t>
            </w:r>
            <w:r w:rsidRPr="000C3069">
              <w:rPr>
                <w:rFonts w:ascii="宋体" w:eastAsia="宋体" w:hAnsi="宋体" w:cs="宋体" w:hint="eastAsia"/>
                <w:sz w:val="18"/>
                <w:szCs w:val="18"/>
              </w:rPr>
              <w:t>类</w:t>
            </w:r>
            <w:r w:rsidRPr="000C3069">
              <w:rPr>
                <w:rFonts w:ascii="Verdana" w:hAnsi="Verdana" w:cs="Verdana"/>
                <w:sz w:val="18"/>
                <w:szCs w:val="18"/>
              </w:rPr>
              <w:t>_id</w:t>
            </w:r>
          </w:p>
        </w:tc>
        <w:tc>
          <w:tcPr>
            <w:tcW w:w="1816" w:type="dxa"/>
            <w:tcMar>
              <w:top w:w="0" w:type="dxa"/>
              <w:left w:w="108" w:type="dxa"/>
              <w:bottom w:w="0" w:type="dxa"/>
              <w:right w:w="108" w:type="dxa"/>
            </w:tcMar>
          </w:tcPr>
          <w:p w:rsidR="000D7A2B" w:rsidRPr="000C3069" w:rsidRDefault="000D7A2B" w:rsidP="00392B59">
            <w:pPr>
              <w:pStyle w:val="TableContents"/>
              <w:suppressLineNumbers w:val="0"/>
              <w:suppressAutoHyphens w:val="0"/>
              <w:spacing w:line="276" w:lineRule="auto"/>
              <w:rPr>
                <w:rFonts w:ascii="Verdana" w:hAnsi="Verdana" w:cs="Verdana"/>
                <w:sz w:val="18"/>
                <w:szCs w:val="18"/>
              </w:rPr>
            </w:pPr>
            <w:r w:rsidRPr="00F4307C">
              <w:rPr>
                <w:rFonts w:ascii="Verdana" w:hAnsi="Verdana" w:cs="Verdana"/>
                <w:sz w:val="18"/>
                <w:szCs w:val="18"/>
              </w:rPr>
              <w:t>Alphanumeric id</w:t>
            </w:r>
          </w:p>
          <w:p w:rsidR="000D7A2B" w:rsidRPr="000C3069" w:rsidRDefault="000D7A2B" w:rsidP="00392B59">
            <w:pPr>
              <w:pStyle w:val="TableContents"/>
              <w:suppressLineNumbers w:val="0"/>
              <w:suppressAutoHyphens w:val="0"/>
              <w:spacing w:line="276" w:lineRule="auto"/>
              <w:rPr>
                <w:rFonts w:ascii="Verdana" w:hAnsi="Verdana" w:cs="Verdana"/>
                <w:sz w:val="18"/>
                <w:szCs w:val="18"/>
              </w:rPr>
            </w:pPr>
            <w:r w:rsidRPr="000C3069">
              <w:rPr>
                <w:rFonts w:ascii="Verdana" w:hAnsi="Verdana" w:cs="SimSun;宋体" w:hint="eastAsia"/>
                <w:sz w:val="18"/>
                <w:szCs w:val="18"/>
              </w:rPr>
              <w:t>字母数字</w:t>
            </w:r>
            <w:r w:rsidRPr="000C3069">
              <w:rPr>
                <w:rFonts w:ascii="Verdana" w:hAnsi="Verdana" w:cs="Verdana"/>
                <w:sz w:val="18"/>
                <w:szCs w:val="18"/>
              </w:rPr>
              <w:t>id</w:t>
            </w:r>
          </w:p>
        </w:tc>
        <w:tc>
          <w:tcPr>
            <w:tcW w:w="5741" w:type="dxa"/>
            <w:tcMar>
              <w:top w:w="0" w:type="dxa"/>
              <w:left w:w="108" w:type="dxa"/>
              <w:bottom w:w="0" w:type="dxa"/>
              <w:right w:w="108" w:type="dxa"/>
            </w:tcMar>
          </w:tcPr>
          <w:p w:rsidR="000D7A2B" w:rsidRPr="000C3069" w:rsidRDefault="000D7A2B" w:rsidP="00392B59">
            <w:pPr>
              <w:pStyle w:val="TableContents"/>
              <w:suppressLineNumbers w:val="0"/>
              <w:suppressAutoHyphens w:val="0"/>
              <w:spacing w:line="276" w:lineRule="auto"/>
              <w:rPr>
                <w:rFonts w:ascii="Verdana" w:hAnsi="Verdana" w:cs="Verdana"/>
                <w:sz w:val="18"/>
                <w:szCs w:val="18"/>
              </w:rPr>
            </w:pPr>
          </w:p>
        </w:tc>
      </w:tr>
      <w:tr w:rsidR="000D7A2B" w:rsidRPr="008D7785">
        <w:trPr>
          <w:cantSplit/>
          <w:jc w:val="center"/>
          <w:ins w:id="54" w:author="ralph" w:date="2013-10-10T14:30:00Z"/>
        </w:trPr>
        <w:tc>
          <w:tcPr>
            <w:tcW w:w="2384" w:type="dxa"/>
            <w:tcMar>
              <w:top w:w="0" w:type="dxa"/>
              <w:left w:w="108" w:type="dxa"/>
              <w:bottom w:w="0" w:type="dxa"/>
              <w:right w:w="108" w:type="dxa"/>
            </w:tcMar>
          </w:tcPr>
          <w:p w:rsidR="000D7A2B" w:rsidRDefault="000D7A2B" w:rsidP="00E036BD">
            <w:pPr>
              <w:pStyle w:val="TableContents"/>
              <w:numPr>
                <w:ins w:id="55" w:author="ralph" w:date="2013-10-10T14:30:00Z"/>
              </w:numPr>
              <w:suppressLineNumbers w:val="0"/>
              <w:suppressAutoHyphens w:val="0"/>
              <w:spacing w:line="276" w:lineRule="auto"/>
              <w:rPr>
                <w:ins w:id="56" w:author="ralph" w:date="2013-10-10T14:30:00Z"/>
                <w:rFonts w:ascii="Verdana" w:hAnsi="Verdana" w:cs="Verdana"/>
                <w:sz w:val="18"/>
                <w:szCs w:val="18"/>
              </w:rPr>
            </w:pPr>
            <w:ins w:id="57" w:author="ralph" w:date="2013-10-10T14:30:00Z">
              <w:r w:rsidRPr="007475C0">
                <w:rPr>
                  <w:rFonts w:ascii="Verdana" w:eastAsia="宋体" w:hAnsi="Verdana" w:cs="Verdana"/>
                  <w:sz w:val="18"/>
                  <w:szCs w:val="18"/>
                </w:rPr>
                <w:t>Family_id</w:t>
              </w:r>
              <w:r>
                <w:rPr>
                  <w:rFonts w:ascii="Verdana" w:eastAsia="宋体" w:hAnsi="Verdana" w:cs="Times New Roman"/>
                  <w:sz w:val="18"/>
                  <w:szCs w:val="18"/>
                </w:rPr>
                <w:br/>
              </w:r>
              <w:r>
                <w:rPr>
                  <w:rFonts w:ascii="Verdana" w:eastAsia="宋体" w:hAnsi="Verdana" w:cs="宋体" w:hint="eastAsia"/>
                  <w:sz w:val="18"/>
                  <w:szCs w:val="18"/>
                </w:rPr>
                <w:t>中类</w:t>
              </w:r>
            </w:ins>
            <w:ins w:id="58" w:author="ralph" w:date="2013-10-10T14:31:00Z">
              <w:r>
                <w:rPr>
                  <w:rFonts w:ascii="Verdana" w:eastAsia="宋体" w:hAnsi="Verdana" w:cs="Verdana"/>
                  <w:sz w:val="18"/>
                  <w:szCs w:val="18"/>
                </w:rPr>
                <w:t>_id</w:t>
              </w:r>
            </w:ins>
          </w:p>
        </w:tc>
        <w:tc>
          <w:tcPr>
            <w:tcW w:w="1816" w:type="dxa"/>
            <w:tcMar>
              <w:top w:w="0" w:type="dxa"/>
              <w:left w:w="108" w:type="dxa"/>
              <w:bottom w:w="0" w:type="dxa"/>
              <w:right w:w="108" w:type="dxa"/>
            </w:tcMar>
          </w:tcPr>
          <w:p w:rsidR="000D7A2B" w:rsidRPr="000C3069" w:rsidRDefault="000D7A2B" w:rsidP="00E036BD">
            <w:pPr>
              <w:pStyle w:val="TableContents"/>
              <w:numPr>
                <w:ins w:id="59" w:author="ralph" w:date="2013-10-10T14:30:00Z"/>
              </w:numPr>
              <w:suppressLineNumbers w:val="0"/>
              <w:suppressAutoHyphens w:val="0"/>
              <w:spacing w:line="276" w:lineRule="auto"/>
              <w:rPr>
                <w:ins w:id="60" w:author="ralph" w:date="2013-10-10T14:31:00Z"/>
                <w:rFonts w:ascii="Verdana" w:hAnsi="Verdana" w:cs="Verdana"/>
                <w:sz w:val="18"/>
                <w:szCs w:val="18"/>
              </w:rPr>
            </w:pPr>
            <w:ins w:id="61" w:author="ralph" w:date="2013-10-10T14:31:00Z">
              <w:r w:rsidRPr="00F4307C">
                <w:rPr>
                  <w:rFonts w:ascii="Verdana" w:hAnsi="Verdana" w:cs="Verdana"/>
                  <w:sz w:val="18"/>
                  <w:szCs w:val="18"/>
                </w:rPr>
                <w:t>Alphanumeric id</w:t>
              </w:r>
            </w:ins>
          </w:p>
          <w:p w:rsidR="000D7A2B" w:rsidRDefault="000D7A2B" w:rsidP="00E036BD">
            <w:pPr>
              <w:pStyle w:val="TableContents"/>
              <w:numPr>
                <w:ins w:id="62" w:author="ralph" w:date="2013-10-10T14:30:00Z"/>
              </w:numPr>
              <w:suppressLineNumbers w:val="0"/>
              <w:suppressAutoHyphens w:val="0"/>
              <w:spacing w:line="276" w:lineRule="auto"/>
              <w:rPr>
                <w:ins w:id="63" w:author="ralph" w:date="2013-10-10T14:30:00Z"/>
                <w:rFonts w:ascii="Verdana" w:hAnsi="Verdana" w:cs="Verdana"/>
                <w:sz w:val="18"/>
                <w:szCs w:val="18"/>
              </w:rPr>
            </w:pPr>
            <w:ins w:id="64" w:author="ralph" w:date="2013-10-10T14:31:00Z">
              <w:r w:rsidRPr="000C3069">
                <w:rPr>
                  <w:rFonts w:ascii="Verdana" w:hAnsi="Verdana" w:cs="SimSun;宋体" w:hint="eastAsia"/>
                  <w:sz w:val="18"/>
                  <w:szCs w:val="18"/>
                </w:rPr>
                <w:t>字母数字</w:t>
              </w:r>
              <w:r w:rsidRPr="000C3069">
                <w:rPr>
                  <w:rFonts w:ascii="Verdana" w:hAnsi="Verdana" w:cs="Verdana"/>
                  <w:sz w:val="18"/>
                  <w:szCs w:val="18"/>
                </w:rPr>
                <w:t>id</w:t>
              </w:r>
            </w:ins>
          </w:p>
        </w:tc>
        <w:tc>
          <w:tcPr>
            <w:tcW w:w="5741" w:type="dxa"/>
            <w:tcMar>
              <w:top w:w="0" w:type="dxa"/>
              <w:left w:w="108" w:type="dxa"/>
              <w:bottom w:w="0" w:type="dxa"/>
              <w:right w:w="108" w:type="dxa"/>
            </w:tcMar>
          </w:tcPr>
          <w:p w:rsidR="000D7A2B" w:rsidRPr="008D7785" w:rsidRDefault="000D7A2B" w:rsidP="00E036BD">
            <w:pPr>
              <w:pStyle w:val="TableContents"/>
              <w:numPr>
                <w:ins w:id="65" w:author="ralph" w:date="2013-10-10T14:30:00Z"/>
              </w:numPr>
              <w:suppressLineNumbers w:val="0"/>
              <w:suppressAutoHyphens w:val="0"/>
              <w:spacing w:line="276" w:lineRule="auto"/>
              <w:rPr>
                <w:ins w:id="66" w:author="ralph" w:date="2013-10-10T14:30:00Z"/>
                <w:rFonts w:ascii="Verdana" w:hAnsi="Verdana" w:cs="Verdana"/>
                <w:sz w:val="18"/>
                <w:szCs w:val="18"/>
              </w:rPr>
            </w:pPr>
          </w:p>
        </w:tc>
      </w:tr>
      <w:tr w:rsidR="000D7A2B" w:rsidRPr="008D7785">
        <w:trPr>
          <w:cantSplit/>
          <w:jc w:val="center"/>
          <w:ins w:id="67" w:author="ralph" w:date="2013-10-10T14:30:00Z"/>
        </w:trPr>
        <w:tc>
          <w:tcPr>
            <w:tcW w:w="2384" w:type="dxa"/>
            <w:tcMar>
              <w:top w:w="0" w:type="dxa"/>
              <w:left w:w="108" w:type="dxa"/>
              <w:bottom w:w="0" w:type="dxa"/>
              <w:right w:w="108" w:type="dxa"/>
            </w:tcMar>
          </w:tcPr>
          <w:p w:rsidR="000D7A2B" w:rsidRPr="00091DFD" w:rsidRDefault="000D7A2B" w:rsidP="00E036BD">
            <w:pPr>
              <w:pStyle w:val="TableContents"/>
              <w:numPr>
                <w:ins w:id="68" w:author="ralph" w:date="2013-10-10T14:30:00Z"/>
              </w:numPr>
              <w:suppressLineNumbers w:val="0"/>
              <w:suppressAutoHyphens w:val="0"/>
              <w:spacing w:line="276" w:lineRule="auto"/>
              <w:rPr>
                <w:ins w:id="69" w:author="ralph" w:date="2013-10-10T14:30:00Z"/>
                <w:rFonts w:ascii="Verdana" w:eastAsia="宋体" w:hAnsi="Verdana" w:cs="Times New Roman"/>
                <w:sz w:val="18"/>
                <w:szCs w:val="18"/>
              </w:rPr>
            </w:pPr>
            <w:ins w:id="70" w:author="ralph" w:date="2013-10-10T14:30:00Z">
              <w:r>
                <w:rPr>
                  <w:rFonts w:ascii="Verdana" w:eastAsia="宋体" w:hAnsi="Verdana" w:cs="Verdana"/>
                  <w:sz w:val="18"/>
                  <w:szCs w:val="18"/>
                </w:rPr>
                <w:t>Family_group_id</w:t>
              </w:r>
            </w:ins>
            <w:ins w:id="71" w:author="ralph" w:date="2013-10-10T14:31:00Z">
              <w:r>
                <w:rPr>
                  <w:rFonts w:ascii="Verdana" w:eastAsia="宋体" w:hAnsi="Verdana" w:cs="Times New Roman"/>
                  <w:sz w:val="18"/>
                  <w:szCs w:val="18"/>
                </w:rPr>
                <w:br/>
              </w:r>
              <w:r>
                <w:rPr>
                  <w:rFonts w:ascii="Verdana" w:eastAsia="宋体" w:hAnsi="Verdana" w:cs="宋体" w:hint="eastAsia"/>
                  <w:sz w:val="18"/>
                  <w:szCs w:val="18"/>
                </w:rPr>
                <w:t>大类</w:t>
              </w:r>
              <w:r>
                <w:rPr>
                  <w:rFonts w:ascii="Verdana" w:eastAsia="宋体" w:hAnsi="Verdana" w:cs="Verdana"/>
                  <w:sz w:val="18"/>
                  <w:szCs w:val="18"/>
                </w:rPr>
                <w:t>_id</w:t>
              </w:r>
            </w:ins>
          </w:p>
        </w:tc>
        <w:tc>
          <w:tcPr>
            <w:tcW w:w="1816" w:type="dxa"/>
            <w:tcMar>
              <w:top w:w="0" w:type="dxa"/>
              <w:left w:w="108" w:type="dxa"/>
              <w:bottom w:w="0" w:type="dxa"/>
              <w:right w:w="108" w:type="dxa"/>
            </w:tcMar>
          </w:tcPr>
          <w:p w:rsidR="000D7A2B" w:rsidRPr="000C3069" w:rsidRDefault="000D7A2B" w:rsidP="00E036BD">
            <w:pPr>
              <w:pStyle w:val="TableContents"/>
              <w:numPr>
                <w:ins w:id="72" w:author="ralph" w:date="2013-10-10T14:30:00Z"/>
              </w:numPr>
              <w:suppressLineNumbers w:val="0"/>
              <w:suppressAutoHyphens w:val="0"/>
              <w:spacing w:line="276" w:lineRule="auto"/>
              <w:rPr>
                <w:ins w:id="73" w:author="ralph" w:date="2013-10-10T14:31:00Z"/>
                <w:rFonts w:ascii="Verdana" w:hAnsi="Verdana" w:cs="Verdana"/>
                <w:sz w:val="18"/>
                <w:szCs w:val="18"/>
              </w:rPr>
            </w:pPr>
            <w:ins w:id="74" w:author="ralph" w:date="2013-10-10T14:31:00Z">
              <w:r w:rsidRPr="00F4307C">
                <w:rPr>
                  <w:rFonts w:ascii="Verdana" w:hAnsi="Verdana" w:cs="Verdana"/>
                  <w:sz w:val="18"/>
                  <w:szCs w:val="18"/>
                </w:rPr>
                <w:t>Alphanumeric id</w:t>
              </w:r>
            </w:ins>
          </w:p>
          <w:p w:rsidR="000D7A2B" w:rsidRDefault="000D7A2B" w:rsidP="00E036BD">
            <w:pPr>
              <w:pStyle w:val="TableContents"/>
              <w:numPr>
                <w:ins w:id="75" w:author="ralph" w:date="2013-10-10T14:30:00Z"/>
              </w:numPr>
              <w:suppressLineNumbers w:val="0"/>
              <w:suppressAutoHyphens w:val="0"/>
              <w:spacing w:line="276" w:lineRule="auto"/>
              <w:rPr>
                <w:ins w:id="76" w:author="ralph" w:date="2013-10-10T14:30:00Z"/>
                <w:rFonts w:ascii="Verdana" w:hAnsi="Verdana" w:cs="Verdana"/>
                <w:sz w:val="18"/>
                <w:szCs w:val="18"/>
              </w:rPr>
            </w:pPr>
            <w:ins w:id="77" w:author="ralph" w:date="2013-10-10T14:31:00Z">
              <w:r w:rsidRPr="000C3069">
                <w:rPr>
                  <w:rFonts w:ascii="Verdana" w:hAnsi="Verdana" w:cs="SimSun;宋体" w:hint="eastAsia"/>
                  <w:sz w:val="18"/>
                  <w:szCs w:val="18"/>
                </w:rPr>
                <w:t>字母数字</w:t>
              </w:r>
              <w:r w:rsidRPr="000C3069">
                <w:rPr>
                  <w:rFonts w:ascii="Verdana" w:hAnsi="Verdana" w:cs="Verdana"/>
                  <w:sz w:val="18"/>
                  <w:szCs w:val="18"/>
                </w:rPr>
                <w:t>id</w:t>
              </w:r>
            </w:ins>
          </w:p>
        </w:tc>
        <w:tc>
          <w:tcPr>
            <w:tcW w:w="5741" w:type="dxa"/>
            <w:tcMar>
              <w:top w:w="0" w:type="dxa"/>
              <w:left w:w="108" w:type="dxa"/>
              <w:bottom w:w="0" w:type="dxa"/>
              <w:right w:w="108" w:type="dxa"/>
            </w:tcMar>
          </w:tcPr>
          <w:p w:rsidR="000D7A2B" w:rsidRPr="008D7785" w:rsidRDefault="000D7A2B" w:rsidP="00E036BD">
            <w:pPr>
              <w:pStyle w:val="TableContents"/>
              <w:numPr>
                <w:ins w:id="78" w:author="ralph" w:date="2013-10-10T14:30:00Z"/>
              </w:numPr>
              <w:suppressLineNumbers w:val="0"/>
              <w:suppressAutoHyphens w:val="0"/>
              <w:spacing w:line="276" w:lineRule="auto"/>
              <w:rPr>
                <w:ins w:id="79" w:author="ralph" w:date="2013-10-10T14:30:00Z"/>
                <w:rFonts w:ascii="Verdana" w:hAnsi="Verdana" w:cs="Verdana"/>
                <w:sz w:val="18"/>
                <w:szCs w:val="18"/>
              </w:rPr>
            </w:pPr>
          </w:p>
        </w:tc>
      </w:tr>
      <w:tr w:rsidR="000D7A2B">
        <w:trPr>
          <w:cantSplit/>
          <w:jc w:val="center"/>
        </w:trPr>
        <w:tc>
          <w:tcPr>
            <w:tcW w:w="2384"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97539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供应商</w:t>
            </w:r>
            <w:r>
              <w:rPr>
                <w:rFonts w:ascii="Verdana" w:eastAsia="宋体" w:hAnsi="Verdana" w:cs="Verdana"/>
                <w:sz w:val="18"/>
                <w:szCs w:val="18"/>
              </w:rPr>
              <w:t>_id</w:t>
            </w:r>
            <w:r>
              <w:rPr>
                <w:rFonts w:ascii="Verdana" w:eastAsia="宋体" w:hAnsi="Verdana" w:cs="Verdana"/>
                <w:sz w:val="18"/>
                <w:szCs w:val="18"/>
              </w:rPr>
              <w:br/>
            </w:r>
          </w:p>
        </w:tc>
        <w:tc>
          <w:tcPr>
            <w:tcW w:w="1816"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5741" w:type="dxa"/>
            <w:shd w:val="clear" w:color="auto" w:fill="FFFFFF"/>
            <w:tcMar>
              <w:top w:w="0" w:type="dxa"/>
              <w:left w:w="108" w:type="dxa"/>
              <w:bottom w:w="0" w:type="dxa"/>
              <w:right w:w="108" w:type="dxa"/>
            </w:tcMar>
          </w:tcPr>
          <w:p w:rsidR="000D7A2B" w:rsidRDefault="000D7A2B" w:rsidP="00BD3964">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This supplier could have one product or a generic product that has many suppliers</w:t>
            </w:r>
            <w:r>
              <w:rPr>
                <w:rFonts w:ascii="Verdana" w:hAnsi="Verdana" w:cs="Verdana"/>
                <w:sz w:val="18"/>
                <w:szCs w:val="18"/>
              </w:rPr>
              <w:t>, in which case it will have a generic supplier _ID</w:t>
            </w:r>
          </w:p>
          <w:p w:rsidR="000D7A2B" w:rsidRPr="00AC4022" w:rsidRDefault="000D7A2B" w:rsidP="00177070">
            <w:pPr>
              <w:pStyle w:val="TableContents"/>
              <w:suppressLineNumbers w:val="0"/>
              <w:suppressAutoHyphens w:val="0"/>
              <w:spacing w:line="276" w:lineRule="auto"/>
              <w:rPr>
                <w:rFonts w:ascii="Verdana" w:eastAsia="宋体" w:hAnsi="Verdana" w:cs="Times New Roman"/>
                <w:sz w:val="20"/>
                <w:szCs w:val="20"/>
              </w:rPr>
            </w:pPr>
            <w:r>
              <w:rPr>
                <w:rFonts w:ascii="Verdana" w:eastAsia="宋体" w:hAnsi="Verdana" w:cs="宋体" w:hint="eastAsia"/>
                <w:sz w:val="20"/>
                <w:szCs w:val="20"/>
              </w:rPr>
              <w:t>供应商可能是一对一的供应商，也可能是一对多的供应商，如果是一对多的情况，那么创建一个通用名的供应商</w:t>
            </w:r>
            <w:r>
              <w:rPr>
                <w:rFonts w:ascii="Verdana" w:eastAsia="宋体" w:hAnsi="Verdana" w:cs="Verdana"/>
                <w:sz w:val="20"/>
                <w:szCs w:val="20"/>
              </w:rPr>
              <w:t>id.</w:t>
            </w:r>
            <w:ins w:id="80" w:author="Unknown" w:date="2013-09-09T13:26:00Z">
              <w:r>
                <w:rPr>
                  <w:rFonts w:ascii="Verdana" w:eastAsia="宋体" w:hAnsi="Verdana" w:cs="Verdana"/>
                  <w:sz w:val="20"/>
                  <w:szCs w:val="20"/>
                </w:rPr>
                <w:t>(</w:t>
              </w:r>
            </w:ins>
            <w:ins w:id="81" w:author="Unknown" w:date="2013-09-18T16:09:00Z">
              <w:r>
                <w:rPr>
                  <w:rFonts w:ascii="Verdana" w:eastAsia="宋体" w:hAnsi="Verdana" w:cs="宋体" w:hint="eastAsia"/>
                  <w:sz w:val="20"/>
                  <w:szCs w:val="20"/>
                </w:rPr>
                <w:t>默认为取主供应商编码</w:t>
              </w:r>
            </w:ins>
            <w:ins w:id="82" w:author="Unknown" w:date="2013-09-09T13:27:00Z">
              <w:r>
                <w:rPr>
                  <w:rFonts w:ascii="Verdana" w:eastAsia="宋体" w:hAnsi="Verdana" w:cs="Verdana"/>
                  <w:sz w:val="20"/>
                  <w:szCs w:val="20"/>
                </w:rPr>
                <w:t>)</w:t>
              </w:r>
            </w:ins>
            <w:ins w:id="83" w:author="Unknown" w:date="2013-09-19T09:52:00Z">
              <w:r>
                <w:rPr>
                  <w:rFonts w:ascii="Verdana" w:eastAsia="宋体" w:hAnsi="Verdana" w:cs="Times New Roman"/>
                  <w:sz w:val="20"/>
                  <w:szCs w:val="20"/>
                </w:rPr>
                <w:br/>
              </w:r>
              <w:r>
                <w:rPr>
                  <w:rFonts w:ascii="Verdana" w:eastAsia="宋体" w:hAnsi="Verdana" w:cs="Verdana"/>
                  <w:sz w:val="20"/>
                  <w:szCs w:val="20"/>
                </w:rPr>
                <w:t>defaulted to pick primary supplier code</w:t>
              </w:r>
            </w:ins>
          </w:p>
        </w:tc>
      </w:tr>
      <w:tr w:rsidR="000D7A2B">
        <w:trPr>
          <w:cantSplit/>
          <w:jc w:val="center"/>
        </w:trPr>
        <w:tc>
          <w:tcPr>
            <w:tcW w:w="2384"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Assortment_type_id</w:t>
            </w:r>
          </w:p>
          <w:p w:rsidR="000D7A2B" w:rsidRDefault="000D7A2B" w:rsidP="00392B59">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宋体" w:hint="eastAsia"/>
                <w:sz w:val="18"/>
                <w:szCs w:val="18"/>
              </w:rPr>
              <w:t>商品分类</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_id</w:t>
            </w:r>
          </w:p>
          <w:p w:rsidR="000D7A2B" w:rsidRPr="002C3BB2" w:rsidRDefault="000D7A2B" w:rsidP="00392B59">
            <w:pPr>
              <w:pStyle w:val="TableContents"/>
              <w:suppressLineNumbers w:val="0"/>
              <w:suppressAutoHyphens w:val="0"/>
              <w:spacing w:line="276" w:lineRule="auto"/>
              <w:rPr>
                <w:rFonts w:ascii="Verdana" w:eastAsia="宋体" w:hAnsi="Verdana" w:cs="Times New Roman"/>
                <w:sz w:val="18"/>
                <w:szCs w:val="18"/>
              </w:rPr>
            </w:pPr>
          </w:p>
        </w:tc>
        <w:tc>
          <w:tcPr>
            <w:tcW w:w="1816"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FD73B7">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574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p>
          <w:p w:rsidR="000D7A2B" w:rsidRPr="00BD3964" w:rsidRDefault="000D7A2B" w:rsidP="00392B59">
            <w:pPr>
              <w:pStyle w:val="TableContents"/>
              <w:suppressLineNumbers w:val="0"/>
              <w:suppressAutoHyphens w:val="0"/>
              <w:spacing w:line="276" w:lineRule="auto"/>
              <w:rPr>
                <w:rFonts w:ascii="Verdana" w:eastAsia="宋体" w:hAnsi="Verdana" w:cs="Times New Roman"/>
                <w:sz w:val="18"/>
                <w:szCs w:val="18"/>
              </w:rPr>
            </w:pPr>
            <w:ins w:id="84" w:author="Unknown" w:date="2013-09-18T16:09:00Z">
              <w:r>
                <w:rPr>
                  <w:rFonts w:ascii="Verdana" w:eastAsia="宋体" w:hAnsi="Verdana" w:cs="宋体" w:hint="eastAsia"/>
                  <w:sz w:val="18"/>
                  <w:szCs w:val="18"/>
                </w:rPr>
                <w:t>默认为</w:t>
              </w:r>
              <w:r>
                <w:rPr>
                  <w:rFonts w:ascii="Verdana" w:eastAsia="宋体" w:hAnsi="Verdana" w:cs="Verdana"/>
                  <w:sz w:val="18"/>
                  <w:szCs w:val="18"/>
                </w:rPr>
                <w:t>NULL</w:t>
              </w:r>
            </w:ins>
            <w:ins w:id="85" w:author="Unknown" w:date="2013-09-19T09:52:00Z">
              <w:r>
                <w:rPr>
                  <w:rFonts w:ascii="Verdana" w:eastAsia="宋体" w:hAnsi="Verdana" w:cs="Times New Roman"/>
                  <w:sz w:val="18"/>
                  <w:szCs w:val="18"/>
                </w:rPr>
                <w:br/>
              </w:r>
              <w:r>
                <w:rPr>
                  <w:rFonts w:ascii="Verdana" w:eastAsia="宋体" w:hAnsi="Verdana" w:cs="Verdana"/>
                  <w:sz w:val="18"/>
                  <w:szCs w:val="18"/>
                </w:rPr>
                <w:t>defaulted to be NULL</w:t>
              </w:r>
            </w:ins>
          </w:p>
        </w:tc>
      </w:tr>
      <w:tr w:rsidR="000D7A2B">
        <w:trPr>
          <w:cantSplit/>
          <w:jc w:val="center"/>
        </w:trPr>
        <w:tc>
          <w:tcPr>
            <w:tcW w:w="2384" w:type="dxa"/>
            <w:shd w:val="clear" w:color="auto" w:fill="FFFFFF"/>
            <w:tcMar>
              <w:top w:w="0" w:type="dxa"/>
              <w:left w:w="108" w:type="dxa"/>
              <w:bottom w:w="0" w:type="dxa"/>
              <w:right w:w="108" w:type="dxa"/>
            </w:tcMar>
          </w:tcPr>
          <w:p w:rsidR="000D7A2B" w:rsidRPr="002C3BB2" w:rsidRDefault="000D7A2B" w:rsidP="0097539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Return_type_ID</w:t>
            </w:r>
            <w:r>
              <w:rPr>
                <w:rFonts w:ascii="Verdana" w:eastAsia="宋体" w:hAnsi="Verdana" w:cs="Times New Roman"/>
                <w:sz w:val="18"/>
                <w:szCs w:val="18"/>
              </w:rPr>
              <w:br/>
            </w:r>
            <w:r>
              <w:rPr>
                <w:rFonts w:ascii="Verdana" w:eastAsia="宋体" w:hAnsi="Verdana" w:cs="宋体" w:hint="eastAsia"/>
                <w:sz w:val="18"/>
                <w:szCs w:val="18"/>
              </w:rPr>
              <w:t>退货</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_id</w:t>
            </w:r>
            <w:r>
              <w:rPr>
                <w:rFonts w:ascii="Verdana" w:eastAsia="宋体" w:hAnsi="Verdana" w:cs="Verdana"/>
                <w:sz w:val="18"/>
                <w:szCs w:val="18"/>
              </w:rPr>
              <w:br/>
            </w:r>
          </w:p>
        </w:tc>
        <w:tc>
          <w:tcPr>
            <w:tcW w:w="1816" w:type="dxa"/>
            <w:shd w:val="clear" w:color="auto" w:fill="FFFFFF"/>
            <w:tcMar>
              <w:top w:w="0" w:type="dxa"/>
              <w:left w:w="108" w:type="dxa"/>
              <w:bottom w:w="0" w:type="dxa"/>
              <w:right w:w="108" w:type="dxa"/>
            </w:tcMar>
          </w:tcPr>
          <w:p w:rsidR="000D7A2B" w:rsidRDefault="000D7A2B" w:rsidP="0018395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83956">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574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According to the supplier contract there are 2 </w:t>
            </w:r>
            <w:r>
              <w:rPr>
                <w:rFonts w:ascii="Verdana" w:eastAsia="宋体" w:hAnsi="Verdana" w:cs="Verdana"/>
                <w:sz w:val="18"/>
                <w:szCs w:val="18"/>
              </w:rPr>
              <w:t xml:space="preserve">return </w:t>
            </w:r>
            <w:r>
              <w:rPr>
                <w:rFonts w:ascii="Verdana" w:hAnsi="Verdana" w:cs="Verdana"/>
                <w:sz w:val="18"/>
                <w:szCs w:val="18"/>
              </w:rPr>
              <w:t>IDs</w:t>
            </w:r>
            <w:r>
              <w:rPr>
                <w:rFonts w:ascii="Verdana" w:eastAsia="宋体" w:hAnsi="Verdana" w:cs="Verdana"/>
                <w:sz w:val="18"/>
                <w:szCs w:val="18"/>
              </w:rPr>
              <w:t xml:space="preserve">, </w:t>
            </w:r>
            <w:r>
              <w:rPr>
                <w:rFonts w:ascii="Verdana" w:eastAsia="宋体" w:hAnsi="Verdana" w:cs="Verdana"/>
                <w:sz w:val="18"/>
                <w:szCs w:val="18"/>
              </w:rPr>
              <w:br/>
            </w:r>
            <w:r>
              <w:rPr>
                <w:rFonts w:ascii="Verdana" w:hAnsi="Verdana" w:cs="Verdana"/>
                <w:sz w:val="18"/>
                <w:szCs w:val="18"/>
              </w:rPr>
              <w:t>1= can be returned</w:t>
            </w:r>
            <w:r>
              <w:rPr>
                <w:rFonts w:ascii="Verdana" w:hAnsi="Verdana" w:cs="Verdana"/>
                <w:sz w:val="18"/>
                <w:szCs w:val="18"/>
              </w:rPr>
              <w:br/>
              <w:t xml:space="preserve">2= can not be returned </w:t>
            </w:r>
          </w:p>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根据供应商合同，有以下两种</w:t>
            </w:r>
            <w:r>
              <w:rPr>
                <w:rFonts w:ascii="Verdana" w:eastAsia="宋体" w:hAnsi="Verdana" w:cs="Verdana"/>
                <w:sz w:val="18"/>
                <w:szCs w:val="18"/>
              </w:rPr>
              <w:t>ID</w:t>
            </w:r>
            <w:r>
              <w:rPr>
                <w:rFonts w:ascii="Verdana" w:eastAsia="宋体" w:hAnsi="Verdana" w:cs="宋体" w:hint="eastAsia"/>
                <w:sz w:val="18"/>
                <w:szCs w:val="18"/>
              </w:rPr>
              <w:t>：</w:t>
            </w:r>
          </w:p>
          <w:p w:rsidR="000D7A2B" w:rsidRPr="002C3BB2" w:rsidRDefault="000D7A2B" w:rsidP="003E1BAE">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1=</w:t>
            </w:r>
            <w:r>
              <w:rPr>
                <w:rFonts w:ascii="Verdana" w:eastAsia="宋体" w:hAnsi="Verdana" w:cs="宋体" w:hint="eastAsia"/>
                <w:sz w:val="18"/>
                <w:szCs w:val="18"/>
              </w:rPr>
              <w:t>可退货的</w:t>
            </w:r>
            <w:r>
              <w:rPr>
                <w:rFonts w:ascii="Verdana" w:eastAsia="宋体" w:hAnsi="Verdana" w:cs="Times New Roman"/>
                <w:sz w:val="18"/>
                <w:szCs w:val="18"/>
              </w:rPr>
              <w:br/>
            </w:r>
            <w:r>
              <w:rPr>
                <w:rFonts w:ascii="Verdana" w:eastAsia="宋体" w:hAnsi="Verdana" w:cs="Verdana"/>
                <w:sz w:val="18"/>
                <w:szCs w:val="18"/>
              </w:rPr>
              <w:t>2=</w:t>
            </w:r>
            <w:r>
              <w:rPr>
                <w:rFonts w:ascii="Verdana" w:eastAsia="宋体" w:hAnsi="Verdana" w:cs="宋体" w:hint="eastAsia"/>
                <w:sz w:val="18"/>
                <w:szCs w:val="18"/>
              </w:rPr>
              <w:t>不可退货的</w:t>
            </w:r>
          </w:p>
        </w:tc>
      </w:tr>
    </w:tbl>
    <w:p w:rsidR="000D7A2B" w:rsidRDefault="000D7A2B">
      <w:pPr>
        <w:pStyle w:val="Textbody"/>
        <w:suppressAutoHyphens w:val="0"/>
        <w:rPr>
          <w:rFonts w:cs="Times New Roman"/>
        </w:rPr>
      </w:pPr>
    </w:p>
    <w:p w:rsidR="000D7A2B" w:rsidRDefault="000D7A2B" w:rsidP="00106B23">
      <w:pPr>
        <w:pStyle w:val="Textbody"/>
        <w:suppressAutoHyphens w:val="0"/>
        <w:spacing w:after="0"/>
        <w:rPr>
          <w:rFonts w:ascii="Verdana" w:hAnsi="Verdana" w:cs="Verdana"/>
          <w:color w:val="000000"/>
          <w:sz w:val="20"/>
          <w:szCs w:val="20"/>
        </w:rPr>
      </w:pPr>
      <w:r>
        <w:rPr>
          <w:rFonts w:ascii="Verdana" w:hAnsi="Verdana" w:cs="Verdana"/>
          <w:color w:val="000000"/>
          <w:sz w:val="20"/>
          <w:szCs w:val="20"/>
        </w:rPr>
        <w:t>We can add other attributes later such as package size or storage type (normal, cool chain...) etc.</w:t>
      </w:r>
    </w:p>
    <w:p w:rsidR="000D7A2B" w:rsidRDefault="000D7A2B" w:rsidP="00106B23">
      <w:pPr>
        <w:pStyle w:val="Textbody"/>
        <w:suppressAutoHyphens w:val="0"/>
        <w:spacing w:after="0"/>
        <w:rPr>
          <w:rFonts w:ascii="Verdana" w:eastAsia="宋体" w:hAnsi="Verdana" w:cs="Times New Roman"/>
          <w:color w:val="000000"/>
          <w:sz w:val="20"/>
          <w:szCs w:val="20"/>
        </w:rPr>
      </w:pPr>
      <w:r>
        <w:rPr>
          <w:rFonts w:ascii="Verdana" w:eastAsia="宋体" w:hAnsi="Verdana" w:cs="Times New Roman"/>
          <w:color w:val="000000"/>
          <w:sz w:val="20"/>
          <w:szCs w:val="20"/>
        </w:rPr>
        <w:br/>
      </w:r>
      <w:r>
        <w:rPr>
          <w:rFonts w:ascii="Verdana" w:eastAsia="宋体" w:hAnsi="Verdana" w:cs="宋体" w:hint="eastAsia"/>
          <w:color w:val="000000"/>
          <w:sz w:val="20"/>
          <w:szCs w:val="20"/>
        </w:rPr>
        <w:t>我们可以在稍后添加另外的特性，例如包装尺寸或者储藏类型（普通、冷链……）等。</w:t>
      </w:r>
    </w:p>
    <w:p w:rsidR="000D7A2B" w:rsidRDefault="000D7A2B">
      <w:pPr>
        <w:pStyle w:val="Textbody"/>
        <w:suppressAutoHyphens w:val="0"/>
        <w:rPr>
          <w:rFonts w:ascii="Verdana" w:hAnsi="Verdana" w:cs="Verdana"/>
          <w:color w:val="000000"/>
          <w:sz w:val="20"/>
          <w:szCs w:val="20"/>
        </w:rPr>
      </w:pPr>
    </w:p>
    <w:p w:rsidR="000D7A2B" w:rsidRDefault="000D7A2B">
      <w:pPr>
        <w:pStyle w:val="Textbody"/>
        <w:suppressAutoHyphens w:val="0"/>
        <w:rPr>
          <w:rFonts w:ascii="Verdana" w:hAnsi="Verdana" w:cs="Verdana"/>
          <w:color w:val="000000"/>
          <w:sz w:val="20"/>
          <w:szCs w:val="20"/>
        </w:rPr>
      </w:pPr>
    </w:p>
    <w:p w:rsidR="000D7A2B" w:rsidRPr="00961F1A" w:rsidRDefault="000D7A2B" w:rsidP="00363D6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86" w:name="_Toc238874623"/>
      <w:bookmarkStart w:id="87" w:name="_Toc369255724"/>
      <w:r w:rsidRPr="008D7785">
        <w:rPr>
          <w:rFonts w:ascii="Litera Serial" w:hAnsi="Litera Serial" w:cs="Litera Serial"/>
          <w:b w:val="0"/>
          <w:bCs w:val="0"/>
          <w:caps/>
          <w:color w:val="808080"/>
          <w:sz w:val="24"/>
          <w:szCs w:val="24"/>
        </w:rPr>
        <w:t>Master_</w:t>
      </w:r>
      <w:r>
        <w:rPr>
          <w:rFonts w:ascii="Litera Serial" w:hAnsi="Litera Serial" w:cs="Litera Serial"/>
          <w:b w:val="0"/>
          <w:bCs w:val="0"/>
          <w:caps/>
          <w:color w:val="808080"/>
          <w:sz w:val="24"/>
          <w:szCs w:val="24"/>
        </w:rPr>
        <w:t>Family group</w:t>
      </w:r>
      <w:r w:rsidRPr="008D7785">
        <w:rPr>
          <w:rFonts w:ascii="Litera Serial" w:hAnsi="Litera Serial" w:cs="Litera Serial"/>
          <w:b w:val="0"/>
          <w:bCs w:val="0"/>
          <w:caps/>
          <w:color w:val="808080"/>
          <w:sz w:val="24"/>
          <w:szCs w:val="24"/>
        </w:rPr>
        <w:t xml:space="preserve"> </w:t>
      </w:r>
      <w:proofErr w:type="gramStart"/>
      <w:r w:rsidRPr="00961F1A">
        <w:rPr>
          <w:rFonts w:ascii="Litera Serial" w:hAnsi="Litera Serial" w:cs="宋体" w:hint="eastAsia"/>
          <w:b w:val="0"/>
          <w:bCs w:val="0"/>
          <w:caps/>
          <w:color w:val="808080"/>
          <w:sz w:val="24"/>
          <w:szCs w:val="24"/>
        </w:rPr>
        <w:t>主数据</w:t>
      </w:r>
      <w:proofErr w:type="gramEnd"/>
      <w:r w:rsidRPr="008D7785">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大</w:t>
      </w:r>
      <w:r>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类</w:t>
      </w:r>
      <w:bookmarkEnd w:id="86"/>
      <w:bookmarkEnd w:id="87"/>
      <w:r w:rsidR="00D63DD6">
        <w:rPr>
          <w:rFonts w:ascii="Litera Serial" w:hAnsi="Litera Serial" w:cs="宋体" w:hint="eastAsia"/>
          <w:b w:val="0"/>
          <w:bCs w:val="0"/>
          <w:caps/>
          <w:color w:val="808080"/>
          <w:sz w:val="24"/>
          <w:szCs w:val="24"/>
        </w:rPr>
        <w:t>(need add other columns)</w:t>
      </w:r>
    </w:p>
    <w:p w:rsidR="000D7A2B" w:rsidRPr="00BB101E" w:rsidRDefault="000D7A2B" w:rsidP="00363D6D">
      <w:pPr>
        <w:pStyle w:val="Textbody"/>
        <w:spacing w:after="0"/>
        <w:rPr>
          <w:rFonts w:ascii="Verdana" w:eastAsia="宋体" w:hAnsi="Verdana" w:cs="Times New Roman"/>
          <w:sz w:val="20"/>
          <w:szCs w:val="20"/>
        </w:rPr>
      </w:pPr>
      <w:r w:rsidRPr="008D7785">
        <w:rPr>
          <w:rFonts w:ascii="Verdana" w:hAnsi="Verdana" w:cs="Verdana"/>
          <w:sz w:val="20"/>
          <w:szCs w:val="20"/>
        </w:rPr>
        <w:t xml:space="preserve">The product dimension will contain all the information </w:t>
      </w:r>
      <w:r>
        <w:rPr>
          <w:rFonts w:ascii="Verdana" w:hAnsi="Verdana" w:cs="Verdana"/>
          <w:sz w:val="20"/>
          <w:szCs w:val="20"/>
        </w:rPr>
        <w:t>within</w:t>
      </w:r>
      <w:r w:rsidRPr="008D7785">
        <w:rPr>
          <w:rFonts w:ascii="Verdana" w:hAnsi="Verdana" w:cs="Verdana"/>
          <w:sz w:val="20"/>
          <w:szCs w:val="20"/>
        </w:rPr>
        <w:t xml:space="preserve"> the </w:t>
      </w:r>
      <w:r>
        <w:rPr>
          <w:rFonts w:ascii="Verdana" w:hAnsi="Verdana" w:cs="Verdana"/>
          <w:sz w:val="20"/>
          <w:szCs w:val="20"/>
        </w:rPr>
        <w:t xml:space="preserve">following </w:t>
      </w:r>
      <w:r w:rsidRPr="008D7785">
        <w:rPr>
          <w:rFonts w:ascii="Verdana" w:hAnsi="Verdana" w:cs="Verdana"/>
          <w:sz w:val="20"/>
          <w:szCs w:val="20"/>
        </w:rPr>
        <w:t>hierarchy</w:t>
      </w:r>
      <w:r>
        <w:rPr>
          <w:rFonts w:ascii="Verdana" w:hAnsi="Verdana" w:cs="Verdana"/>
          <w:sz w:val="20"/>
          <w:szCs w:val="20"/>
        </w:rPr>
        <w:t>.</w:t>
      </w:r>
    </w:p>
    <w:p w:rsidR="000D7A2B" w:rsidRDefault="000D7A2B" w:rsidP="00363D6D">
      <w:pPr>
        <w:pStyle w:val="Textbody"/>
        <w:rPr>
          <w:rFonts w:ascii="Verdana" w:eastAsia="宋体" w:hAnsi="Verdana" w:cs="Times New Roman"/>
          <w:sz w:val="20"/>
          <w:szCs w:val="20"/>
        </w:rPr>
      </w:pPr>
      <w:r w:rsidRPr="008D7785">
        <w:rPr>
          <w:rFonts w:ascii="Verdana" w:hAnsi="Verdana" w:cs="Verdana"/>
          <w:sz w:val="20"/>
          <w:szCs w:val="20"/>
        </w:rPr>
        <w:t xml:space="preserve">Division&gt;Department&gt;family group&gt;family&gt;sub family&gt;product item for example: </w:t>
      </w:r>
    </w:p>
    <w:p w:rsidR="000D7A2B" w:rsidRPr="00BB101E" w:rsidRDefault="000D7A2B" w:rsidP="00BB101E">
      <w:pPr>
        <w:pStyle w:val="Textbody"/>
        <w:spacing w:after="0"/>
        <w:rPr>
          <w:rFonts w:ascii="Verdana" w:eastAsia="宋体" w:hAnsi="Verdana" w:cs="Times New Roman"/>
          <w:color w:val="000000"/>
          <w:sz w:val="22"/>
          <w:szCs w:val="22"/>
        </w:rPr>
      </w:pPr>
      <w:r>
        <w:rPr>
          <w:rFonts w:ascii="Verdana" w:eastAsia="宋体" w:hAnsi="Verdana" w:cs="宋体" w:hint="eastAsia"/>
          <w:color w:val="000000"/>
          <w:sz w:val="22"/>
          <w:szCs w:val="22"/>
        </w:rPr>
        <w:t>商品维度将包含所有该架构的信息。</w:t>
      </w:r>
    </w:p>
    <w:p w:rsidR="000D7A2B" w:rsidRPr="00BB101E" w:rsidRDefault="000D7A2B" w:rsidP="00BB101E">
      <w:pPr>
        <w:pStyle w:val="Textbody"/>
        <w:rPr>
          <w:rFonts w:ascii="Verdana" w:eastAsia="宋体" w:hAnsi="Verdana" w:cs="Times New Roman"/>
          <w:sz w:val="20"/>
          <w:szCs w:val="20"/>
        </w:rPr>
      </w:pPr>
      <w:proofErr w:type="gramStart"/>
      <w:r w:rsidRPr="008D7785">
        <w:rPr>
          <w:rFonts w:ascii="宋体" w:eastAsia="宋体" w:hAnsi="Verdana" w:cs="宋体" w:hint="eastAsia"/>
          <w:color w:val="000000"/>
          <w:sz w:val="20"/>
          <w:szCs w:val="20"/>
        </w:rPr>
        <w:t>处别</w:t>
      </w:r>
      <w:proofErr w:type="gramEnd"/>
      <w:r w:rsidRPr="008D7785">
        <w:rPr>
          <w:rFonts w:ascii="宋体" w:eastAsia="宋体" w:hAnsi="Verdana" w:cs="宋体"/>
          <w:color w:val="000000"/>
          <w:sz w:val="20"/>
          <w:szCs w:val="20"/>
        </w:rPr>
        <w:t>&gt;</w:t>
      </w:r>
      <w:r>
        <w:rPr>
          <w:rFonts w:ascii="宋体" w:eastAsia="宋体" w:hAnsi="Verdana" w:cs="宋体" w:hint="eastAsia"/>
          <w:color w:val="000000"/>
          <w:sz w:val="20"/>
          <w:szCs w:val="20"/>
        </w:rPr>
        <w:t>部门</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大类</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中类</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小类</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单品</w:t>
      </w:r>
      <w:ins w:id="88" w:author="ralph" w:date="2013-10-10T14:35:00Z">
        <w:r>
          <w:rPr>
            <w:rFonts w:ascii="宋体" w:eastAsia="宋体" w:hAnsi="Verdana" w:cs="Times New Roman"/>
            <w:color w:val="000000"/>
            <w:sz w:val="20"/>
            <w:szCs w:val="20"/>
          </w:rPr>
          <w:br/>
        </w:r>
      </w:ins>
    </w:p>
    <w:p w:rsidR="000D7A2B" w:rsidRPr="007475C0" w:rsidRDefault="000D7A2B">
      <w:pPr>
        <w:pStyle w:val="Textbody"/>
        <w:suppressAutoHyphens w:val="0"/>
        <w:rPr>
          <w:rFonts w:ascii="Verdana" w:eastAsia="宋体" w:hAnsi="Verdana" w:cs="Times New Roman"/>
          <w:color w:val="000000"/>
          <w:sz w:val="20"/>
          <w:szCs w:val="20"/>
        </w:rPr>
      </w:pPr>
      <w:ins w:id="89" w:author="Unknown" w:date="2013-09-19T09:52:00Z">
        <w:r>
          <w:rPr>
            <w:rFonts w:ascii="Verdana" w:eastAsia="宋体" w:hAnsi="Verdana" w:cs="Times New Roman"/>
            <w:color w:val="000000"/>
            <w:sz w:val="20"/>
            <w:szCs w:val="20"/>
          </w:rPr>
          <w:lastRenderedPageBreak/>
          <w:br/>
        </w:r>
      </w:ins>
    </w:p>
    <w:tbl>
      <w:tblPr>
        <w:tblW w:w="0" w:type="auto"/>
        <w:jc w:val="center"/>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2384"/>
        <w:gridCol w:w="1816"/>
        <w:gridCol w:w="5741"/>
      </w:tblGrid>
      <w:tr w:rsidR="000D7A2B" w:rsidRPr="008D7785">
        <w:trPr>
          <w:cantSplit/>
          <w:tblHeader/>
          <w:jc w:val="center"/>
        </w:trPr>
        <w:tc>
          <w:tcPr>
            <w:tcW w:w="2384" w:type="dxa"/>
            <w:shd w:val="clear" w:color="auto" w:fill="E6E6E6"/>
            <w:tcMar>
              <w:top w:w="0" w:type="dxa"/>
              <w:left w:w="108" w:type="dxa"/>
              <w:bottom w:w="0" w:type="dxa"/>
              <w:right w:w="108" w:type="dxa"/>
            </w:tcMar>
          </w:tcPr>
          <w:p w:rsidR="000D7A2B" w:rsidRPr="008D7785" w:rsidRDefault="000D7A2B" w:rsidP="00363D6D">
            <w:pPr>
              <w:pStyle w:val="TableHeading"/>
              <w:suppressLineNumbers w:val="0"/>
              <w:suppressAutoHyphens w:val="0"/>
              <w:spacing w:line="276" w:lineRule="auto"/>
              <w:rPr>
                <w:rFonts w:eastAsia="宋体" w:cs="Times New Roman"/>
              </w:rPr>
            </w:pPr>
            <w:r w:rsidRPr="008D7785">
              <w:rPr>
                <w:b w:val="0"/>
                <w:bCs w:val="0"/>
                <w:caps/>
                <w:color w:val="000000"/>
                <w:sz w:val="18"/>
                <w:szCs w:val="18"/>
              </w:rPr>
              <w:t>Field</w:t>
            </w:r>
            <w:r w:rsidRPr="008D7785">
              <w:rPr>
                <w:rFonts w:eastAsia="宋体"/>
                <w:b w:val="0"/>
                <w:bCs w:val="0"/>
                <w:caps/>
                <w:color w:val="000000"/>
                <w:sz w:val="18"/>
                <w:szCs w:val="18"/>
              </w:rPr>
              <w:t xml:space="preserve"> </w:t>
            </w:r>
            <w:r w:rsidRPr="008D7785">
              <w:rPr>
                <w:rFonts w:eastAsia="宋体" w:cs="宋体" w:hint="eastAsia"/>
                <w:b w:val="0"/>
                <w:bCs w:val="0"/>
                <w:caps/>
                <w:color w:val="000000"/>
                <w:sz w:val="18"/>
                <w:szCs w:val="18"/>
              </w:rPr>
              <w:t>字段</w:t>
            </w:r>
          </w:p>
        </w:tc>
        <w:tc>
          <w:tcPr>
            <w:tcW w:w="1816" w:type="dxa"/>
            <w:shd w:val="clear" w:color="auto" w:fill="E6E6E6"/>
            <w:tcMar>
              <w:top w:w="0" w:type="dxa"/>
              <w:left w:w="108" w:type="dxa"/>
              <w:bottom w:w="0" w:type="dxa"/>
              <w:right w:w="108" w:type="dxa"/>
            </w:tcMar>
          </w:tcPr>
          <w:p w:rsidR="000D7A2B" w:rsidRPr="008D7785" w:rsidRDefault="000D7A2B" w:rsidP="00363D6D">
            <w:pPr>
              <w:pStyle w:val="TableHeading"/>
              <w:suppressLineNumbers w:val="0"/>
              <w:suppressAutoHyphens w:val="0"/>
              <w:spacing w:line="276" w:lineRule="auto"/>
              <w:rPr>
                <w:rFonts w:eastAsia="宋体" w:cs="Times New Roman"/>
              </w:rPr>
            </w:pPr>
            <w:r w:rsidRPr="008D7785">
              <w:rPr>
                <w:b w:val="0"/>
                <w:bCs w:val="0"/>
                <w:caps/>
                <w:color w:val="000000"/>
                <w:sz w:val="18"/>
                <w:szCs w:val="18"/>
              </w:rPr>
              <w:t>Type</w:t>
            </w:r>
            <w:r w:rsidRPr="008D7785">
              <w:rPr>
                <w:rFonts w:eastAsia="宋体"/>
                <w:b w:val="0"/>
                <w:bCs w:val="0"/>
                <w:caps/>
                <w:color w:val="000000"/>
                <w:sz w:val="18"/>
                <w:szCs w:val="18"/>
              </w:rPr>
              <w:t xml:space="preserve"> </w:t>
            </w:r>
            <w:r w:rsidRPr="008D7785">
              <w:rPr>
                <w:rFonts w:eastAsia="宋体" w:cs="宋体" w:hint="eastAsia"/>
                <w:b w:val="0"/>
                <w:bCs w:val="0"/>
                <w:caps/>
                <w:color w:val="000000"/>
                <w:sz w:val="18"/>
                <w:szCs w:val="18"/>
              </w:rPr>
              <w:t>类型</w:t>
            </w:r>
          </w:p>
        </w:tc>
        <w:tc>
          <w:tcPr>
            <w:tcW w:w="5741" w:type="dxa"/>
            <w:shd w:val="clear" w:color="auto" w:fill="E6E6E6"/>
            <w:tcMar>
              <w:top w:w="0" w:type="dxa"/>
              <w:left w:w="108" w:type="dxa"/>
              <w:bottom w:w="0" w:type="dxa"/>
              <w:right w:w="108" w:type="dxa"/>
            </w:tcMar>
          </w:tcPr>
          <w:p w:rsidR="000D7A2B" w:rsidRPr="008D7785" w:rsidRDefault="000D7A2B" w:rsidP="00363D6D">
            <w:pPr>
              <w:pStyle w:val="TableHeading"/>
              <w:suppressLineNumbers w:val="0"/>
              <w:suppressAutoHyphens w:val="0"/>
              <w:spacing w:line="276" w:lineRule="auto"/>
              <w:rPr>
                <w:rFonts w:eastAsia="宋体" w:cs="Times New Roman"/>
              </w:rPr>
            </w:pPr>
            <w:r w:rsidRPr="008D7785">
              <w:rPr>
                <w:b w:val="0"/>
                <w:bCs w:val="0"/>
                <w:caps/>
                <w:color w:val="000000"/>
                <w:sz w:val="18"/>
                <w:szCs w:val="18"/>
              </w:rPr>
              <w:t>Comments / Questions</w:t>
            </w:r>
            <w:r w:rsidRPr="008D7785">
              <w:rPr>
                <w:rFonts w:eastAsia="宋体"/>
                <w:b w:val="0"/>
                <w:bCs w:val="0"/>
                <w:caps/>
                <w:color w:val="000000"/>
                <w:sz w:val="18"/>
                <w:szCs w:val="18"/>
              </w:rPr>
              <w:t xml:space="preserve"> </w:t>
            </w:r>
            <w:r w:rsidRPr="008D7785">
              <w:rPr>
                <w:rFonts w:eastAsia="宋体" w:cs="宋体" w:hint="eastAsia"/>
                <w:b w:val="0"/>
                <w:bCs w:val="0"/>
                <w:caps/>
                <w:color w:val="000000"/>
                <w:sz w:val="18"/>
                <w:szCs w:val="18"/>
              </w:rPr>
              <w:t>建议</w:t>
            </w:r>
            <w:r w:rsidRPr="008D7785">
              <w:rPr>
                <w:rFonts w:eastAsia="宋体"/>
                <w:b w:val="0"/>
                <w:bCs w:val="0"/>
                <w:caps/>
                <w:color w:val="000000"/>
                <w:sz w:val="18"/>
                <w:szCs w:val="18"/>
              </w:rPr>
              <w:t>/</w:t>
            </w:r>
            <w:r w:rsidRPr="008D7785">
              <w:rPr>
                <w:rFonts w:eastAsia="宋体" w:cs="宋体" w:hint="eastAsia"/>
                <w:b w:val="0"/>
                <w:bCs w:val="0"/>
                <w:caps/>
                <w:color w:val="000000"/>
                <w:sz w:val="18"/>
                <w:szCs w:val="18"/>
              </w:rPr>
              <w:t>问题</w:t>
            </w:r>
          </w:p>
        </w:tc>
      </w:tr>
      <w:tr w:rsidR="000D7A2B" w:rsidRPr="00F4307C">
        <w:trPr>
          <w:cantSplit/>
          <w:jc w:val="center"/>
        </w:trPr>
        <w:tc>
          <w:tcPr>
            <w:tcW w:w="2384" w:type="dxa"/>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ascii="Verdana" w:eastAsia="宋体" w:hAnsi="Verdana" w:cs="Times New Roman"/>
                <w:sz w:val="18"/>
                <w:szCs w:val="18"/>
              </w:rPr>
            </w:pPr>
            <w:r w:rsidRPr="00F4307C">
              <w:rPr>
                <w:rFonts w:ascii="Verdana" w:hAnsi="Verdana" w:cs="Verdana"/>
                <w:color w:val="000000"/>
                <w:sz w:val="20"/>
                <w:szCs w:val="20"/>
              </w:rPr>
              <w:t>Family group_id</w:t>
            </w:r>
          </w:p>
          <w:p w:rsidR="000D7A2B" w:rsidRPr="00F4307C" w:rsidRDefault="000D7A2B" w:rsidP="00363D6D">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大类</w:t>
            </w:r>
            <w:r>
              <w:rPr>
                <w:rFonts w:ascii="Verdana" w:eastAsia="宋体" w:hAnsi="Verdana" w:cs="Verdana"/>
                <w:sz w:val="18"/>
                <w:szCs w:val="18"/>
              </w:rPr>
              <w:t>_id</w:t>
            </w:r>
          </w:p>
        </w:tc>
        <w:tc>
          <w:tcPr>
            <w:tcW w:w="1816" w:type="dxa"/>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Pr="00F4307C" w:rsidRDefault="000D7A2B" w:rsidP="00363D6D">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5741" w:type="dxa"/>
            <w:tcMar>
              <w:top w:w="0" w:type="dxa"/>
              <w:left w:w="108" w:type="dxa"/>
              <w:bottom w:w="0" w:type="dxa"/>
              <w:right w:w="108" w:type="dxa"/>
            </w:tcMar>
          </w:tcPr>
          <w:p w:rsidR="000D7A2B" w:rsidRPr="007475C0" w:rsidRDefault="000D7A2B" w:rsidP="00363D6D">
            <w:pPr>
              <w:pStyle w:val="TableContents"/>
              <w:suppressLineNumbers w:val="0"/>
              <w:suppressAutoHyphens w:val="0"/>
              <w:spacing w:line="276" w:lineRule="auto"/>
              <w:rPr>
                <w:rFonts w:ascii="Verdana" w:eastAsia="宋体" w:hAnsi="Verdana" w:cs="Times New Roman"/>
                <w:sz w:val="18"/>
                <w:szCs w:val="18"/>
              </w:rPr>
            </w:pPr>
          </w:p>
        </w:tc>
      </w:tr>
      <w:tr w:rsidR="000D7A2B">
        <w:trPr>
          <w:cantSplit/>
          <w:jc w:val="center"/>
        </w:trPr>
        <w:tc>
          <w:tcPr>
            <w:tcW w:w="2384" w:type="dxa"/>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ascii="Verdana" w:eastAsia="宋体" w:hAnsi="Verdana" w:cs="Times New Roman"/>
                <w:sz w:val="18"/>
                <w:szCs w:val="18"/>
              </w:rPr>
            </w:pPr>
            <w:r w:rsidRPr="000C3069">
              <w:rPr>
                <w:rFonts w:ascii="Verdana" w:hAnsi="Verdana" w:cs="Verdana"/>
                <w:color w:val="000000"/>
                <w:sz w:val="16"/>
                <w:szCs w:val="16"/>
              </w:rPr>
              <w:t>Family group</w:t>
            </w:r>
            <w:r>
              <w:rPr>
                <w:rFonts w:ascii="Verdana" w:hAnsi="Verdana" w:cs="Verdana"/>
                <w:sz w:val="18"/>
                <w:szCs w:val="18"/>
              </w:rPr>
              <w:t xml:space="preserve"> name_en</w:t>
            </w:r>
          </w:p>
          <w:p w:rsidR="000D7A2B" w:rsidRDefault="000D7A2B" w:rsidP="00363D6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1816" w:type="dxa"/>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363D6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741" w:type="dxa"/>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cs="Times New Roman"/>
              </w:rPr>
            </w:pPr>
          </w:p>
        </w:tc>
      </w:tr>
      <w:tr w:rsidR="000D7A2B">
        <w:trPr>
          <w:cantSplit/>
          <w:jc w:val="center"/>
        </w:trPr>
        <w:tc>
          <w:tcPr>
            <w:tcW w:w="2384" w:type="dxa"/>
            <w:tcMar>
              <w:top w:w="0" w:type="dxa"/>
              <w:left w:w="108" w:type="dxa"/>
              <w:bottom w:w="0" w:type="dxa"/>
              <w:right w:w="108" w:type="dxa"/>
            </w:tcMar>
          </w:tcPr>
          <w:p w:rsidR="000D7A2B" w:rsidRDefault="000D7A2B" w:rsidP="00FF3355">
            <w:pPr>
              <w:pStyle w:val="TableContents"/>
              <w:suppressLineNumbers w:val="0"/>
              <w:suppressAutoHyphens w:val="0"/>
              <w:spacing w:line="276" w:lineRule="auto"/>
              <w:rPr>
                <w:rFonts w:ascii="Verdana" w:eastAsia="宋体" w:hAnsi="Verdana" w:cs="Times New Roman"/>
                <w:sz w:val="18"/>
                <w:szCs w:val="18"/>
              </w:rPr>
            </w:pPr>
            <w:r w:rsidRPr="0066621F">
              <w:rPr>
                <w:rFonts w:ascii="Verdana" w:hAnsi="Verdana" w:cs="Verdana"/>
                <w:sz w:val="18"/>
                <w:szCs w:val="18"/>
              </w:rPr>
              <w:t xml:space="preserve">Family group </w:t>
            </w:r>
            <w:r>
              <w:rPr>
                <w:rFonts w:ascii="Verdana" w:hAnsi="Verdana" w:cs="Verdana"/>
                <w:sz w:val="18"/>
                <w:szCs w:val="18"/>
              </w:rPr>
              <w:t>name_ch</w:t>
            </w:r>
          </w:p>
          <w:p w:rsidR="000D7A2B" w:rsidRPr="0066621F" w:rsidRDefault="000D7A2B" w:rsidP="00363D6D">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1816" w:type="dxa"/>
            <w:tcMar>
              <w:top w:w="0" w:type="dxa"/>
              <w:left w:w="108" w:type="dxa"/>
              <w:bottom w:w="0" w:type="dxa"/>
              <w:right w:w="108" w:type="dxa"/>
            </w:tcMar>
          </w:tcPr>
          <w:p w:rsidR="000D7A2B" w:rsidRDefault="000D7A2B" w:rsidP="00FF335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363D6D">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文本</w:t>
            </w:r>
          </w:p>
        </w:tc>
        <w:tc>
          <w:tcPr>
            <w:tcW w:w="5741" w:type="dxa"/>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cs="Times New Roman"/>
              </w:rPr>
            </w:pPr>
          </w:p>
        </w:tc>
      </w:tr>
    </w:tbl>
    <w:p w:rsidR="000D7A2B" w:rsidRDefault="000D7A2B">
      <w:pPr>
        <w:pStyle w:val="Textbody"/>
        <w:suppressAutoHyphens w:val="0"/>
        <w:rPr>
          <w:rFonts w:ascii="Verdana" w:hAnsi="Verdana" w:cs="Verdana"/>
          <w:color w:val="000000"/>
          <w:sz w:val="20"/>
          <w:szCs w:val="20"/>
        </w:rPr>
      </w:pPr>
    </w:p>
    <w:p w:rsidR="000D7A2B" w:rsidRDefault="000D7A2B" w:rsidP="00363D6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90" w:name="_Toc238874624"/>
      <w:bookmarkStart w:id="91" w:name="_Toc369255725"/>
      <w:r w:rsidRPr="008D7785">
        <w:rPr>
          <w:rFonts w:ascii="Litera Serial" w:hAnsi="Litera Serial" w:cs="Litera Serial"/>
          <w:b w:val="0"/>
          <w:bCs w:val="0"/>
          <w:caps/>
          <w:color w:val="808080"/>
          <w:sz w:val="24"/>
          <w:szCs w:val="24"/>
        </w:rPr>
        <w:t>Master_</w:t>
      </w:r>
      <w:r>
        <w:rPr>
          <w:rFonts w:ascii="Litera Serial" w:hAnsi="Litera Serial" w:cs="Litera Serial"/>
          <w:b w:val="0"/>
          <w:bCs w:val="0"/>
          <w:caps/>
          <w:color w:val="808080"/>
          <w:sz w:val="24"/>
          <w:szCs w:val="24"/>
        </w:rPr>
        <w:t>Family</w:t>
      </w:r>
      <w:r w:rsidRPr="008D7785">
        <w:rPr>
          <w:rFonts w:ascii="Litera Serial" w:hAnsi="Litera Serial" w:cs="Litera Serial"/>
          <w:b w:val="0"/>
          <w:bCs w:val="0"/>
          <w:caps/>
          <w:color w:val="808080"/>
          <w:sz w:val="24"/>
          <w:szCs w:val="24"/>
        </w:rPr>
        <w:t xml:space="preserve"> </w:t>
      </w:r>
      <w:proofErr w:type="gramStart"/>
      <w:r w:rsidRPr="00961F1A">
        <w:rPr>
          <w:rFonts w:ascii="Litera Serial" w:hAnsi="Litera Serial" w:cs="宋体" w:hint="eastAsia"/>
          <w:b w:val="0"/>
          <w:bCs w:val="0"/>
          <w:caps/>
          <w:color w:val="808080"/>
          <w:sz w:val="24"/>
          <w:szCs w:val="24"/>
        </w:rPr>
        <w:t>主数据</w:t>
      </w:r>
      <w:proofErr w:type="gramEnd"/>
      <w:r w:rsidRPr="008D7785">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中类</w:t>
      </w:r>
      <w:bookmarkEnd w:id="90"/>
      <w:bookmarkEnd w:id="91"/>
    </w:p>
    <w:p w:rsidR="000D7A2B" w:rsidRPr="00BB101E" w:rsidRDefault="000D7A2B" w:rsidP="00BB101E">
      <w:pPr>
        <w:pStyle w:val="Textbody"/>
        <w:rPr>
          <w:rFonts w:eastAsia="宋体" w:cs="Times New Roman"/>
        </w:rPr>
      </w:pPr>
    </w:p>
    <w:p w:rsidR="000D7A2B" w:rsidRPr="00BB101E" w:rsidRDefault="000D7A2B" w:rsidP="00363D6D">
      <w:pPr>
        <w:pStyle w:val="Textbody"/>
        <w:spacing w:after="0"/>
        <w:rPr>
          <w:rFonts w:ascii="Verdana" w:eastAsia="宋体" w:hAnsi="Verdana" w:cs="Times New Roman"/>
          <w:sz w:val="20"/>
          <w:szCs w:val="20"/>
        </w:rPr>
      </w:pPr>
      <w:r w:rsidRPr="008D7785">
        <w:rPr>
          <w:rFonts w:ascii="Verdana" w:hAnsi="Verdana" w:cs="Verdana"/>
          <w:sz w:val="20"/>
          <w:szCs w:val="20"/>
        </w:rPr>
        <w:t xml:space="preserve">The product dimension will contain all the information </w:t>
      </w:r>
      <w:r>
        <w:rPr>
          <w:rFonts w:ascii="Verdana" w:hAnsi="Verdana" w:cs="Verdana"/>
          <w:sz w:val="20"/>
          <w:szCs w:val="20"/>
        </w:rPr>
        <w:t>within</w:t>
      </w:r>
      <w:r w:rsidRPr="008D7785">
        <w:rPr>
          <w:rFonts w:ascii="Verdana" w:hAnsi="Verdana" w:cs="Verdana"/>
          <w:sz w:val="20"/>
          <w:szCs w:val="20"/>
        </w:rPr>
        <w:t xml:space="preserve"> the </w:t>
      </w:r>
      <w:r>
        <w:rPr>
          <w:rFonts w:ascii="Verdana" w:hAnsi="Verdana" w:cs="Verdana"/>
          <w:sz w:val="20"/>
          <w:szCs w:val="20"/>
        </w:rPr>
        <w:t xml:space="preserve">following </w:t>
      </w:r>
      <w:r w:rsidRPr="008D7785">
        <w:rPr>
          <w:rFonts w:ascii="Verdana" w:hAnsi="Verdana" w:cs="Verdana"/>
          <w:sz w:val="20"/>
          <w:szCs w:val="20"/>
        </w:rPr>
        <w:t>hierarchy</w:t>
      </w:r>
      <w:r>
        <w:rPr>
          <w:rFonts w:ascii="Verdana" w:hAnsi="Verdana" w:cs="Verdana"/>
          <w:sz w:val="20"/>
          <w:szCs w:val="20"/>
        </w:rPr>
        <w:t>.</w:t>
      </w:r>
    </w:p>
    <w:p w:rsidR="000D7A2B" w:rsidRDefault="000D7A2B" w:rsidP="00363D6D">
      <w:pPr>
        <w:pStyle w:val="Textbody"/>
        <w:rPr>
          <w:rFonts w:ascii="Verdana" w:eastAsia="宋体" w:hAnsi="Verdana" w:cs="Times New Roman"/>
          <w:sz w:val="20"/>
          <w:szCs w:val="20"/>
        </w:rPr>
      </w:pPr>
      <w:r w:rsidRPr="008D7785">
        <w:rPr>
          <w:rFonts w:ascii="Verdana" w:hAnsi="Verdana" w:cs="Verdana"/>
          <w:sz w:val="20"/>
          <w:szCs w:val="20"/>
        </w:rPr>
        <w:t xml:space="preserve">Division&gt;Department&gt;family group&gt;family&gt;sub family&gt;product item for example: </w:t>
      </w:r>
    </w:p>
    <w:p w:rsidR="000D7A2B" w:rsidRPr="00BB101E" w:rsidRDefault="000D7A2B" w:rsidP="00BB101E">
      <w:pPr>
        <w:pStyle w:val="Textbody"/>
        <w:spacing w:after="0"/>
        <w:rPr>
          <w:rFonts w:ascii="Verdana" w:eastAsia="宋体" w:hAnsi="Verdana" w:cs="Times New Roman"/>
          <w:color w:val="000000"/>
          <w:sz w:val="22"/>
          <w:szCs w:val="22"/>
        </w:rPr>
      </w:pPr>
      <w:r>
        <w:rPr>
          <w:rFonts w:ascii="Verdana" w:eastAsia="宋体" w:hAnsi="Verdana" w:cs="宋体" w:hint="eastAsia"/>
          <w:color w:val="000000"/>
          <w:sz w:val="22"/>
          <w:szCs w:val="22"/>
        </w:rPr>
        <w:t>商品维度将包含所有该架构的信息。</w:t>
      </w:r>
    </w:p>
    <w:p w:rsidR="000D7A2B" w:rsidRDefault="000D7A2B" w:rsidP="00363D6D">
      <w:pPr>
        <w:pStyle w:val="Textbody"/>
        <w:suppressAutoHyphens w:val="0"/>
        <w:rPr>
          <w:rFonts w:ascii="Verdana" w:hAnsi="Verdana" w:cs="Verdana"/>
          <w:color w:val="000000"/>
          <w:sz w:val="20"/>
          <w:szCs w:val="20"/>
        </w:rPr>
      </w:pPr>
      <w:proofErr w:type="gramStart"/>
      <w:r w:rsidRPr="008D7785">
        <w:rPr>
          <w:rFonts w:ascii="宋体" w:eastAsia="宋体" w:hAnsi="Verdana" w:cs="宋体" w:hint="eastAsia"/>
          <w:color w:val="000000"/>
          <w:sz w:val="20"/>
          <w:szCs w:val="20"/>
        </w:rPr>
        <w:t>处别</w:t>
      </w:r>
      <w:proofErr w:type="gramEnd"/>
      <w:r w:rsidRPr="008D7785">
        <w:rPr>
          <w:rFonts w:ascii="宋体" w:eastAsia="宋体" w:hAnsi="Verdana" w:cs="宋体"/>
          <w:color w:val="000000"/>
          <w:sz w:val="20"/>
          <w:szCs w:val="20"/>
        </w:rPr>
        <w:t>&gt;</w:t>
      </w:r>
      <w:r>
        <w:rPr>
          <w:rFonts w:ascii="宋体" w:eastAsia="宋体" w:hAnsi="Verdana" w:cs="宋体" w:hint="eastAsia"/>
          <w:color w:val="000000"/>
          <w:sz w:val="20"/>
          <w:szCs w:val="20"/>
        </w:rPr>
        <w:t>部门</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大类</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中类</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小类</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单品</w:t>
      </w:r>
    </w:p>
    <w:tbl>
      <w:tblPr>
        <w:tblW w:w="0" w:type="auto"/>
        <w:jc w:val="center"/>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2384"/>
        <w:gridCol w:w="1816"/>
        <w:gridCol w:w="5741"/>
      </w:tblGrid>
      <w:tr w:rsidR="000D7A2B" w:rsidRPr="008D7785">
        <w:trPr>
          <w:cantSplit/>
          <w:tblHeader/>
          <w:jc w:val="center"/>
        </w:trPr>
        <w:tc>
          <w:tcPr>
            <w:tcW w:w="2384" w:type="dxa"/>
            <w:shd w:val="clear" w:color="auto" w:fill="E6E6E6"/>
            <w:tcMar>
              <w:top w:w="0" w:type="dxa"/>
              <w:left w:w="108" w:type="dxa"/>
              <w:bottom w:w="0" w:type="dxa"/>
              <w:right w:w="108" w:type="dxa"/>
            </w:tcMar>
          </w:tcPr>
          <w:p w:rsidR="000D7A2B" w:rsidRPr="008D7785" w:rsidRDefault="000D7A2B" w:rsidP="00363D6D">
            <w:pPr>
              <w:pStyle w:val="TableHeading"/>
              <w:suppressLineNumbers w:val="0"/>
              <w:suppressAutoHyphens w:val="0"/>
              <w:spacing w:line="276" w:lineRule="auto"/>
              <w:rPr>
                <w:rFonts w:eastAsia="宋体" w:cs="Times New Roman"/>
              </w:rPr>
            </w:pPr>
            <w:r w:rsidRPr="008D7785">
              <w:rPr>
                <w:b w:val="0"/>
                <w:bCs w:val="0"/>
                <w:caps/>
                <w:color w:val="000000"/>
                <w:sz w:val="18"/>
                <w:szCs w:val="18"/>
              </w:rPr>
              <w:t>Field</w:t>
            </w:r>
            <w:r w:rsidRPr="008D7785">
              <w:rPr>
                <w:rFonts w:eastAsia="宋体"/>
                <w:b w:val="0"/>
                <w:bCs w:val="0"/>
                <w:caps/>
                <w:color w:val="000000"/>
                <w:sz w:val="18"/>
                <w:szCs w:val="18"/>
              </w:rPr>
              <w:t xml:space="preserve"> </w:t>
            </w:r>
            <w:r w:rsidRPr="008D7785">
              <w:rPr>
                <w:rFonts w:eastAsia="宋体" w:cs="宋体" w:hint="eastAsia"/>
                <w:b w:val="0"/>
                <w:bCs w:val="0"/>
                <w:caps/>
                <w:color w:val="000000"/>
                <w:sz w:val="18"/>
                <w:szCs w:val="18"/>
              </w:rPr>
              <w:t>字段</w:t>
            </w:r>
          </w:p>
        </w:tc>
        <w:tc>
          <w:tcPr>
            <w:tcW w:w="1816" w:type="dxa"/>
            <w:shd w:val="clear" w:color="auto" w:fill="E6E6E6"/>
            <w:tcMar>
              <w:top w:w="0" w:type="dxa"/>
              <w:left w:w="108" w:type="dxa"/>
              <w:bottom w:w="0" w:type="dxa"/>
              <w:right w:w="108" w:type="dxa"/>
            </w:tcMar>
          </w:tcPr>
          <w:p w:rsidR="000D7A2B" w:rsidRPr="008D7785" w:rsidRDefault="000D7A2B" w:rsidP="00363D6D">
            <w:pPr>
              <w:pStyle w:val="TableHeading"/>
              <w:suppressLineNumbers w:val="0"/>
              <w:suppressAutoHyphens w:val="0"/>
              <w:spacing w:line="276" w:lineRule="auto"/>
              <w:rPr>
                <w:rFonts w:eastAsia="宋体" w:cs="Times New Roman"/>
              </w:rPr>
            </w:pPr>
            <w:r w:rsidRPr="008D7785">
              <w:rPr>
                <w:b w:val="0"/>
                <w:bCs w:val="0"/>
                <w:caps/>
                <w:color w:val="000000"/>
                <w:sz w:val="18"/>
                <w:szCs w:val="18"/>
              </w:rPr>
              <w:t>Type</w:t>
            </w:r>
            <w:r w:rsidRPr="008D7785">
              <w:rPr>
                <w:rFonts w:eastAsia="宋体"/>
                <w:b w:val="0"/>
                <w:bCs w:val="0"/>
                <w:caps/>
                <w:color w:val="000000"/>
                <w:sz w:val="18"/>
                <w:szCs w:val="18"/>
              </w:rPr>
              <w:t xml:space="preserve"> </w:t>
            </w:r>
            <w:r w:rsidRPr="008D7785">
              <w:rPr>
                <w:rFonts w:eastAsia="宋体" w:cs="宋体" w:hint="eastAsia"/>
                <w:b w:val="0"/>
                <w:bCs w:val="0"/>
                <w:caps/>
                <w:color w:val="000000"/>
                <w:sz w:val="18"/>
                <w:szCs w:val="18"/>
              </w:rPr>
              <w:t>类型</w:t>
            </w:r>
          </w:p>
        </w:tc>
        <w:tc>
          <w:tcPr>
            <w:tcW w:w="5741" w:type="dxa"/>
            <w:shd w:val="clear" w:color="auto" w:fill="E6E6E6"/>
            <w:tcMar>
              <w:top w:w="0" w:type="dxa"/>
              <w:left w:w="108" w:type="dxa"/>
              <w:bottom w:w="0" w:type="dxa"/>
              <w:right w:w="108" w:type="dxa"/>
            </w:tcMar>
          </w:tcPr>
          <w:p w:rsidR="000D7A2B" w:rsidRPr="008D7785" w:rsidRDefault="000D7A2B" w:rsidP="00363D6D">
            <w:pPr>
              <w:pStyle w:val="TableHeading"/>
              <w:suppressLineNumbers w:val="0"/>
              <w:suppressAutoHyphens w:val="0"/>
              <w:spacing w:line="276" w:lineRule="auto"/>
              <w:rPr>
                <w:rFonts w:eastAsia="宋体" w:cs="Times New Roman"/>
              </w:rPr>
            </w:pPr>
            <w:r w:rsidRPr="008D7785">
              <w:rPr>
                <w:b w:val="0"/>
                <w:bCs w:val="0"/>
                <w:caps/>
                <w:color w:val="000000"/>
                <w:sz w:val="18"/>
                <w:szCs w:val="18"/>
              </w:rPr>
              <w:t>Comments / Questions</w:t>
            </w:r>
            <w:r w:rsidRPr="008D7785">
              <w:rPr>
                <w:rFonts w:eastAsia="宋体"/>
                <w:b w:val="0"/>
                <w:bCs w:val="0"/>
                <w:caps/>
                <w:color w:val="000000"/>
                <w:sz w:val="18"/>
                <w:szCs w:val="18"/>
              </w:rPr>
              <w:t xml:space="preserve"> </w:t>
            </w:r>
            <w:r w:rsidRPr="008D7785">
              <w:rPr>
                <w:rFonts w:eastAsia="宋体" w:cs="宋体" w:hint="eastAsia"/>
                <w:b w:val="0"/>
                <w:bCs w:val="0"/>
                <w:caps/>
                <w:color w:val="000000"/>
                <w:sz w:val="18"/>
                <w:szCs w:val="18"/>
              </w:rPr>
              <w:t>建议</w:t>
            </w:r>
            <w:r w:rsidRPr="008D7785">
              <w:rPr>
                <w:rFonts w:eastAsia="宋体"/>
                <w:b w:val="0"/>
                <w:bCs w:val="0"/>
                <w:caps/>
                <w:color w:val="000000"/>
                <w:sz w:val="18"/>
                <w:szCs w:val="18"/>
              </w:rPr>
              <w:t>/</w:t>
            </w:r>
            <w:r w:rsidRPr="008D7785">
              <w:rPr>
                <w:rFonts w:eastAsia="宋体" w:cs="宋体" w:hint="eastAsia"/>
                <w:b w:val="0"/>
                <w:bCs w:val="0"/>
                <w:caps/>
                <w:color w:val="000000"/>
                <w:sz w:val="18"/>
                <w:szCs w:val="18"/>
              </w:rPr>
              <w:t>问题</w:t>
            </w:r>
          </w:p>
        </w:tc>
      </w:tr>
      <w:tr w:rsidR="000D7A2B" w:rsidRPr="00F4307C">
        <w:trPr>
          <w:cantSplit/>
          <w:trHeight w:val="721"/>
          <w:jc w:val="center"/>
        </w:trPr>
        <w:tc>
          <w:tcPr>
            <w:tcW w:w="2384" w:type="dxa"/>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ascii="Verdana" w:eastAsia="宋体" w:hAnsi="Verdana" w:cs="Times New Roman"/>
                <w:sz w:val="18"/>
                <w:szCs w:val="18"/>
              </w:rPr>
            </w:pPr>
            <w:r w:rsidRPr="00F4307C">
              <w:rPr>
                <w:rFonts w:ascii="Verdana" w:hAnsi="Verdana" w:cs="Verdana"/>
                <w:color w:val="000000"/>
                <w:sz w:val="20"/>
                <w:szCs w:val="20"/>
              </w:rPr>
              <w:t>Family_id</w:t>
            </w:r>
          </w:p>
          <w:p w:rsidR="000D7A2B" w:rsidRPr="00F4307C" w:rsidRDefault="000D7A2B" w:rsidP="00363D6D">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中类</w:t>
            </w:r>
            <w:r>
              <w:rPr>
                <w:rFonts w:ascii="Verdana" w:eastAsia="宋体" w:hAnsi="Verdana" w:cs="Verdana"/>
                <w:sz w:val="18"/>
                <w:szCs w:val="18"/>
              </w:rPr>
              <w:t>_id</w:t>
            </w:r>
          </w:p>
        </w:tc>
        <w:tc>
          <w:tcPr>
            <w:tcW w:w="1816" w:type="dxa"/>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Pr="00F4307C" w:rsidRDefault="000D7A2B" w:rsidP="00363D6D">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5741" w:type="dxa"/>
            <w:tcMar>
              <w:top w:w="0" w:type="dxa"/>
              <w:left w:w="108" w:type="dxa"/>
              <w:bottom w:w="0" w:type="dxa"/>
              <w:right w:w="108" w:type="dxa"/>
            </w:tcMar>
          </w:tcPr>
          <w:p w:rsidR="000D7A2B" w:rsidRPr="007475C0" w:rsidRDefault="000D7A2B" w:rsidP="00363D6D">
            <w:pPr>
              <w:pStyle w:val="TableContents"/>
              <w:suppressLineNumbers w:val="0"/>
              <w:suppressAutoHyphens w:val="0"/>
              <w:spacing w:line="276" w:lineRule="auto"/>
              <w:rPr>
                <w:rFonts w:ascii="Verdana" w:eastAsia="宋体" w:hAnsi="Verdana" w:cs="Times New Roman"/>
                <w:sz w:val="18"/>
                <w:szCs w:val="18"/>
              </w:rPr>
            </w:pPr>
          </w:p>
        </w:tc>
      </w:tr>
      <w:tr w:rsidR="000D7A2B">
        <w:trPr>
          <w:cantSplit/>
          <w:jc w:val="center"/>
        </w:trPr>
        <w:tc>
          <w:tcPr>
            <w:tcW w:w="2384" w:type="dxa"/>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ascii="Verdana" w:eastAsia="宋体" w:hAnsi="Verdana" w:cs="Times New Roman"/>
                <w:sz w:val="18"/>
                <w:szCs w:val="18"/>
              </w:rPr>
            </w:pPr>
            <w:r w:rsidRPr="00856D60">
              <w:rPr>
                <w:rFonts w:ascii="Verdana" w:hAnsi="Verdana" w:cs="Verdana"/>
                <w:color w:val="000000"/>
                <w:sz w:val="16"/>
                <w:szCs w:val="16"/>
              </w:rPr>
              <w:t>Family</w:t>
            </w:r>
            <w:r>
              <w:rPr>
                <w:rFonts w:ascii="Verdana" w:hAnsi="Verdana" w:cs="Verdana"/>
                <w:sz w:val="18"/>
                <w:szCs w:val="18"/>
              </w:rPr>
              <w:t xml:space="preserve"> name_en</w:t>
            </w:r>
          </w:p>
          <w:p w:rsidR="000D7A2B" w:rsidRDefault="000D7A2B" w:rsidP="00363D6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1816" w:type="dxa"/>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363D6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741" w:type="dxa"/>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cs="Times New Roman"/>
              </w:rPr>
            </w:pPr>
          </w:p>
        </w:tc>
      </w:tr>
      <w:tr w:rsidR="000D7A2B">
        <w:trPr>
          <w:cantSplit/>
          <w:jc w:val="center"/>
        </w:trPr>
        <w:tc>
          <w:tcPr>
            <w:tcW w:w="2384" w:type="dxa"/>
            <w:tcMar>
              <w:top w:w="0" w:type="dxa"/>
              <w:left w:w="108" w:type="dxa"/>
              <w:bottom w:w="0" w:type="dxa"/>
              <w:right w:w="108" w:type="dxa"/>
            </w:tcMar>
          </w:tcPr>
          <w:p w:rsidR="000D7A2B" w:rsidRDefault="000D7A2B" w:rsidP="00FF335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Family name_ch</w:t>
            </w:r>
          </w:p>
          <w:p w:rsidR="000D7A2B" w:rsidRDefault="000D7A2B" w:rsidP="00363D6D">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1816" w:type="dxa"/>
            <w:tcMar>
              <w:top w:w="0" w:type="dxa"/>
              <w:left w:w="108" w:type="dxa"/>
              <w:bottom w:w="0" w:type="dxa"/>
              <w:right w:w="108" w:type="dxa"/>
            </w:tcMar>
          </w:tcPr>
          <w:p w:rsidR="000D7A2B" w:rsidRDefault="000D7A2B" w:rsidP="00FF335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363D6D">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文本</w:t>
            </w:r>
          </w:p>
        </w:tc>
        <w:tc>
          <w:tcPr>
            <w:tcW w:w="5741" w:type="dxa"/>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cs="Times New Roman"/>
              </w:rPr>
            </w:pPr>
          </w:p>
        </w:tc>
      </w:tr>
      <w:tr w:rsidR="000D7A2B" w:rsidRPr="007D0C5E">
        <w:trPr>
          <w:cantSplit/>
          <w:jc w:val="center"/>
        </w:trPr>
        <w:tc>
          <w:tcPr>
            <w:tcW w:w="2384" w:type="dxa"/>
            <w:tcMar>
              <w:top w:w="0" w:type="dxa"/>
              <w:left w:w="108" w:type="dxa"/>
              <w:bottom w:w="0" w:type="dxa"/>
              <w:right w:w="108" w:type="dxa"/>
            </w:tcMar>
          </w:tcPr>
          <w:p w:rsidR="000D7A2B" w:rsidRPr="007D0C5E" w:rsidRDefault="00140B95" w:rsidP="00363D6D">
            <w:pPr>
              <w:pStyle w:val="TableContents"/>
              <w:suppressLineNumbers w:val="0"/>
              <w:suppressAutoHyphens w:val="0"/>
              <w:spacing w:line="276" w:lineRule="auto"/>
              <w:rPr>
                <w:rFonts w:ascii="Verdana" w:eastAsia="宋体" w:hAnsi="Verdana" w:cs="Times New Roman"/>
                <w:b/>
                <w:color w:val="FF0000"/>
                <w:sz w:val="18"/>
                <w:szCs w:val="18"/>
              </w:rPr>
            </w:pPr>
            <w:r w:rsidRPr="007D0C5E">
              <w:rPr>
                <w:rFonts w:ascii="Verdana" w:eastAsia="宋体" w:hAnsi="Verdana" w:cs="Verdana" w:hint="eastAsia"/>
                <w:b/>
                <w:color w:val="FF0000"/>
                <w:sz w:val="18"/>
                <w:szCs w:val="18"/>
              </w:rPr>
              <w:t>Family_Group_ID</w:t>
            </w:r>
          </w:p>
          <w:p w:rsidR="000D7A2B" w:rsidRPr="007D0C5E" w:rsidRDefault="00140B95" w:rsidP="00363D6D">
            <w:pPr>
              <w:pStyle w:val="TableContents"/>
              <w:suppressLineNumbers w:val="0"/>
              <w:suppressAutoHyphens w:val="0"/>
              <w:spacing w:line="276" w:lineRule="auto"/>
              <w:rPr>
                <w:rFonts w:eastAsia="宋体" w:cs="Times New Roman"/>
                <w:b/>
                <w:color w:val="FF0000"/>
              </w:rPr>
            </w:pPr>
            <w:r w:rsidRPr="007D0C5E">
              <w:rPr>
                <w:rFonts w:ascii="Verdana" w:eastAsia="宋体" w:hAnsi="Verdana" w:cs="宋体" w:hint="eastAsia"/>
                <w:b/>
                <w:color w:val="FF0000"/>
                <w:sz w:val="18"/>
                <w:szCs w:val="18"/>
              </w:rPr>
              <w:t>大</w:t>
            </w:r>
            <w:r w:rsidR="000D7A2B" w:rsidRPr="007D0C5E">
              <w:rPr>
                <w:rFonts w:ascii="Verdana" w:eastAsia="宋体" w:hAnsi="Verdana" w:cs="宋体" w:hint="eastAsia"/>
                <w:b/>
                <w:color w:val="FF0000"/>
                <w:sz w:val="18"/>
                <w:szCs w:val="18"/>
              </w:rPr>
              <w:t>类</w:t>
            </w:r>
            <w:r w:rsidR="000D7A2B" w:rsidRPr="007D0C5E">
              <w:rPr>
                <w:rFonts w:ascii="Verdana" w:eastAsia="宋体" w:hAnsi="Verdana" w:cs="Verdana"/>
                <w:b/>
                <w:color w:val="FF0000"/>
                <w:sz w:val="18"/>
                <w:szCs w:val="18"/>
              </w:rPr>
              <w:t>_id</w:t>
            </w:r>
          </w:p>
        </w:tc>
        <w:tc>
          <w:tcPr>
            <w:tcW w:w="1816" w:type="dxa"/>
            <w:tcMar>
              <w:top w:w="0" w:type="dxa"/>
              <w:left w:w="108" w:type="dxa"/>
              <w:bottom w:w="0" w:type="dxa"/>
              <w:right w:w="108" w:type="dxa"/>
            </w:tcMar>
          </w:tcPr>
          <w:p w:rsidR="000D7A2B" w:rsidRPr="007D0C5E" w:rsidRDefault="000D7A2B" w:rsidP="00BB101E">
            <w:pPr>
              <w:pStyle w:val="TableContents"/>
              <w:suppressLineNumbers w:val="0"/>
              <w:suppressAutoHyphens w:val="0"/>
              <w:spacing w:line="276" w:lineRule="auto"/>
              <w:rPr>
                <w:rFonts w:ascii="Verdana" w:eastAsia="宋体" w:hAnsi="Verdana" w:cs="Times New Roman"/>
                <w:b/>
                <w:color w:val="FF0000"/>
                <w:sz w:val="18"/>
                <w:szCs w:val="18"/>
              </w:rPr>
            </w:pPr>
            <w:r w:rsidRPr="007D0C5E">
              <w:rPr>
                <w:rFonts w:ascii="Verdana" w:hAnsi="Verdana" w:cs="Verdana"/>
                <w:b/>
                <w:color w:val="FF0000"/>
                <w:sz w:val="18"/>
                <w:szCs w:val="18"/>
              </w:rPr>
              <w:t>Alphanumeric id</w:t>
            </w:r>
          </w:p>
          <w:p w:rsidR="000D7A2B" w:rsidRPr="007D0C5E" w:rsidRDefault="000D7A2B" w:rsidP="00363D6D">
            <w:pPr>
              <w:pStyle w:val="TableContents"/>
              <w:suppressLineNumbers w:val="0"/>
              <w:suppressAutoHyphens w:val="0"/>
              <w:spacing w:line="276" w:lineRule="auto"/>
              <w:rPr>
                <w:rFonts w:eastAsia="宋体" w:cs="Times New Roman"/>
                <w:b/>
                <w:color w:val="FF0000"/>
              </w:rPr>
            </w:pPr>
            <w:r w:rsidRPr="007D0C5E">
              <w:rPr>
                <w:rFonts w:ascii="Verdana" w:eastAsia="宋体" w:hAnsi="Verdana" w:cs="宋体" w:hint="eastAsia"/>
                <w:b/>
                <w:color w:val="FF0000"/>
                <w:sz w:val="18"/>
                <w:szCs w:val="18"/>
              </w:rPr>
              <w:t>字母数字</w:t>
            </w:r>
            <w:r w:rsidRPr="007D0C5E">
              <w:rPr>
                <w:rFonts w:ascii="Verdana" w:eastAsia="宋体" w:hAnsi="Verdana" w:cs="Verdana"/>
                <w:b/>
                <w:color w:val="FF0000"/>
                <w:sz w:val="18"/>
                <w:szCs w:val="18"/>
              </w:rPr>
              <w:t>id</w:t>
            </w:r>
          </w:p>
        </w:tc>
        <w:tc>
          <w:tcPr>
            <w:tcW w:w="5741" w:type="dxa"/>
            <w:tcMar>
              <w:top w:w="0" w:type="dxa"/>
              <w:left w:w="108" w:type="dxa"/>
              <w:bottom w:w="0" w:type="dxa"/>
              <w:right w:w="108" w:type="dxa"/>
            </w:tcMar>
          </w:tcPr>
          <w:p w:rsidR="000D7A2B" w:rsidRPr="007D0C5E" w:rsidRDefault="000D7A2B" w:rsidP="00AC4022">
            <w:pPr>
              <w:pStyle w:val="TableContents"/>
              <w:suppressLineNumbers w:val="0"/>
              <w:suppressAutoHyphens w:val="0"/>
              <w:spacing w:line="276" w:lineRule="auto"/>
              <w:rPr>
                <w:rFonts w:cs="Times New Roman"/>
                <w:b/>
                <w:color w:val="FF0000"/>
              </w:rPr>
            </w:pPr>
            <w:ins w:id="92" w:author="Unknown" w:date="2013-09-09T13:30:00Z">
              <w:r w:rsidRPr="007D0C5E">
                <w:rPr>
                  <w:rFonts w:ascii="Verdana" w:eastAsia="宋体" w:hAnsi="Verdana" w:cs="宋体" w:hint="eastAsia"/>
                  <w:b/>
                  <w:color w:val="FF0000"/>
                  <w:sz w:val="18"/>
                  <w:szCs w:val="18"/>
                </w:rPr>
                <w:t>中类的上游是大类，此表中本字</w:t>
              </w:r>
              <w:proofErr w:type="gramStart"/>
              <w:r w:rsidRPr="007D0C5E">
                <w:rPr>
                  <w:rFonts w:ascii="Verdana" w:eastAsia="宋体" w:hAnsi="Verdana" w:cs="宋体" w:hint="eastAsia"/>
                  <w:b/>
                  <w:color w:val="FF0000"/>
                  <w:sz w:val="18"/>
                  <w:szCs w:val="18"/>
                </w:rPr>
                <w:t>段应该</w:t>
              </w:r>
              <w:proofErr w:type="gramEnd"/>
              <w:r w:rsidRPr="007D0C5E">
                <w:rPr>
                  <w:rFonts w:ascii="Verdana" w:eastAsia="宋体" w:hAnsi="Verdana" w:cs="宋体" w:hint="eastAsia"/>
                  <w:b/>
                  <w:color w:val="FF0000"/>
                  <w:sz w:val="18"/>
                  <w:szCs w:val="18"/>
                </w:rPr>
                <w:t>是指大类编码</w:t>
              </w:r>
            </w:ins>
            <w:ins w:id="93" w:author="Unknown" w:date="2013-09-19T09:59:00Z">
              <w:r w:rsidRPr="007D0C5E">
                <w:rPr>
                  <w:rFonts w:ascii="Verdana" w:eastAsia="宋体" w:hAnsi="Verdana" w:cs="Times New Roman"/>
                  <w:b/>
                  <w:color w:val="FF0000"/>
                  <w:sz w:val="18"/>
                  <w:szCs w:val="18"/>
                </w:rPr>
                <w:br/>
              </w:r>
              <w:r w:rsidRPr="007D0C5E">
                <w:rPr>
                  <w:rFonts w:ascii="Verdana" w:eastAsia="宋体" w:hAnsi="Verdana" w:cs="Verdana"/>
                  <w:b/>
                  <w:color w:val="FF0000"/>
                  <w:sz w:val="18"/>
                  <w:szCs w:val="18"/>
                </w:rPr>
                <w:t>the above level of family is family group,so this field should be talking about family group id</w:t>
              </w:r>
            </w:ins>
          </w:p>
        </w:tc>
      </w:tr>
    </w:tbl>
    <w:p w:rsidR="000D7A2B" w:rsidRDefault="000D7A2B">
      <w:pPr>
        <w:pStyle w:val="Textbody"/>
        <w:suppressAutoHyphens w:val="0"/>
        <w:rPr>
          <w:rFonts w:ascii="Verdana" w:hAnsi="Verdana" w:cs="Verdana"/>
          <w:color w:val="000000"/>
          <w:sz w:val="20"/>
          <w:szCs w:val="20"/>
        </w:rPr>
      </w:pPr>
    </w:p>
    <w:p w:rsidR="000D7A2B" w:rsidRDefault="000D7A2B" w:rsidP="00363D6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94" w:name="_Toc238874625"/>
      <w:bookmarkStart w:id="95" w:name="_Toc369255726"/>
      <w:r w:rsidRPr="008D7785">
        <w:rPr>
          <w:rFonts w:ascii="Litera Serial" w:hAnsi="Litera Serial" w:cs="Litera Serial"/>
          <w:b w:val="0"/>
          <w:bCs w:val="0"/>
          <w:caps/>
          <w:color w:val="808080"/>
          <w:sz w:val="24"/>
          <w:szCs w:val="24"/>
        </w:rPr>
        <w:t>Master_</w:t>
      </w:r>
      <w:r>
        <w:rPr>
          <w:rFonts w:ascii="Litera Serial" w:hAnsi="Litera Serial" w:cs="Litera Serial"/>
          <w:b w:val="0"/>
          <w:bCs w:val="0"/>
          <w:caps/>
          <w:color w:val="808080"/>
          <w:sz w:val="24"/>
          <w:szCs w:val="24"/>
        </w:rPr>
        <w:t>sub_Family</w:t>
      </w:r>
      <w:r w:rsidRPr="008D7785">
        <w:rPr>
          <w:rFonts w:ascii="Litera Serial" w:hAnsi="Litera Serial" w:cs="Litera Serial"/>
          <w:b w:val="0"/>
          <w:bCs w:val="0"/>
          <w:caps/>
          <w:color w:val="808080"/>
          <w:sz w:val="24"/>
          <w:szCs w:val="24"/>
        </w:rPr>
        <w:t xml:space="preserve"> </w:t>
      </w:r>
      <w:proofErr w:type="gramStart"/>
      <w:r w:rsidRPr="00961F1A">
        <w:rPr>
          <w:rFonts w:ascii="Litera Serial" w:hAnsi="Litera Serial" w:cs="宋体" w:hint="eastAsia"/>
          <w:b w:val="0"/>
          <w:bCs w:val="0"/>
          <w:caps/>
          <w:color w:val="808080"/>
          <w:sz w:val="24"/>
          <w:szCs w:val="24"/>
        </w:rPr>
        <w:t>主数据</w:t>
      </w:r>
      <w:proofErr w:type="gramEnd"/>
      <w:r w:rsidRPr="008D7785">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小</w:t>
      </w:r>
      <w:r>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类</w:t>
      </w:r>
      <w:bookmarkEnd w:id="94"/>
      <w:bookmarkEnd w:id="95"/>
    </w:p>
    <w:p w:rsidR="000D7A2B" w:rsidRPr="00BB101E" w:rsidRDefault="000D7A2B" w:rsidP="00BB101E">
      <w:pPr>
        <w:pStyle w:val="Textbody"/>
        <w:rPr>
          <w:rFonts w:eastAsia="宋体" w:cs="Times New Roman"/>
        </w:rPr>
      </w:pPr>
    </w:p>
    <w:p w:rsidR="000D7A2B" w:rsidRPr="00BB101E" w:rsidRDefault="000D7A2B" w:rsidP="00363D6D">
      <w:pPr>
        <w:pStyle w:val="Textbody"/>
        <w:spacing w:after="0"/>
        <w:rPr>
          <w:rFonts w:ascii="Verdana" w:eastAsia="宋体" w:hAnsi="Verdana" w:cs="Times New Roman"/>
          <w:sz w:val="20"/>
          <w:szCs w:val="20"/>
        </w:rPr>
      </w:pPr>
      <w:r w:rsidRPr="008D7785">
        <w:rPr>
          <w:rFonts w:ascii="Verdana" w:hAnsi="Verdana" w:cs="Verdana"/>
          <w:sz w:val="20"/>
          <w:szCs w:val="20"/>
        </w:rPr>
        <w:t xml:space="preserve">The product dimension will contain all the information </w:t>
      </w:r>
      <w:r>
        <w:rPr>
          <w:rFonts w:ascii="Verdana" w:hAnsi="Verdana" w:cs="Verdana"/>
          <w:sz w:val="20"/>
          <w:szCs w:val="20"/>
        </w:rPr>
        <w:t>within</w:t>
      </w:r>
      <w:r w:rsidRPr="008D7785">
        <w:rPr>
          <w:rFonts w:ascii="Verdana" w:hAnsi="Verdana" w:cs="Verdana"/>
          <w:sz w:val="20"/>
          <w:szCs w:val="20"/>
        </w:rPr>
        <w:t xml:space="preserve"> the </w:t>
      </w:r>
      <w:r>
        <w:rPr>
          <w:rFonts w:ascii="Verdana" w:hAnsi="Verdana" w:cs="Verdana"/>
          <w:sz w:val="20"/>
          <w:szCs w:val="20"/>
        </w:rPr>
        <w:t xml:space="preserve">following </w:t>
      </w:r>
      <w:r w:rsidRPr="008D7785">
        <w:rPr>
          <w:rFonts w:ascii="Verdana" w:hAnsi="Verdana" w:cs="Verdana"/>
          <w:sz w:val="20"/>
          <w:szCs w:val="20"/>
        </w:rPr>
        <w:t>hierarchy</w:t>
      </w:r>
      <w:r>
        <w:rPr>
          <w:rFonts w:ascii="Verdana" w:hAnsi="Verdana" w:cs="Verdana"/>
          <w:sz w:val="20"/>
          <w:szCs w:val="20"/>
        </w:rPr>
        <w:t>.</w:t>
      </w:r>
    </w:p>
    <w:p w:rsidR="000D7A2B" w:rsidRPr="008D7785" w:rsidRDefault="000D7A2B" w:rsidP="00363D6D">
      <w:pPr>
        <w:pStyle w:val="Textbody"/>
        <w:rPr>
          <w:rFonts w:ascii="Verdana" w:hAnsi="Verdana" w:cs="Verdana"/>
          <w:sz w:val="20"/>
          <w:szCs w:val="20"/>
        </w:rPr>
      </w:pPr>
      <w:r w:rsidRPr="008D7785">
        <w:rPr>
          <w:rFonts w:ascii="Verdana" w:hAnsi="Verdana" w:cs="Verdana"/>
          <w:sz w:val="20"/>
          <w:szCs w:val="20"/>
        </w:rPr>
        <w:t xml:space="preserve">Division&gt;Department&gt;family group&gt;family&gt;sub family&gt;product item for example: </w:t>
      </w:r>
    </w:p>
    <w:p w:rsidR="000D7A2B" w:rsidRPr="00BB101E" w:rsidRDefault="000D7A2B" w:rsidP="00BB101E">
      <w:pPr>
        <w:pStyle w:val="Textbody"/>
        <w:spacing w:after="0"/>
        <w:rPr>
          <w:rFonts w:ascii="Verdana" w:eastAsia="宋体" w:hAnsi="Verdana" w:cs="Times New Roman"/>
          <w:color w:val="000000"/>
          <w:sz w:val="22"/>
          <w:szCs w:val="22"/>
        </w:rPr>
      </w:pPr>
      <w:r>
        <w:rPr>
          <w:rFonts w:ascii="Verdana" w:eastAsia="宋体" w:hAnsi="Verdana" w:cs="宋体" w:hint="eastAsia"/>
          <w:color w:val="000000"/>
          <w:sz w:val="22"/>
          <w:szCs w:val="22"/>
        </w:rPr>
        <w:t>商品维度将包含所有该架构的信息。</w:t>
      </w:r>
    </w:p>
    <w:p w:rsidR="000D7A2B" w:rsidRPr="00BB101E" w:rsidRDefault="000D7A2B" w:rsidP="00BB101E">
      <w:pPr>
        <w:pStyle w:val="Textbody"/>
        <w:rPr>
          <w:rFonts w:ascii="Verdana" w:eastAsia="宋体" w:hAnsi="Verdana" w:cs="Times New Roman"/>
          <w:sz w:val="20"/>
          <w:szCs w:val="20"/>
        </w:rPr>
      </w:pPr>
      <w:proofErr w:type="gramStart"/>
      <w:r w:rsidRPr="008D7785">
        <w:rPr>
          <w:rFonts w:ascii="宋体" w:eastAsia="宋体" w:hAnsi="Verdana" w:cs="宋体" w:hint="eastAsia"/>
          <w:color w:val="000000"/>
          <w:sz w:val="20"/>
          <w:szCs w:val="20"/>
        </w:rPr>
        <w:t>处别</w:t>
      </w:r>
      <w:proofErr w:type="gramEnd"/>
      <w:r w:rsidRPr="008D7785">
        <w:rPr>
          <w:rFonts w:ascii="宋体" w:eastAsia="宋体" w:hAnsi="Verdana" w:cs="宋体"/>
          <w:color w:val="000000"/>
          <w:sz w:val="20"/>
          <w:szCs w:val="20"/>
        </w:rPr>
        <w:t>&gt;</w:t>
      </w:r>
      <w:r>
        <w:rPr>
          <w:rFonts w:ascii="宋体" w:eastAsia="宋体" w:hAnsi="Verdana" w:cs="宋体" w:hint="eastAsia"/>
          <w:color w:val="000000"/>
          <w:sz w:val="20"/>
          <w:szCs w:val="20"/>
        </w:rPr>
        <w:t>部门</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大类</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中类</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小类</w:t>
      </w:r>
      <w:r w:rsidRPr="008D7785">
        <w:rPr>
          <w:rFonts w:ascii="宋体" w:eastAsia="宋体" w:hAnsi="Verdana" w:cs="宋体"/>
          <w:color w:val="000000"/>
          <w:sz w:val="20"/>
          <w:szCs w:val="20"/>
        </w:rPr>
        <w:t>&gt;</w:t>
      </w:r>
      <w:r w:rsidRPr="008D7785">
        <w:rPr>
          <w:rFonts w:ascii="宋体" w:eastAsia="宋体" w:hAnsi="Verdana" w:cs="宋体" w:hint="eastAsia"/>
          <w:color w:val="000000"/>
          <w:sz w:val="20"/>
          <w:szCs w:val="20"/>
        </w:rPr>
        <w:t>单品</w:t>
      </w:r>
    </w:p>
    <w:p w:rsidR="000D7A2B" w:rsidRPr="007475C0" w:rsidRDefault="000D7A2B" w:rsidP="00363D6D">
      <w:pPr>
        <w:pStyle w:val="Textbody"/>
        <w:suppressAutoHyphens w:val="0"/>
        <w:rPr>
          <w:rFonts w:ascii="Verdana" w:eastAsia="宋体" w:hAnsi="Verdana" w:cs="Times New Roman"/>
          <w:color w:val="000000"/>
          <w:sz w:val="20"/>
          <w:szCs w:val="20"/>
        </w:rPr>
      </w:pPr>
    </w:p>
    <w:tbl>
      <w:tblPr>
        <w:tblW w:w="0" w:type="auto"/>
        <w:jc w:val="center"/>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2384"/>
        <w:gridCol w:w="1816"/>
        <w:gridCol w:w="5741"/>
      </w:tblGrid>
      <w:tr w:rsidR="000D7A2B" w:rsidRPr="008D7785">
        <w:trPr>
          <w:cantSplit/>
          <w:tblHeader/>
          <w:jc w:val="center"/>
        </w:trPr>
        <w:tc>
          <w:tcPr>
            <w:tcW w:w="2384" w:type="dxa"/>
            <w:shd w:val="clear" w:color="auto" w:fill="E6E6E6"/>
            <w:tcMar>
              <w:top w:w="0" w:type="dxa"/>
              <w:left w:w="108" w:type="dxa"/>
              <w:bottom w:w="0" w:type="dxa"/>
              <w:right w:w="108" w:type="dxa"/>
            </w:tcMar>
          </w:tcPr>
          <w:p w:rsidR="000D7A2B" w:rsidRPr="008D7785" w:rsidRDefault="000D7A2B" w:rsidP="00363D6D">
            <w:pPr>
              <w:pStyle w:val="TableHeading"/>
              <w:suppressLineNumbers w:val="0"/>
              <w:suppressAutoHyphens w:val="0"/>
              <w:spacing w:line="276" w:lineRule="auto"/>
              <w:rPr>
                <w:rFonts w:eastAsia="宋体" w:cs="Times New Roman"/>
              </w:rPr>
            </w:pPr>
            <w:r w:rsidRPr="008D7785">
              <w:rPr>
                <w:b w:val="0"/>
                <w:bCs w:val="0"/>
                <w:caps/>
                <w:color w:val="000000"/>
                <w:sz w:val="18"/>
                <w:szCs w:val="18"/>
              </w:rPr>
              <w:t>Field</w:t>
            </w:r>
            <w:r w:rsidRPr="008D7785">
              <w:rPr>
                <w:rFonts w:eastAsia="宋体"/>
                <w:b w:val="0"/>
                <w:bCs w:val="0"/>
                <w:caps/>
                <w:color w:val="000000"/>
                <w:sz w:val="18"/>
                <w:szCs w:val="18"/>
              </w:rPr>
              <w:t xml:space="preserve"> </w:t>
            </w:r>
            <w:r w:rsidRPr="008D7785">
              <w:rPr>
                <w:rFonts w:eastAsia="宋体" w:cs="宋体" w:hint="eastAsia"/>
                <w:b w:val="0"/>
                <w:bCs w:val="0"/>
                <w:caps/>
                <w:color w:val="000000"/>
                <w:sz w:val="18"/>
                <w:szCs w:val="18"/>
              </w:rPr>
              <w:t>字段</w:t>
            </w:r>
          </w:p>
        </w:tc>
        <w:tc>
          <w:tcPr>
            <w:tcW w:w="1816" w:type="dxa"/>
            <w:shd w:val="clear" w:color="auto" w:fill="E6E6E6"/>
            <w:tcMar>
              <w:top w:w="0" w:type="dxa"/>
              <w:left w:w="108" w:type="dxa"/>
              <w:bottom w:w="0" w:type="dxa"/>
              <w:right w:w="108" w:type="dxa"/>
            </w:tcMar>
          </w:tcPr>
          <w:p w:rsidR="000D7A2B" w:rsidRPr="008D7785" w:rsidRDefault="000D7A2B" w:rsidP="00363D6D">
            <w:pPr>
              <w:pStyle w:val="TableHeading"/>
              <w:suppressLineNumbers w:val="0"/>
              <w:suppressAutoHyphens w:val="0"/>
              <w:spacing w:line="276" w:lineRule="auto"/>
              <w:rPr>
                <w:rFonts w:eastAsia="宋体" w:cs="Times New Roman"/>
              </w:rPr>
            </w:pPr>
            <w:r w:rsidRPr="008D7785">
              <w:rPr>
                <w:b w:val="0"/>
                <w:bCs w:val="0"/>
                <w:caps/>
                <w:color w:val="000000"/>
                <w:sz w:val="18"/>
                <w:szCs w:val="18"/>
              </w:rPr>
              <w:t>Type</w:t>
            </w:r>
            <w:r w:rsidRPr="008D7785">
              <w:rPr>
                <w:rFonts w:eastAsia="宋体"/>
                <w:b w:val="0"/>
                <w:bCs w:val="0"/>
                <w:caps/>
                <w:color w:val="000000"/>
                <w:sz w:val="18"/>
                <w:szCs w:val="18"/>
              </w:rPr>
              <w:t xml:space="preserve"> </w:t>
            </w:r>
            <w:r w:rsidRPr="008D7785">
              <w:rPr>
                <w:rFonts w:eastAsia="宋体" w:cs="宋体" w:hint="eastAsia"/>
                <w:b w:val="0"/>
                <w:bCs w:val="0"/>
                <w:caps/>
                <w:color w:val="000000"/>
                <w:sz w:val="18"/>
                <w:szCs w:val="18"/>
              </w:rPr>
              <w:t>类型</w:t>
            </w:r>
          </w:p>
        </w:tc>
        <w:tc>
          <w:tcPr>
            <w:tcW w:w="5741" w:type="dxa"/>
            <w:shd w:val="clear" w:color="auto" w:fill="E6E6E6"/>
            <w:tcMar>
              <w:top w:w="0" w:type="dxa"/>
              <w:left w:w="108" w:type="dxa"/>
              <w:bottom w:w="0" w:type="dxa"/>
              <w:right w:w="108" w:type="dxa"/>
            </w:tcMar>
          </w:tcPr>
          <w:p w:rsidR="000D7A2B" w:rsidRPr="008D7785" w:rsidRDefault="000D7A2B" w:rsidP="00363D6D">
            <w:pPr>
              <w:pStyle w:val="TableHeading"/>
              <w:suppressLineNumbers w:val="0"/>
              <w:suppressAutoHyphens w:val="0"/>
              <w:spacing w:line="276" w:lineRule="auto"/>
              <w:rPr>
                <w:rFonts w:eastAsia="宋体" w:cs="Times New Roman"/>
              </w:rPr>
            </w:pPr>
            <w:r w:rsidRPr="008D7785">
              <w:rPr>
                <w:b w:val="0"/>
                <w:bCs w:val="0"/>
                <w:caps/>
                <w:color w:val="000000"/>
                <w:sz w:val="18"/>
                <w:szCs w:val="18"/>
              </w:rPr>
              <w:t>Comments / Questions</w:t>
            </w:r>
            <w:r w:rsidRPr="008D7785">
              <w:rPr>
                <w:rFonts w:eastAsia="宋体"/>
                <w:b w:val="0"/>
                <w:bCs w:val="0"/>
                <w:caps/>
                <w:color w:val="000000"/>
                <w:sz w:val="18"/>
                <w:szCs w:val="18"/>
              </w:rPr>
              <w:t xml:space="preserve"> </w:t>
            </w:r>
            <w:r w:rsidRPr="008D7785">
              <w:rPr>
                <w:rFonts w:eastAsia="宋体" w:cs="宋体" w:hint="eastAsia"/>
                <w:b w:val="0"/>
                <w:bCs w:val="0"/>
                <w:caps/>
                <w:color w:val="000000"/>
                <w:sz w:val="18"/>
                <w:szCs w:val="18"/>
              </w:rPr>
              <w:t>建议</w:t>
            </w:r>
            <w:r w:rsidRPr="008D7785">
              <w:rPr>
                <w:rFonts w:eastAsia="宋体"/>
                <w:b w:val="0"/>
                <w:bCs w:val="0"/>
                <w:caps/>
                <w:color w:val="000000"/>
                <w:sz w:val="18"/>
                <w:szCs w:val="18"/>
              </w:rPr>
              <w:t>/</w:t>
            </w:r>
            <w:r w:rsidRPr="008D7785">
              <w:rPr>
                <w:rFonts w:eastAsia="宋体" w:cs="宋体" w:hint="eastAsia"/>
                <w:b w:val="0"/>
                <w:bCs w:val="0"/>
                <w:caps/>
                <w:color w:val="000000"/>
                <w:sz w:val="18"/>
                <w:szCs w:val="18"/>
              </w:rPr>
              <w:t>问题</w:t>
            </w:r>
          </w:p>
        </w:tc>
      </w:tr>
      <w:tr w:rsidR="000D7A2B" w:rsidRPr="000C3069">
        <w:trPr>
          <w:cantSplit/>
          <w:jc w:val="center"/>
        </w:trPr>
        <w:tc>
          <w:tcPr>
            <w:tcW w:w="2384" w:type="dxa"/>
            <w:tcMar>
              <w:top w:w="0" w:type="dxa"/>
              <w:left w:w="108" w:type="dxa"/>
              <w:bottom w:w="0" w:type="dxa"/>
              <w:right w:w="108" w:type="dxa"/>
            </w:tcMar>
          </w:tcPr>
          <w:p w:rsidR="000D7A2B" w:rsidRPr="000C3069" w:rsidRDefault="000D7A2B" w:rsidP="00363D6D">
            <w:pPr>
              <w:pStyle w:val="TableContents"/>
              <w:suppressLineNumbers w:val="0"/>
              <w:suppressAutoHyphens w:val="0"/>
              <w:spacing w:line="276" w:lineRule="auto"/>
              <w:rPr>
                <w:rFonts w:ascii="Verdana" w:hAnsi="Verdana" w:cs="Verdana"/>
                <w:sz w:val="18"/>
                <w:szCs w:val="18"/>
              </w:rPr>
            </w:pPr>
            <w:r w:rsidRPr="000C3069">
              <w:rPr>
                <w:rFonts w:ascii="Verdana" w:hAnsi="Verdana" w:cs="Verdana"/>
                <w:sz w:val="18"/>
                <w:szCs w:val="18"/>
              </w:rPr>
              <w:t>Sub family</w:t>
            </w:r>
            <w:r w:rsidRPr="00F4307C">
              <w:rPr>
                <w:rFonts w:ascii="Verdana" w:hAnsi="Verdana" w:cs="Verdana"/>
                <w:sz w:val="18"/>
                <w:szCs w:val="18"/>
              </w:rPr>
              <w:t>_id</w:t>
            </w:r>
          </w:p>
          <w:p w:rsidR="000D7A2B" w:rsidRPr="000C3069" w:rsidRDefault="000D7A2B" w:rsidP="00363D6D">
            <w:pPr>
              <w:pStyle w:val="TableContents"/>
              <w:suppressLineNumbers w:val="0"/>
              <w:suppressAutoHyphens w:val="0"/>
              <w:spacing w:line="276" w:lineRule="auto"/>
              <w:rPr>
                <w:rFonts w:ascii="Verdana" w:hAnsi="Verdana" w:cs="Verdana"/>
                <w:sz w:val="18"/>
                <w:szCs w:val="18"/>
              </w:rPr>
            </w:pPr>
            <w:r w:rsidRPr="000C3069">
              <w:rPr>
                <w:rFonts w:ascii="Verdana" w:hAnsi="Verdana" w:cs="SimSun;宋体" w:hint="eastAsia"/>
                <w:sz w:val="18"/>
                <w:szCs w:val="18"/>
              </w:rPr>
              <w:t>小</w:t>
            </w:r>
            <w:r w:rsidRPr="000C3069">
              <w:rPr>
                <w:rFonts w:ascii="宋体" w:eastAsia="宋体" w:hAnsi="宋体" w:cs="宋体" w:hint="eastAsia"/>
                <w:sz w:val="18"/>
                <w:szCs w:val="18"/>
              </w:rPr>
              <w:t>类</w:t>
            </w:r>
            <w:r w:rsidRPr="000C3069">
              <w:rPr>
                <w:rFonts w:ascii="Verdana" w:hAnsi="Verdana" w:cs="Verdana"/>
                <w:sz w:val="18"/>
                <w:szCs w:val="18"/>
              </w:rPr>
              <w:t>_id</w:t>
            </w:r>
          </w:p>
        </w:tc>
        <w:tc>
          <w:tcPr>
            <w:tcW w:w="1816" w:type="dxa"/>
            <w:tcMar>
              <w:top w:w="0" w:type="dxa"/>
              <w:left w:w="108" w:type="dxa"/>
              <w:bottom w:w="0" w:type="dxa"/>
              <w:right w:w="108" w:type="dxa"/>
            </w:tcMar>
          </w:tcPr>
          <w:p w:rsidR="000D7A2B" w:rsidRPr="000C3069" w:rsidRDefault="000D7A2B" w:rsidP="00363D6D">
            <w:pPr>
              <w:pStyle w:val="TableContents"/>
              <w:suppressLineNumbers w:val="0"/>
              <w:suppressAutoHyphens w:val="0"/>
              <w:spacing w:line="276" w:lineRule="auto"/>
              <w:rPr>
                <w:rFonts w:ascii="Verdana" w:hAnsi="Verdana" w:cs="Verdana"/>
                <w:sz w:val="18"/>
                <w:szCs w:val="18"/>
              </w:rPr>
            </w:pPr>
            <w:r w:rsidRPr="00F4307C">
              <w:rPr>
                <w:rFonts w:ascii="Verdana" w:hAnsi="Verdana" w:cs="Verdana"/>
                <w:sz w:val="18"/>
                <w:szCs w:val="18"/>
              </w:rPr>
              <w:t>Alphanumeric id</w:t>
            </w:r>
          </w:p>
          <w:p w:rsidR="000D7A2B" w:rsidRPr="000C3069" w:rsidRDefault="000D7A2B" w:rsidP="00363D6D">
            <w:pPr>
              <w:pStyle w:val="TableContents"/>
              <w:suppressLineNumbers w:val="0"/>
              <w:suppressAutoHyphens w:val="0"/>
              <w:spacing w:line="276" w:lineRule="auto"/>
              <w:rPr>
                <w:rFonts w:ascii="Verdana" w:hAnsi="Verdana" w:cs="Verdana"/>
                <w:sz w:val="18"/>
                <w:szCs w:val="18"/>
              </w:rPr>
            </w:pPr>
            <w:r w:rsidRPr="000C3069">
              <w:rPr>
                <w:rFonts w:ascii="Verdana" w:hAnsi="Verdana" w:cs="SimSun;宋体" w:hint="eastAsia"/>
                <w:sz w:val="18"/>
                <w:szCs w:val="18"/>
              </w:rPr>
              <w:t>字母数字</w:t>
            </w:r>
            <w:r w:rsidRPr="000C3069">
              <w:rPr>
                <w:rFonts w:ascii="Verdana" w:hAnsi="Verdana" w:cs="Verdana"/>
                <w:sz w:val="18"/>
                <w:szCs w:val="18"/>
              </w:rPr>
              <w:t>id</w:t>
            </w:r>
          </w:p>
        </w:tc>
        <w:tc>
          <w:tcPr>
            <w:tcW w:w="5741" w:type="dxa"/>
            <w:tcMar>
              <w:top w:w="0" w:type="dxa"/>
              <w:left w:w="108" w:type="dxa"/>
              <w:bottom w:w="0" w:type="dxa"/>
              <w:right w:w="108" w:type="dxa"/>
            </w:tcMar>
          </w:tcPr>
          <w:p w:rsidR="000D7A2B" w:rsidRPr="007475C0" w:rsidRDefault="000D7A2B" w:rsidP="00363D6D">
            <w:pPr>
              <w:pStyle w:val="TableContents"/>
              <w:suppressLineNumbers w:val="0"/>
              <w:suppressAutoHyphens w:val="0"/>
              <w:spacing w:line="276" w:lineRule="auto"/>
              <w:rPr>
                <w:rFonts w:ascii="Verdana" w:eastAsia="宋体" w:hAnsi="Verdana" w:cs="Times New Roman"/>
                <w:sz w:val="18"/>
                <w:szCs w:val="18"/>
              </w:rPr>
            </w:pPr>
          </w:p>
        </w:tc>
      </w:tr>
      <w:tr w:rsidR="000D7A2B">
        <w:trPr>
          <w:cantSplit/>
          <w:jc w:val="center"/>
        </w:trPr>
        <w:tc>
          <w:tcPr>
            <w:tcW w:w="2384" w:type="dxa"/>
            <w:shd w:val="clear" w:color="auto" w:fill="FFFFFF"/>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color w:val="000000"/>
                <w:sz w:val="16"/>
                <w:szCs w:val="16"/>
              </w:rPr>
              <w:t xml:space="preserve">Sub </w:t>
            </w:r>
            <w:r w:rsidRPr="00856D60">
              <w:rPr>
                <w:rFonts w:ascii="Verdana" w:hAnsi="Verdana" w:cs="Verdana"/>
                <w:color w:val="000000"/>
                <w:sz w:val="16"/>
                <w:szCs w:val="16"/>
              </w:rPr>
              <w:t>Family</w:t>
            </w:r>
            <w:r>
              <w:rPr>
                <w:rFonts w:ascii="Verdana" w:hAnsi="Verdana" w:cs="Verdana"/>
                <w:sz w:val="18"/>
                <w:szCs w:val="18"/>
              </w:rPr>
              <w:t xml:space="preserve"> name_en</w:t>
            </w:r>
          </w:p>
          <w:p w:rsidR="000D7A2B" w:rsidRDefault="000D7A2B" w:rsidP="00363D6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1816" w:type="dxa"/>
            <w:shd w:val="clear" w:color="auto" w:fill="FFFFFF"/>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363D6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741" w:type="dxa"/>
            <w:shd w:val="clear" w:color="auto" w:fill="FFFFFF"/>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cs="Times New Roman"/>
              </w:rPr>
            </w:pPr>
          </w:p>
        </w:tc>
      </w:tr>
      <w:tr w:rsidR="000D7A2B">
        <w:trPr>
          <w:cantSplit/>
          <w:jc w:val="center"/>
        </w:trPr>
        <w:tc>
          <w:tcPr>
            <w:tcW w:w="2384" w:type="dxa"/>
            <w:shd w:val="clear" w:color="auto" w:fill="FFFFFF"/>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Sub Family name_ch</w:t>
            </w:r>
          </w:p>
          <w:p w:rsidR="000D7A2B" w:rsidRDefault="000D7A2B" w:rsidP="00363D6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1816" w:type="dxa"/>
            <w:shd w:val="clear" w:color="auto" w:fill="FFFFFF"/>
            <w:tcMar>
              <w:top w:w="0" w:type="dxa"/>
              <w:left w:w="108" w:type="dxa"/>
              <w:bottom w:w="0" w:type="dxa"/>
              <w:right w:w="108" w:type="dxa"/>
            </w:tcMar>
          </w:tcPr>
          <w:p w:rsidR="000D7A2B" w:rsidRDefault="000D7A2B" w:rsidP="00363D6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363D6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741" w:type="dxa"/>
            <w:shd w:val="clear" w:color="auto" w:fill="FFFFFF"/>
            <w:tcMar>
              <w:top w:w="0" w:type="dxa"/>
              <w:left w:w="108" w:type="dxa"/>
              <w:bottom w:w="0" w:type="dxa"/>
              <w:right w:w="108" w:type="dxa"/>
            </w:tcMar>
          </w:tcPr>
          <w:p w:rsidR="00140B95" w:rsidRPr="00140B95" w:rsidRDefault="00140B95" w:rsidP="00363D6D">
            <w:pPr>
              <w:pStyle w:val="TableContents"/>
              <w:suppressLineNumbers w:val="0"/>
              <w:suppressAutoHyphens w:val="0"/>
              <w:spacing w:line="276" w:lineRule="auto"/>
              <w:rPr>
                <w:rFonts w:eastAsiaTheme="minorEastAsia" w:cs="Times New Roman" w:hint="eastAsia"/>
              </w:rPr>
            </w:pPr>
          </w:p>
        </w:tc>
      </w:tr>
      <w:tr w:rsidR="00140B95">
        <w:trPr>
          <w:cantSplit/>
          <w:jc w:val="center"/>
        </w:trPr>
        <w:tc>
          <w:tcPr>
            <w:tcW w:w="2384" w:type="dxa"/>
            <w:shd w:val="clear" w:color="auto" w:fill="FFFFFF"/>
            <w:tcMar>
              <w:top w:w="0" w:type="dxa"/>
              <w:left w:w="108" w:type="dxa"/>
              <w:bottom w:w="0" w:type="dxa"/>
              <w:right w:w="108" w:type="dxa"/>
            </w:tcMar>
          </w:tcPr>
          <w:p w:rsidR="00140B95" w:rsidRPr="007D0C5E" w:rsidRDefault="00140B95" w:rsidP="00363D6D">
            <w:pPr>
              <w:pStyle w:val="TableContents"/>
              <w:suppressLineNumbers w:val="0"/>
              <w:suppressAutoHyphens w:val="0"/>
              <w:spacing w:line="276" w:lineRule="auto"/>
              <w:rPr>
                <w:rFonts w:ascii="Verdana" w:eastAsiaTheme="minorEastAsia" w:hAnsi="Verdana" w:cs="Verdana" w:hint="eastAsia"/>
                <w:b/>
                <w:color w:val="FF0000"/>
                <w:sz w:val="18"/>
                <w:szCs w:val="18"/>
              </w:rPr>
            </w:pPr>
            <w:bookmarkStart w:id="96" w:name="_GoBack" w:colFirst="0" w:colLast="1"/>
            <w:r w:rsidRPr="007D0C5E">
              <w:rPr>
                <w:rFonts w:asciiTheme="minorEastAsia" w:eastAsiaTheme="minorEastAsia" w:hAnsiTheme="minorEastAsia" w:cs="Verdana" w:hint="eastAsia"/>
                <w:b/>
                <w:color w:val="FF0000"/>
                <w:sz w:val="18"/>
                <w:szCs w:val="18"/>
              </w:rPr>
              <w:t>Family</w:t>
            </w:r>
            <w:r w:rsidRPr="007D0C5E">
              <w:rPr>
                <w:rFonts w:ascii="Verdana" w:eastAsiaTheme="minorEastAsia" w:hAnsi="Verdana" w:cs="Verdana" w:hint="eastAsia"/>
                <w:b/>
                <w:color w:val="FF0000"/>
                <w:sz w:val="18"/>
                <w:szCs w:val="18"/>
              </w:rPr>
              <w:t>_ID</w:t>
            </w:r>
          </w:p>
          <w:p w:rsidR="00140B95" w:rsidRPr="007D0C5E" w:rsidRDefault="00140B95" w:rsidP="00363D6D">
            <w:pPr>
              <w:pStyle w:val="TableContents"/>
              <w:suppressLineNumbers w:val="0"/>
              <w:suppressAutoHyphens w:val="0"/>
              <w:spacing w:line="276" w:lineRule="auto"/>
              <w:rPr>
                <w:rFonts w:ascii="Verdana" w:eastAsiaTheme="minorEastAsia" w:hAnsi="Verdana" w:cs="Verdana" w:hint="eastAsia"/>
                <w:b/>
                <w:color w:val="FF0000"/>
                <w:sz w:val="18"/>
                <w:szCs w:val="18"/>
              </w:rPr>
            </w:pPr>
            <w:r w:rsidRPr="007D0C5E">
              <w:rPr>
                <w:rFonts w:ascii="Verdana" w:eastAsiaTheme="minorEastAsia" w:hAnsi="Verdana" w:cs="Verdana" w:hint="eastAsia"/>
                <w:b/>
                <w:color w:val="FF0000"/>
                <w:sz w:val="18"/>
                <w:szCs w:val="18"/>
              </w:rPr>
              <w:t>中类</w:t>
            </w:r>
            <w:r w:rsidRPr="007D0C5E">
              <w:rPr>
                <w:rFonts w:ascii="Verdana" w:eastAsiaTheme="minorEastAsia" w:hAnsi="Verdana" w:cs="Verdana" w:hint="eastAsia"/>
                <w:b/>
                <w:color w:val="FF0000"/>
                <w:sz w:val="18"/>
                <w:szCs w:val="18"/>
              </w:rPr>
              <w:t>_ID</w:t>
            </w:r>
          </w:p>
        </w:tc>
        <w:tc>
          <w:tcPr>
            <w:tcW w:w="1816" w:type="dxa"/>
            <w:shd w:val="clear" w:color="auto" w:fill="FFFFFF"/>
            <w:tcMar>
              <w:top w:w="0" w:type="dxa"/>
              <w:left w:w="108" w:type="dxa"/>
              <w:bottom w:w="0" w:type="dxa"/>
              <w:right w:w="108" w:type="dxa"/>
            </w:tcMar>
          </w:tcPr>
          <w:p w:rsidR="00140B95" w:rsidRPr="007D0C5E" w:rsidRDefault="00140B95" w:rsidP="00363D6D">
            <w:pPr>
              <w:pStyle w:val="TableContents"/>
              <w:suppressLineNumbers w:val="0"/>
              <w:suppressAutoHyphens w:val="0"/>
              <w:spacing w:line="276" w:lineRule="auto"/>
              <w:rPr>
                <w:rFonts w:ascii="Verdana" w:eastAsiaTheme="minorEastAsia" w:hAnsi="Verdana" w:cs="Verdana" w:hint="eastAsia"/>
                <w:b/>
                <w:color w:val="FF0000"/>
                <w:sz w:val="18"/>
                <w:szCs w:val="18"/>
              </w:rPr>
            </w:pPr>
            <w:r w:rsidRPr="007D0C5E">
              <w:rPr>
                <w:rFonts w:ascii="Verdana" w:eastAsiaTheme="minorEastAsia" w:hAnsi="Verdana" w:cs="Verdana" w:hint="eastAsia"/>
                <w:b/>
                <w:color w:val="FF0000"/>
                <w:sz w:val="18"/>
                <w:szCs w:val="18"/>
              </w:rPr>
              <w:t>Alphanumeric id</w:t>
            </w:r>
          </w:p>
        </w:tc>
        <w:tc>
          <w:tcPr>
            <w:tcW w:w="5741" w:type="dxa"/>
            <w:shd w:val="clear" w:color="auto" w:fill="FFFFFF"/>
            <w:tcMar>
              <w:top w:w="0" w:type="dxa"/>
              <w:left w:w="108" w:type="dxa"/>
              <w:bottom w:w="0" w:type="dxa"/>
              <w:right w:w="108" w:type="dxa"/>
            </w:tcMar>
          </w:tcPr>
          <w:p w:rsidR="00140B95" w:rsidRPr="00140B95" w:rsidRDefault="00140B95" w:rsidP="00363D6D">
            <w:pPr>
              <w:pStyle w:val="TableContents"/>
              <w:suppressLineNumbers w:val="0"/>
              <w:suppressAutoHyphens w:val="0"/>
              <w:spacing w:line="276" w:lineRule="auto"/>
              <w:rPr>
                <w:rFonts w:eastAsiaTheme="minorEastAsia" w:cs="Times New Roman" w:hint="eastAsia"/>
              </w:rPr>
            </w:pPr>
          </w:p>
        </w:tc>
      </w:tr>
      <w:tr w:rsidR="00140B95">
        <w:trPr>
          <w:cantSplit/>
          <w:jc w:val="center"/>
        </w:trPr>
        <w:tc>
          <w:tcPr>
            <w:tcW w:w="2384" w:type="dxa"/>
            <w:shd w:val="clear" w:color="auto" w:fill="FFFFFF"/>
            <w:tcMar>
              <w:top w:w="0" w:type="dxa"/>
              <w:left w:w="108" w:type="dxa"/>
              <w:bottom w:w="0" w:type="dxa"/>
              <w:right w:w="108" w:type="dxa"/>
            </w:tcMar>
          </w:tcPr>
          <w:p w:rsidR="00140B95" w:rsidRPr="007D0C5E" w:rsidRDefault="00140B95" w:rsidP="00363D6D">
            <w:pPr>
              <w:pStyle w:val="TableContents"/>
              <w:suppressLineNumbers w:val="0"/>
              <w:suppressAutoHyphens w:val="0"/>
              <w:spacing w:line="276" w:lineRule="auto"/>
              <w:rPr>
                <w:rFonts w:asciiTheme="minorEastAsia" w:eastAsiaTheme="minorEastAsia" w:hAnsiTheme="minorEastAsia" w:cs="Verdana" w:hint="eastAsia"/>
                <w:b/>
                <w:color w:val="FF0000"/>
                <w:sz w:val="18"/>
                <w:szCs w:val="18"/>
              </w:rPr>
            </w:pPr>
            <w:r w:rsidRPr="007D0C5E">
              <w:rPr>
                <w:rFonts w:asciiTheme="minorEastAsia" w:eastAsiaTheme="minorEastAsia" w:hAnsiTheme="minorEastAsia" w:cs="Verdana" w:hint="eastAsia"/>
                <w:b/>
                <w:color w:val="FF0000"/>
                <w:sz w:val="18"/>
                <w:szCs w:val="18"/>
              </w:rPr>
              <w:lastRenderedPageBreak/>
              <w:t>Family_Group_ID</w:t>
            </w:r>
          </w:p>
          <w:p w:rsidR="0033661E" w:rsidRPr="007D0C5E" w:rsidRDefault="0033661E" w:rsidP="00363D6D">
            <w:pPr>
              <w:pStyle w:val="TableContents"/>
              <w:suppressLineNumbers w:val="0"/>
              <w:suppressAutoHyphens w:val="0"/>
              <w:spacing w:line="276" w:lineRule="auto"/>
              <w:rPr>
                <w:rFonts w:asciiTheme="minorEastAsia" w:eastAsiaTheme="minorEastAsia" w:hAnsiTheme="minorEastAsia" w:cs="Verdana" w:hint="eastAsia"/>
                <w:b/>
                <w:color w:val="FF0000"/>
                <w:sz w:val="18"/>
                <w:szCs w:val="18"/>
              </w:rPr>
            </w:pPr>
            <w:r w:rsidRPr="007D0C5E">
              <w:rPr>
                <w:rFonts w:asciiTheme="minorEastAsia" w:eastAsiaTheme="minorEastAsia" w:hAnsiTheme="minorEastAsia" w:cs="Verdana" w:hint="eastAsia"/>
                <w:b/>
                <w:color w:val="FF0000"/>
                <w:sz w:val="18"/>
                <w:szCs w:val="18"/>
              </w:rPr>
              <w:t>大类_ID</w:t>
            </w:r>
          </w:p>
        </w:tc>
        <w:tc>
          <w:tcPr>
            <w:tcW w:w="1816" w:type="dxa"/>
            <w:shd w:val="clear" w:color="auto" w:fill="FFFFFF"/>
            <w:tcMar>
              <w:top w:w="0" w:type="dxa"/>
              <w:left w:w="108" w:type="dxa"/>
              <w:bottom w:w="0" w:type="dxa"/>
              <w:right w:w="108" w:type="dxa"/>
            </w:tcMar>
          </w:tcPr>
          <w:p w:rsidR="00140B95" w:rsidRPr="007D0C5E" w:rsidRDefault="0033661E" w:rsidP="00363D6D">
            <w:pPr>
              <w:pStyle w:val="TableContents"/>
              <w:suppressLineNumbers w:val="0"/>
              <w:suppressAutoHyphens w:val="0"/>
              <w:spacing w:line="276" w:lineRule="auto"/>
              <w:rPr>
                <w:rFonts w:ascii="Verdana" w:eastAsiaTheme="minorEastAsia" w:hAnsi="Verdana" w:cs="Verdana" w:hint="eastAsia"/>
                <w:b/>
                <w:color w:val="FF0000"/>
                <w:sz w:val="18"/>
                <w:szCs w:val="18"/>
              </w:rPr>
            </w:pPr>
            <w:r w:rsidRPr="007D0C5E">
              <w:rPr>
                <w:rFonts w:ascii="Verdana" w:eastAsiaTheme="minorEastAsia" w:hAnsi="Verdana" w:cs="Verdana" w:hint="eastAsia"/>
                <w:b/>
                <w:color w:val="FF0000"/>
                <w:sz w:val="18"/>
                <w:szCs w:val="18"/>
              </w:rPr>
              <w:t>Alphanumeric id</w:t>
            </w:r>
          </w:p>
        </w:tc>
        <w:tc>
          <w:tcPr>
            <w:tcW w:w="5741" w:type="dxa"/>
            <w:shd w:val="clear" w:color="auto" w:fill="FFFFFF"/>
            <w:tcMar>
              <w:top w:w="0" w:type="dxa"/>
              <w:left w:w="108" w:type="dxa"/>
              <w:bottom w:w="0" w:type="dxa"/>
              <w:right w:w="108" w:type="dxa"/>
            </w:tcMar>
          </w:tcPr>
          <w:p w:rsidR="00140B95" w:rsidRPr="00140B95" w:rsidRDefault="00140B95" w:rsidP="00363D6D">
            <w:pPr>
              <w:pStyle w:val="TableContents"/>
              <w:suppressLineNumbers w:val="0"/>
              <w:suppressAutoHyphens w:val="0"/>
              <w:spacing w:line="276" w:lineRule="auto"/>
              <w:rPr>
                <w:rFonts w:eastAsiaTheme="minorEastAsia" w:cs="Times New Roman" w:hint="eastAsia"/>
              </w:rPr>
            </w:pPr>
          </w:p>
        </w:tc>
      </w:tr>
      <w:bookmarkEnd w:id="96"/>
    </w:tbl>
    <w:p w:rsidR="000D7A2B" w:rsidDel="00177070" w:rsidRDefault="000D7A2B" w:rsidP="00363D6D">
      <w:pPr>
        <w:pStyle w:val="Textbody"/>
        <w:suppressAutoHyphens w:val="0"/>
        <w:rPr>
          <w:del w:id="97" w:author="Unknown"/>
          <w:rFonts w:ascii="Verdana" w:hAnsi="Verdana" w:cs="Verdana"/>
          <w:color w:val="000000"/>
          <w:sz w:val="20"/>
          <w:szCs w:val="20"/>
        </w:rPr>
      </w:pPr>
    </w:p>
    <w:p w:rsidR="000D7A2B" w:rsidDel="00177070" w:rsidRDefault="000D7A2B">
      <w:pPr>
        <w:pStyle w:val="Textbody"/>
        <w:suppressAutoHyphens w:val="0"/>
        <w:rPr>
          <w:del w:id="98" w:author="Unknown"/>
          <w:rFonts w:ascii="Verdana" w:hAnsi="Verdana" w:cs="Verdana"/>
          <w:color w:val="000000"/>
          <w:sz w:val="20"/>
          <w:szCs w:val="20"/>
        </w:rPr>
      </w:pPr>
    </w:p>
    <w:p w:rsidR="000D7A2B" w:rsidRDefault="000D7A2B" w:rsidP="00910A3C">
      <w:pPr>
        <w:pStyle w:val="2"/>
        <w:keepNext w:val="0"/>
        <w:numPr>
          <w:ilvl w:val="1"/>
          <w:numId w:val="2"/>
        </w:numPr>
        <w:tabs>
          <w:tab w:val="left" w:pos="432"/>
          <w:tab w:val="left" w:pos="576"/>
        </w:tabs>
        <w:suppressAutoHyphens w:val="0"/>
        <w:spacing w:before="0" w:after="0"/>
        <w:ind w:left="0" w:firstLine="0"/>
        <w:rPr>
          <w:rFonts w:ascii="Verdana" w:hAnsi="Verdana" w:cs="Verdana"/>
          <w:color w:val="000000"/>
          <w:sz w:val="20"/>
          <w:szCs w:val="20"/>
        </w:rPr>
      </w:pPr>
    </w:p>
    <w:p w:rsidR="000D7A2B" w:rsidRDefault="000D7A2B" w:rsidP="00D2397C">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99" w:name="_Toc238874626"/>
      <w:bookmarkStart w:id="100" w:name="_Toc369255727"/>
      <w:bookmarkStart w:id="101" w:name="_Toc237064899"/>
      <w:r w:rsidRPr="00106B23">
        <w:rPr>
          <w:rFonts w:ascii="Litera Serial" w:hAnsi="Litera Serial" w:cs="Litera Serial"/>
          <w:b w:val="0"/>
          <w:bCs w:val="0"/>
          <w:caps/>
          <w:color w:val="808080"/>
          <w:sz w:val="24"/>
          <w:szCs w:val="24"/>
        </w:rPr>
        <w:t>Master_supplier</w:t>
      </w:r>
      <w:proofErr w:type="gramStart"/>
      <w:r w:rsidRPr="00902C4C">
        <w:rPr>
          <w:rFonts w:ascii="Litera Serial" w:hAnsi="Litera Serial" w:cs="宋体" w:hint="eastAsia"/>
          <w:b w:val="0"/>
          <w:bCs w:val="0"/>
          <w:caps/>
          <w:color w:val="808080"/>
          <w:sz w:val="24"/>
          <w:szCs w:val="24"/>
        </w:rPr>
        <w:t>主数据</w:t>
      </w:r>
      <w:proofErr w:type="gramEnd"/>
      <w:r w:rsidRPr="00902C4C">
        <w:rPr>
          <w:rFonts w:ascii="Litera Serial" w:hAnsi="Litera Serial" w:cs="Litera Serial"/>
          <w:b w:val="0"/>
          <w:bCs w:val="0"/>
          <w:caps/>
          <w:color w:val="808080"/>
          <w:sz w:val="24"/>
          <w:szCs w:val="24"/>
        </w:rPr>
        <w:t>_</w:t>
      </w:r>
      <w:r w:rsidRPr="00902C4C">
        <w:rPr>
          <w:rFonts w:ascii="Litera Serial" w:hAnsi="Litera Serial" w:cs="宋体" w:hint="eastAsia"/>
          <w:b w:val="0"/>
          <w:bCs w:val="0"/>
          <w:caps/>
          <w:color w:val="808080"/>
          <w:sz w:val="24"/>
          <w:szCs w:val="24"/>
        </w:rPr>
        <w:t>供应商</w:t>
      </w:r>
      <w:bookmarkEnd w:id="99"/>
      <w:bookmarkEnd w:id="100"/>
    </w:p>
    <w:bookmarkEnd w:id="101"/>
    <w:p w:rsidR="000D7A2B" w:rsidRPr="007475C0" w:rsidRDefault="000D7A2B" w:rsidP="00106B23">
      <w:pPr>
        <w:pStyle w:val="Textbody"/>
        <w:spacing w:after="0"/>
        <w:rPr>
          <w:rFonts w:eastAsia="宋体" w:cs="Times New Roman"/>
        </w:rPr>
      </w:pPr>
    </w:p>
    <w:tbl>
      <w:tblPr>
        <w:tblW w:w="0" w:type="auto"/>
        <w:tblInd w:w="-8"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2120"/>
        <w:gridCol w:w="1814"/>
        <w:gridCol w:w="5989"/>
      </w:tblGrid>
      <w:tr w:rsidR="000D7A2B">
        <w:trPr>
          <w:cantSplit/>
          <w:tblHeader/>
        </w:trPr>
        <w:tc>
          <w:tcPr>
            <w:tcW w:w="2120"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jc w:val="left"/>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814"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989"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Pr>
        <w:tc>
          <w:tcPr>
            <w:tcW w:w="212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814"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989"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cs="Times New Roman"/>
              </w:rPr>
            </w:pPr>
          </w:p>
        </w:tc>
      </w:tr>
      <w:tr w:rsidR="000D7A2B">
        <w:trPr>
          <w:cantSplit/>
        </w:trPr>
        <w:tc>
          <w:tcPr>
            <w:tcW w:w="212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Generic_supplier_id</w:t>
            </w:r>
            <w:r>
              <w:rPr>
                <w:rFonts w:ascii="Verdana" w:eastAsia="宋体" w:hAnsi="Verdana" w:cs="Times New Roman"/>
                <w:sz w:val="18"/>
                <w:szCs w:val="18"/>
              </w:rPr>
              <w:br/>
            </w: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814" w:type="dxa"/>
            <w:shd w:val="clear" w:color="auto" w:fill="FFFFFF"/>
            <w:tcMar>
              <w:top w:w="0" w:type="dxa"/>
              <w:left w:w="108" w:type="dxa"/>
              <w:bottom w:w="0" w:type="dxa"/>
              <w:right w:w="108" w:type="dxa"/>
            </w:tcMar>
          </w:tcPr>
          <w:p w:rsidR="000D7A2B" w:rsidRDefault="000D7A2B" w:rsidP="000346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5989" w:type="dxa"/>
            <w:shd w:val="clear" w:color="auto" w:fill="FFFFFF"/>
            <w:tcMar>
              <w:top w:w="0" w:type="dxa"/>
              <w:left w:w="108" w:type="dxa"/>
              <w:bottom w:w="0" w:type="dxa"/>
              <w:right w:w="108" w:type="dxa"/>
            </w:tcMar>
          </w:tcPr>
          <w:p w:rsidR="000D7A2B" w:rsidRPr="00902C4C" w:rsidRDefault="000D7A2B" w:rsidP="000346B7">
            <w:pPr>
              <w:pStyle w:val="TableContents"/>
              <w:suppressLineNumbers w:val="0"/>
              <w:suppressAutoHyphens w:val="0"/>
              <w:spacing w:line="276" w:lineRule="auto"/>
              <w:rPr>
                <w:rFonts w:eastAsia="宋体" w:cs="Times New Roman"/>
              </w:rPr>
            </w:pPr>
            <w:ins w:id="102" w:author="Unknown" w:date="2013-09-18T16:14:00Z">
              <w:r>
                <w:rPr>
                  <w:rFonts w:ascii="宋体" w:eastAsia="宋体" w:hAnsi="Verdana" w:cs="宋体" w:hint="eastAsia"/>
                  <w:sz w:val="18"/>
                  <w:szCs w:val="18"/>
                </w:rPr>
                <w:t>默认为</w:t>
              </w:r>
              <w:r>
                <w:rPr>
                  <w:rFonts w:ascii="宋体" w:eastAsia="宋体" w:hAnsi="Verdana" w:cs="宋体"/>
                  <w:sz w:val="18"/>
                  <w:szCs w:val="18"/>
                </w:rPr>
                <w:t>NULL</w:t>
              </w:r>
            </w:ins>
            <w:ins w:id="103" w:author="Unknown" w:date="2013-09-19T10:30:00Z">
              <w:r>
                <w:rPr>
                  <w:rFonts w:ascii="宋体" w:eastAsia="宋体" w:hAnsi="Verdana" w:cs="Times New Roman"/>
                  <w:sz w:val="18"/>
                  <w:szCs w:val="18"/>
                </w:rPr>
                <w:br/>
              </w:r>
              <w:r>
                <w:rPr>
                  <w:rFonts w:ascii="宋体" w:eastAsia="宋体" w:hAnsi="Verdana" w:cs="宋体"/>
                  <w:sz w:val="18"/>
                  <w:szCs w:val="18"/>
                </w:rPr>
                <w:t>defaulted to be NULL</w:t>
              </w:r>
            </w:ins>
          </w:p>
        </w:tc>
      </w:tr>
      <w:tr w:rsidR="000D7A2B">
        <w:trPr>
          <w:cantSplit/>
        </w:trPr>
        <w:tc>
          <w:tcPr>
            <w:tcW w:w="212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name_en</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1814"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989"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cs="Times New Roman"/>
              </w:rPr>
            </w:pPr>
          </w:p>
        </w:tc>
      </w:tr>
      <w:tr w:rsidR="000D7A2B">
        <w:trPr>
          <w:cantSplit/>
        </w:trPr>
        <w:tc>
          <w:tcPr>
            <w:tcW w:w="212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name_ch</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1814"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989"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cs="Times New Roman"/>
              </w:rPr>
            </w:pPr>
          </w:p>
        </w:tc>
      </w:tr>
    </w:tbl>
    <w:p w:rsidR="000D7A2B" w:rsidRDefault="000D7A2B" w:rsidP="00106B23">
      <w:pPr>
        <w:suppressAutoHyphens w:val="0"/>
        <w:rPr>
          <w:rFonts w:cs="Times New Roman"/>
        </w:rPr>
      </w:pPr>
    </w:p>
    <w:p w:rsidR="000D7A2B" w:rsidRDefault="000D7A2B" w:rsidP="000346B7">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104" w:name="_Toc238874627"/>
      <w:bookmarkStart w:id="105" w:name="_Toc369255728"/>
      <w:r w:rsidRPr="00106B23">
        <w:rPr>
          <w:rFonts w:ascii="Litera Serial" w:hAnsi="Litera Serial" w:cs="Litera Serial"/>
          <w:b w:val="0"/>
          <w:bCs w:val="0"/>
          <w:caps/>
          <w:color w:val="808080"/>
          <w:sz w:val="24"/>
          <w:szCs w:val="24"/>
        </w:rPr>
        <w:t>Master_</w:t>
      </w:r>
      <w:r>
        <w:rPr>
          <w:rFonts w:ascii="Litera Serial" w:hAnsi="Litera Serial" w:cs="Litera Serial"/>
          <w:b w:val="0"/>
          <w:bCs w:val="0"/>
          <w:caps/>
          <w:color w:val="808080"/>
          <w:sz w:val="24"/>
          <w:szCs w:val="24"/>
        </w:rPr>
        <w:t>Generic_</w:t>
      </w:r>
      <w:r w:rsidRPr="00106B23">
        <w:rPr>
          <w:rFonts w:ascii="Litera Serial" w:hAnsi="Litera Serial" w:cs="Litera Serial"/>
          <w:b w:val="0"/>
          <w:bCs w:val="0"/>
          <w:caps/>
          <w:color w:val="808080"/>
          <w:sz w:val="24"/>
          <w:szCs w:val="24"/>
        </w:rPr>
        <w:t xml:space="preserve">supplier </w:t>
      </w:r>
      <w:r>
        <w:rPr>
          <w:rFonts w:ascii="Litera Serial" w:hAnsi="Litera Serial" w:cs="Litera Serial"/>
          <w:b w:val="0"/>
          <w:bCs w:val="0"/>
          <w:caps/>
          <w:color w:val="808080"/>
          <w:sz w:val="24"/>
          <w:szCs w:val="24"/>
        </w:rPr>
        <w:t xml:space="preserve"> </w:t>
      </w:r>
      <w:proofErr w:type="gramStart"/>
      <w:r>
        <w:rPr>
          <w:rFonts w:ascii="Litera Serial" w:hAnsi="Litera Serial" w:cs="宋体" w:hint="eastAsia"/>
          <w:b w:val="0"/>
          <w:bCs w:val="0"/>
          <w:caps/>
          <w:color w:val="808080"/>
          <w:sz w:val="24"/>
          <w:szCs w:val="24"/>
        </w:rPr>
        <w:t>主数据</w:t>
      </w:r>
      <w:proofErr w:type="gramEnd"/>
      <w:r>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通用</w:t>
      </w:r>
      <w:r>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供应商</w:t>
      </w:r>
      <w:bookmarkEnd w:id="104"/>
      <w:bookmarkEnd w:id="105"/>
    </w:p>
    <w:p w:rsidR="000D7A2B" w:rsidRDefault="000D7A2B" w:rsidP="000346B7">
      <w:pPr>
        <w:rPr>
          <w:rFonts w:ascii="宋体" w:eastAsia="宋体" w:cs="Times New Roman"/>
          <w:sz w:val="20"/>
          <w:szCs w:val="20"/>
        </w:rPr>
      </w:pPr>
    </w:p>
    <w:p w:rsidR="000D7A2B" w:rsidRPr="00902C4C" w:rsidRDefault="000D7A2B" w:rsidP="000346B7">
      <w:pPr>
        <w:rPr>
          <w:rFonts w:ascii="Verdana" w:eastAsia="宋体" w:hAnsi="Verdana" w:cs="Times New Roman"/>
          <w:sz w:val="20"/>
          <w:szCs w:val="20"/>
        </w:rPr>
      </w:pPr>
      <w:r w:rsidRPr="008E2416">
        <w:rPr>
          <w:rFonts w:ascii="Verdana" w:hAnsi="Verdana" w:cs="Verdana"/>
          <w:sz w:val="20"/>
          <w:szCs w:val="20"/>
        </w:rPr>
        <w:t>Here a supplier_id is created where many suppliers sell one product into the retailers across many stores or provinces.</w:t>
      </w:r>
      <w:r>
        <w:rPr>
          <w:rFonts w:ascii="Verdana" w:eastAsia="宋体" w:hAnsi="Verdana" w:cs="Times New Roman"/>
          <w:sz w:val="20"/>
          <w:szCs w:val="20"/>
        </w:rPr>
        <w:br/>
      </w:r>
      <w:r>
        <w:rPr>
          <w:rFonts w:ascii="Verdana" w:eastAsia="宋体" w:hAnsi="Verdana" w:cs="宋体" w:hint="eastAsia"/>
          <w:sz w:val="20"/>
          <w:szCs w:val="20"/>
        </w:rPr>
        <w:t>当有多位供应商向该零售商在各个省或者门</w:t>
      </w:r>
      <w:proofErr w:type="gramStart"/>
      <w:r>
        <w:rPr>
          <w:rFonts w:ascii="Verdana" w:eastAsia="宋体" w:hAnsi="Verdana" w:cs="宋体" w:hint="eastAsia"/>
          <w:sz w:val="20"/>
          <w:szCs w:val="20"/>
        </w:rPr>
        <w:t>店供应</w:t>
      </w:r>
      <w:proofErr w:type="gramEnd"/>
      <w:r>
        <w:rPr>
          <w:rFonts w:ascii="Verdana" w:eastAsia="宋体" w:hAnsi="Verdana" w:cs="宋体" w:hint="eastAsia"/>
          <w:sz w:val="20"/>
          <w:szCs w:val="20"/>
        </w:rPr>
        <w:t>相同的一种商品时所准备的供应商</w:t>
      </w:r>
      <w:r>
        <w:rPr>
          <w:rFonts w:ascii="Verdana" w:eastAsia="宋体" w:hAnsi="Verdana" w:cs="Verdana"/>
          <w:sz w:val="20"/>
          <w:szCs w:val="20"/>
        </w:rPr>
        <w:t>id</w:t>
      </w:r>
    </w:p>
    <w:p w:rsidR="000D7A2B" w:rsidRPr="007475C0" w:rsidRDefault="000D7A2B" w:rsidP="000346B7">
      <w:pPr>
        <w:pStyle w:val="Textbody"/>
        <w:spacing w:after="0"/>
        <w:rPr>
          <w:rFonts w:eastAsia="宋体" w:cs="Times New Roman"/>
        </w:rPr>
      </w:pPr>
      <w:ins w:id="106" w:author="Unknown" w:date="2013-09-18T16:14:00Z">
        <w:r>
          <w:rPr>
            <w:rFonts w:eastAsia="宋体" w:cs="宋体" w:hint="eastAsia"/>
          </w:rPr>
          <w:t>不需要此份表格</w:t>
        </w:r>
      </w:ins>
      <w:ins w:id="107" w:author="ralph" w:date="2013-10-10T14:38:00Z">
        <w:r>
          <w:rPr>
            <w:rFonts w:eastAsia="宋体"/>
          </w:rPr>
          <w:t xml:space="preserve"> </w:t>
        </w:r>
        <w:r>
          <w:rPr>
            <w:rFonts w:eastAsia="宋体" w:cs="宋体" w:hint="eastAsia"/>
          </w:rPr>
          <w:t>保留此表格，填写</w:t>
        </w:r>
        <w:r>
          <w:rPr>
            <w:rFonts w:eastAsia="宋体"/>
          </w:rPr>
          <w:t>NULL</w:t>
        </w:r>
        <w:r>
          <w:rPr>
            <w:rFonts w:eastAsia="宋体" w:cs="宋体" w:hint="eastAsia"/>
          </w:rPr>
          <w:t>在字段内</w:t>
        </w:r>
      </w:ins>
      <w:ins w:id="108" w:author="Unknown" w:date="2013-09-19T10:32:00Z">
        <w:r>
          <w:rPr>
            <w:rFonts w:eastAsia="宋体" w:cs="Times New Roman"/>
          </w:rPr>
          <w:br/>
        </w:r>
        <w:r>
          <w:rPr>
            <w:rFonts w:eastAsia="宋体"/>
          </w:rPr>
          <w:t>this table is not needed here in BBG</w:t>
        </w:r>
        <w:proofErr w:type="gramStart"/>
        <w:r>
          <w:rPr>
            <w:rFonts w:eastAsia="宋体"/>
          </w:rPr>
          <w:t>’</w:t>
        </w:r>
        <w:proofErr w:type="gramEnd"/>
        <w:r>
          <w:rPr>
            <w:rFonts w:eastAsia="宋体"/>
          </w:rPr>
          <w:t>s case</w:t>
        </w:r>
      </w:ins>
      <w:r w:rsidR="0027533F">
        <w:rPr>
          <w:rFonts w:eastAsia="宋体" w:hint="eastAsia"/>
        </w:rPr>
        <w:t xml:space="preserve">,but keep it, use </w:t>
      </w:r>
      <w:r w:rsidR="0027533F">
        <w:rPr>
          <w:rFonts w:eastAsia="宋体"/>
        </w:rPr>
        <w:t>“</w:t>
      </w:r>
      <w:r w:rsidR="0027533F">
        <w:rPr>
          <w:rFonts w:eastAsia="宋体" w:hint="eastAsia"/>
        </w:rPr>
        <w:t>Null</w:t>
      </w:r>
      <w:r w:rsidR="0027533F">
        <w:rPr>
          <w:rFonts w:eastAsia="宋体"/>
        </w:rPr>
        <w:t>”</w:t>
      </w:r>
      <w:r w:rsidR="0027533F">
        <w:rPr>
          <w:rFonts w:eastAsia="宋体" w:hint="eastAsia"/>
        </w:rPr>
        <w:t xml:space="preserve"> to fill the column</w:t>
      </w:r>
    </w:p>
    <w:tbl>
      <w:tblPr>
        <w:tblW w:w="0" w:type="auto"/>
        <w:tblInd w:w="-8"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2120"/>
        <w:gridCol w:w="1814"/>
        <w:gridCol w:w="5989"/>
      </w:tblGrid>
      <w:tr w:rsidR="000D7A2B">
        <w:trPr>
          <w:cantSplit/>
          <w:tblHeader/>
        </w:trPr>
        <w:tc>
          <w:tcPr>
            <w:tcW w:w="2120" w:type="dxa"/>
            <w:shd w:val="clear" w:color="auto" w:fill="E6E6E6"/>
            <w:tcMar>
              <w:top w:w="0" w:type="dxa"/>
              <w:left w:w="108" w:type="dxa"/>
              <w:bottom w:w="0" w:type="dxa"/>
              <w:right w:w="108" w:type="dxa"/>
            </w:tcMar>
          </w:tcPr>
          <w:p w:rsidR="000D7A2B" w:rsidRDefault="000D7A2B" w:rsidP="000346B7">
            <w:pPr>
              <w:pStyle w:val="TableHeading"/>
              <w:suppressLineNumbers w:val="0"/>
              <w:suppressAutoHyphens w:val="0"/>
              <w:spacing w:line="276" w:lineRule="auto"/>
              <w:jc w:val="left"/>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814" w:type="dxa"/>
            <w:shd w:val="clear" w:color="auto" w:fill="E6E6E6"/>
            <w:tcMar>
              <w:top w:w="0" w:type="dxa"/>
              <w:left w:w="108" w:type="dxa"/>
              <w:bottom w:w="0" w:type="dxa"/>
              <w:right w:w="108" w:type="dxa"/>
            </w:tcMar>
          </w:tcPr>
          <w:p w:rsidR="000D7A2B" w:rsidRDefault="000D7A2B" w:rsidP="000346B7">
            <w:pPr>
              <w:pStyle w:val="TableHeading"/>
              <w:suppressLineNumbers w:val="0"/>
              <w:suppressAutoHyphens w:val="0"/>
              <w:spacing w:line="276" w:lineRule="auto"/>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989" w:type="dxa"/>
            <w:shd w:val="clear" w:color="auto" w:fill="E6E6E6"/>
            <w:tcMar>
              <w:top w:w="0" w:type="dxa"/>
              <w:left w:w="108" w:type="dxa"/>
              <w:bottom w:w="0" w:type="dxa"/>
              <w:right w:w="108" w:type="dxa"/>
            </w:tcMar>
          </w:tcPr>
          <w:p w:rsidR="000D7A2B" w:rsidRDefault="000D7A2B" w:rsidP="000346B7">
            <w:pPr>
              <w:pStyle w:val="TableHeading"/>
              <w:suppressLineNumbers w:val="0"/>
              <w:suppressAutoHyphens w:val="0"/>
              <w:spacing w:line="276" w:lineRule="auto"/>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rsidRPr="00902C4C">
        <w:trPr>
          <w:cantSplit/>
        </w:trPr>
        <w:tc>
          <w:tcPr>
            <w:tcW w:w="2120" w:type="dxa"/>
            <w:shd w:val="clear" w:color="auto" w:fill="FFFFFF"/>
            <w:tcMar>
              <w:top w:w="0" w:type="dxa"/>
              <w:left w:w="108" w:type="dxa"/>
              <w:bottom w:w="0" w:type="dxa"/>
              <w:right w:w="108" w:type="dxa"/>
            </w:tcMar>
          </w:tcPr>
          <w:p w:rsidR="000D7A2B" w:rsidRDefault="000D7A2B" w:rsidP="000346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Default="000D7A2B" w:rsidP="000346B7">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814" w:type="dxa"/>
            <w:shd w:val="clear" w:color="auto" w:fill="FFFFFF"/>
            <w:tcMar>
              <w:top w:w="0" w:type="dxa"/>
              <w:left w:w="108" w:type="dxa"/>
              <w:bottom w:w="0" w:type="dxa"/>
              <w:right w:w="108" w:type="dxa"/>
            </w:tcMar>
          </w:tcPr>
          <w:p w:rsidR="000D7A2B" w:rsidRDefault="000D7A2B" w:rsidP="000346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0346B7">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989" w:type="dxa"/>
            <w:shd w:val="clear" w:color="auto" w:fill="FFFFFF"/>
            <w:tcMar>
              <w:top w:w="0" w:type="dxa"/>
              <w:left w:w="108" w:type="dxa"/>
              <w:bottom w:w="0" w:type="dxa"/>
              <w:right w:w="108" w:type="dxa"/>
            </w:tcMar>
          </w:tcPr>
          <w:p w:rsidR="000D7A2B" w:rsidRPr="00902C4C" w:rsidRDefault="000D7A2B" w:rsidP="000346B7">
            <w:pPr>
              <w:pStyle w:val="TableContents"/>
              <w:suppressLineNumbers w:val="0"/>
              <w:suppressAutoHyphens w:val="0"/>
              <w:spacing w:line="276" w:lineRule="auto"/>
              <w:rPr>
                <w:rFonts w:eastAsia="宋体" w:cs="Times New Roman"/>
              </w:rPr>
            </w:pPr>
            <w:r w:rsidRPr="00074AB5">
              <w:rPr>
                <w:rFonts w:ascii="Verdana" w:hAnsi="Verdana" w:cs="Verdana"/>
                <w:sz w:val="18"/>
                <w:szCs w:val="18"/>
              </w:rPr>
              <w:t>This is a supplier which has many suppliers for a single product</w:t>
            </w:r>
            <w:r>
              <w:rPr>
                <w:rFonts w:ascii="Verdana" w:eastAsia="宋体" w:hAnsi="Verdana" w:cs="Times New Roman"/>
                <w:sz w:val="18"/>
                <w:szCs w:val="18"/>
              </w:rPr>
              <w:br/>
            </w:r>
            <w:r>
              <w:rPr>
                <w:rFonts w:ascii="Verdana" w:eastAsia="宋体" w:hAnsi="Verdana" w:cs="宋体" w:hint="eastAsia"/>
                <w:sz w:val="18"/>
                <w:szCs w:val="18"/>
              </w:rPr>
              <w:t>此为供同一种商品的多个供应商的共用</w:t>
            </w:r>
            <w:r>
              <w:rPr>
                <w:rFonts w:ascii="Verdana" w:eastAsia="宋体" w:hAnsi="Verdana" w:cs="Verdana"/>
                <w:sz w:val="18"/>
                <w:szCs w:val="18"/>
              </w:rPr>
              <w:t>id</w:t>
            </w:r>
          </w:p>
        </w:tc>
      </w:tr>
      <w:tr w:rsidR="000D7A2B">
        <w:trPr>
          <w:cantSplit/>
        </w:trPr>
        <w:tc>
          <w:tcPr>
            <w:tcW w:w="2120" w:type="dxa"/>
            <w:shd w:val="clear" w:color="auto" w:fill="FFFFFF"/>
            <w:tcMar>
              <w:top w:w="0" w:type="dxa"/>
              <w:left w:w="108" w:type="dxa"/>
              <w:bottom w:w="0" w:type="dxa"/>
              <w:right w:w="108" w:type="dxa"/>
            </w:tcMar>
          </w:tcPr>
          <w:p w:rsidR="000D7A2B" w:rsidRDefault="000D7A2B" w:rsidP="000346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name_en</w:t>
            </w:r>
          </w:p>
          <w:p w:rsidR="000D7A2B" w:rsidRDefault="000D7A2B" w:rsidP="000346B7">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1814" w:type="dxa"/>
            <w:shd w:val="clear" w:color="auto" w:fill="FFFFFF"/>
            <w:tcMar>
              <w:top w:w="0" w:type="dxa"/>
              <w:left w:w="108" w:type="dxa"/>
              <w:bottom w:w="0" w:type="dxa"/>
              <w:right w:w="108" w:type="dxa"/>
            </w:tcMar>
          </w:tcPr>
          <w:p w:rsidR="000D7A2B" w:rsidRDefault="000D7A2B" w:rsidP="000346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0346B7">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989" w:type="dxa"/>
            <w:shd w:val="clear" w:color="auto" w:fill="FFFFFF"/>
            <w:tcMar>
              <w:top w:w="0" w:type="dxa"/>
              <w:left w:w="108" w:type="dxa"/>
              <w:bottom w:w="0" w:type="dxa"/>
              <w:right w:w="108" w:type="dxa"/>
            </w:tcMar>
          </w:tcPr>
          <w:p w:rsidR="000D7A2B" w:rsidRDefault="000D7A2B" w:rsidP="000346B7">
            <w:pPr>
              <w:pStyle w:val="TableContents"/>
              <w:suppressLineNumbers w:val="0"/>
              <w:suppressAutoHyphens w:val="0"/>
              <w:spacing w:line="276" w:lineRule="auto"/>
              <w:rPr>
                <w:rFonts w:cs="Times New Roman"/>
              </w:rPr>
            </w:pPr>
          </w:p>
        </w:tc>
      </w:tr>
      <w:tr w:rsidR="000D7A2B">
        <w:trPr>
          <w:cantSplit/>
        </w:trPr>
        <w:tc>
          <w:tcPr>
            <w:tcW w:w="2120" w:type="dxa"/>
            <w:shd w:val="clear" w:color="auto" w:fill="FFFFFF"/>
            <w:tcMar>
              <w:top w:w="0" w:type="dxa"/>
              <w:left w:w="108" w:type="dxa"/>
              <w:bottom w:w="0" w:type="dxa"/>
              <w:right w:w="108" w:type="dxa"/>
            </w:tcMar>
          </w:tcPr>
          <w:p w:rsidR="000D7A2B" w:rsidRDefault="000D7A2B" w:rsidP="000346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name_ch</w:t>
            </w:r>
          </w:p>
          <w:p w:rsidR="000D7A2B" w:rsidRDefault="000D7A2B" w:rsidP="000346B7">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1814" w:type="dxa"/>
            <w:shd w:val="clear" w:color="auto" w:fill="FFFFFF"/>
            <w:tcMar>
              <w:top w:w="0" w:type="dxa"/>
              <w:left w:w="108" w:type="dxa"/>
              <w:bottom w:w="0" w:type="dxa"/>
              <w:right w:w="108" w:type="dxa"/>
            </w:tcMar>
          </w:tcPr>
          <w:p w:rsidR="000D7A2B" w:rsidRDefault="000D7A2B" w:rsidP="000346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0346B7">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989" w:type="dxa"/>
            <w:shd w:val="clear" w:color="auto" w:fill="FFFFFF"/>
            <w:tcMar>
              <w:top w:w="0" w:type="dxa"/>
              <w:left w:w="108" w:type="dxa"/>
              <w:bottom w:w="0" w:type="dxa"/>
              <w:right w:w="108" w:type="dxa"/>
            </w:tcMar>
          </w:tcPr>
          <w:p w:rsidR="000D7A2B" w:rsidRDefault="000D7A2B" w:rsidP="000346B7">
            <w:pPr>
              <w:pStyle w:val="TableContents"/>
              <w:suppressLineNumbers w:val="0"/>
              <w:suppressAutoHyphens w:val="0"/>
              <w:spacing w:line="276" w:lineRule="auto"/>
              <w:rPr>
                <w:rFonts w:cs="Times New Roman"/>
              </w:rPr>
            </w:pPr>
          </w:p>
        </w:tc>
      </w:tr>
    </w:tbl>
    <w:p w:rsidR="000D7A2B" w:rsidRDefault="000D7A2B" w:rsidP="00106B23">
      <w:pPr>
        <w:suppressAutoHyphens w:val="0"/>
        <w:rPr>
          <w:rFonts w:cs="Times New Roman"/>
        </w:rPr>
      </w:pPr>
    </w:p>
    <w:p w:rsidR="000D7A2B" w:rsidRDefault="000D7A2B" w:rsidP="001B3F26">
      <w:pPr>
        <w:pStyle w:val="Textbody"/>
        <w:numPr>
          <w:ilvl w:val="0"/>
          <w:numId w:val="3"/>
        </w:numPr>
        <w:suppressAutoHyphens w:val="0"/>
        <w:spacing w:after="0"/>
        <w:rPr>
          <w:rFonts w:ascii="Verdana" w:hAnsi="Verdana" w:cs="Verdana"/>
          <w:color w:val="000000"/>
          <w:sz w:val="20"/>
          <w:szCs w:val="20"/>
        </w:rPr>
      </w:pPr>
    </w:p>
    <w:p w:rsidR="000D7A2B" w:rsidRPr="00106B23" w:rsidRDefault="000D7A2B" w:rsidP="00D2397C">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109" w:name="_Toc237064900"/>
      <w:bookmarkStart w:id="110" w:name="_Toc238874628"/>
      <w:bookmarkStart w:id="111" w:name="_Toc369255729"/>
      <w:r w:rsidRPr="00106B23">
        <w:rPr>
          <w:rFonts w:ascii="Litera Serial" w:hAnsi="Litera Serial" w:cs="Litera Serial"/>
          <w:b w:val="0"/>
          <w:bCs w:val="0"/>
          <w:caps/>
          <w:color w:val="808080"/>
          <w:sz w:val="24"/>
          <w:szCs w:val="24"/>
        </w:rPr>
        <w:t xml:space="preserve">Master_promotion </w:t>
      </w:r>
      <w:proofErr w:type="gramStart"/>
      <w:r w:rsidRPr="00D2397C">
        <w:rPr>
          <w:rFonts w:ascii="Litera Serial" w:hAnsi="Litera Serial" w:cs="宋体" w:hint="eastAsia"/>
          <w:b w:val="0"/>
          <w:bCs w:val="0"/>
          <w:caps/>
          <w:color w:val="808080"/>
          <w:sz w:val="24"/>
          <w:szCs w:val="24"/>
        </w:rPr>
        <w:t>主数据</w:t>
      </w:r>
      <w:proofErr w:type="gramEnd"/>
      <w:r w:rsidRPr="00106B23">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促销</w:t>
      </w:r>
      <w:bookmarkEnd w:id="109"/>
      <w:bookmarkEnd w:id="110"/>
      <w:bookmarkEnd w:id="111"/>
    </w:p>
    <w:p w:rsidR="000D7A2B" w:rsidRPr="00106B23" w:rsidRDefault="000D7A2B" w:rsidP="00106B23">
      <w:pPr>
        <w:rPr>
          <w:rFonts w:ascii="Verdana" w:hAnsi="Verdana" w:cs="Verdana"/>
          <w:sz w:val="20"/>
          <w:szCs w:val="20"/>
        </w:rPr>
      </w:pPr>
      <w:r w:rsidRPr="00106B23">
        <w:rPr>
          <w:rFonts w:ascii="Verdana" w:hAnsi="Verdana" w:cs="Verdana"/>
          <w:sz w:val="20"/>
          <w:szCs w:val="20"/>
        </w:rPr>
        <w:t xml:space="preserve">The promotion dimension describes the promotion conditions under which a product was sold. Kind of promotions include temporary price reductions or coupons. Basically this master data describes what can cause a change in the price of a product. </w:t>
      </w:r>
    </w:p>
    <w:p w:rsidR="000D7A2B" w:rsidRPr="00106B23" w:rsidRDefault="000D7A2B" w:rsidP="00106B23">
      <w:pPr>
        <w:rPr>
          <w:rFonts w:ascii="Verdana" w:hAnsi="Verdana" w:cs="Verdana"/>
          <w:sz w:val="20"/>
          <w:szCs w:val="20"/>
        </w:rPr>
      </w:pPr>
    </w:p>
    <w:p w:rsidR="000D7A2B" w:rsidRPr="00106B23" w:rsidRDefault="000D7A2B" w:rsidP="00106B23">
      <w:pPr>
        <w:rPr>
          <w:rFonts w:ascii="宋体" w:eastAsia="宋体" w:cs="Times New Roman"/>
          <w:sz w:val="20"/>
          <w:szCs w:val="20"/>
        </w:rPr>
      </w:pPr>
      <w:r w:rsidRPr="00106B23">
        <w:rPr>
          <w:rFonts w:ascii="宋体" w:eastAsia="宋体" w:cs="宋体" w:hint="eastAsia"/>
          <w:sz w:val="20"/>
          <w:szCs w:val="20"/>
        </w:rPr>
        <w:t>促</w:t>
      </w:r>
      <w:r w:rsidRPr="00106B23">
        <w:rPr>
          <w:rFonts w:ascii="宋体" w:eastAsia="宋体" w:hAnsi="宋体" w:cs="宋体" w:hint="eastAsia"/>
          <w:sz w:val="20"/>
          <w:szCs w:val="20"/>
        </w:rPr>
        <w:t>销维</w:t>
      </w:r>
      <w:r w:rsidRPr="00106B23">
        <w:rPr>
          <w:rFonts w:ascii="宋体" w:eastAsia="宋体" w:cs="宋体" w:hint="eastAsia"/>
          <w:sz w:val="20"/>
          <w:szCs w:val="20"/>
        </w:rPr>
        <w:t>度描述了商品是在何种促</w:t>
      </w:r>
      <w:r w:rsidRPr="00106B23">
        <w:rPr>
          <w:rFonts w:ascii="宋体" w:eastAsia="宋体" w:hAnsi="宋体" w:cs="宋体" w:hint="eastAsia"/>
          <w:sz w:val="20"/>
          <w:szCs w:val="20"/>
        </w:rPr>
        <w:t>销</w:t>
      </w:r>
      <w:r w:rsidRPr="00106B23">
        <w:rPr>
          <w:rFonts w:ascii="宋体" w:eastAsia="宋体" w:cs="宋体" w:hint="eastAsia"/>
          <w:sz w:val="20"/>
          <w:szCs w:val="20"/>
        </w:rPr>
        <w:t>情况下</w:t>
      </w:r>
      <w:r w:rsidRPr="00106B23">
        <w:rPr>
          <w:rFonts w:ascii="宋体" w:eastAsia="宋体" w:hAnsi="宋体" w:cs="宋体" w:hint="eastAsia"/>
          <w:sz w:val="20"/>
          <w:szCs w:val="20"/>
        </w:rPr>
        <w:t>卖</w:t>
      </w:r>
      <w:r w:rsidRPr="00106B23">
        <w:rPr>
          <w:rFonts w:ascii="宋体" w:eastAsia="宋体" w:cs="宋体" w:hint="eastAsia"/>
          <w:sz w:val="20"/>
          <w:szCs w:val="20"/>
        </w:rPr>
        <w:t>出的。促</w:t>
      </w:r>
      <w:r w:rsidRPr="00106B23">
        <w:rPr>
          <w:rFonts w:ascii="宋体" w:eastAsia="宋体" w:hAnsi="宋体" w:cs="宋体" w:hint="eastAsia"/>
          <w:sz w:val="20"/>
          <w:szCs w:val="20"/>
        </w:rPr>
        <w:t>销</w:t>
      </w:r>
      <w:r w:rsidRPr="00106B23">
        <w:rPr>
          <w:rFonts w:ascii="宋体" w:eastAsia="宋体" w:cs="宋体" w:hint="eastAsia"/>
          <w:sz w:val="20"/>
          <w:szCs w:val="20"/>
        </w:rPr>
        <w:t>种</w:t>
      </w:r>
      <w:r w:rsidRPr="00106B23">
        <w:rPr>
          <w:rFonts w:ascii="宋体" w:eastAsia="宋体" w:hAnsi="宋体" w:cs="宋体" w:hint="eastAsia"/>
          <w:sz w:val="20"/>
          <w:szCs w:val="20"/>
        </w:rPr>
        <w:t>类</w:t>
      </w:r>
      <w:r w:rsidRPr="00106B23">
        <w:rPr>
          <w:rFonts w:ascii="宋体" w:eastAsia="宋体" w:cs="宋体" w:hint="eastAsia"/>
          <w:sz w:val="20"/>
          <w:szCs w:val="20"/>
        </w:rPr>
        <w:t>包含了</w:t>
      </w:r>
      <w:r w:rsidRPr="00106B23">
        <w:rPr>
          <w:rFonts w:ascii="宋体" w:eastAsia="宋体" w:hAnsi="宋体" w:cs="宋体" w:hint="eastAsia"/>
          <w:sz w:val="20"/>
          <w:szCs w:val="20"/>
        </w:rPr>
        <w:t>临时</w:t>
      </w:r>
      <w:r w:rsidRPr="00106B23">
        <w:rPr>
          <w:rFonts w:ascii="宋体" w:eastAsia="宋体" w:cs="宋体" w:hint="eastAsia"/>
          <w:sz w:val="20"/>
          <w:szCs w:val="20"/>
        </w:rPr>
        <w:t>降价和</w:t>
      </w:r>
      <w:r w:rsidRPr="00106B23">
        <w:rPr>
          <w:rFonts w:ascii="宋体" w:eastAsia="宋体" w:hAnsi="宋体" w:cs="宋体" w:hint="eastAsia"/>
          <w:sz w:val="20"/>
          <w:szCs w:val="20"/>
        </w:rPr>
        <w:t>优</w:t>
      </w:r>
      <w:r w:rsidRPr="00106B23">
        <w:rPr>
          <w:rFonts w:ascii="宋体" w:eastAsia="宋体" w:cs="宋体" w:hint="eastAsia"/>
          <w:sz w:val="20"/>
          <w:szCs w:val="20"/>
        </w:rPr>
        <w:t>惠</w:t>
      </w:r>
      <w:proofErr w:type="gramStart"/>
      <w:r w:rsidRPr="00106B23">
        <w:rPr>
          <w:rFonts w:ascii="宋体" w:eastAsia="宋体" w:cs="宋体" w:hint="eastAsia"/>
          <w:sz w:val="20"/>
          <w:szCs w:val="20"/>
        </w:rPr>
        <w:t>劵</w:t>
      </w:r>
      <w:proofErr w:type="gramEnd"/>
      <w:r w:rsidRPr="00106B23">
        <w:rPr>
          <w:rFonts w:ascii="宋体" w:eastAsia="宋体" w:cs="宋体" w:hint="eastAsia"/>
          <w:sz w:val="20"/>
          <w:szCs w:val="20"/>
        </w:rPr>
        <w:t>。</w:t>
      </w:r>
      <w:proofErr w:type="gramStart"/>
      <w:r w:rsidRPr="00106B23">
        <w:rPr>
          <w:rFonts w:ascii="宋体" w:eastAsia="宋体" w:cs="宋体" w:hint="eastAsia"/>
          <w:sz w:val="20"/>
          <w:szCs w:val="20"/>
        </w:rPr>
        <w:t>此主数据描述</w:t>
      </w:r>
      <w:proofErr w:type="gramEnd"/>
      <w:r w:rsidRPr="00106B23">
        <w:rPr>
          <w:rFonts w:ascii="宋体" w:eastAsia="宋体" w:cs="宋体" w:hint="eastAsia"/>
          <w:sz w:val="20"/>
          <w:szCs w:val="20"/>
        </w:rPr>
        <w:t>了可以影响商品价格的原因。</w:t>
      </w:r>
    </w:p>
    <w:p w:rsidR="000D7A2B" w:rsidRPr="00CD4457" w:rsidRDefault="000D7A2B" w:rsidP="00106B23">
      <w:pPr>
        <w:rPr>
          <w:rFonts w:ascii="宋体" w:eastAsia="宋体" w:cs="Times New Roman"/>
        </w:rPr>
      </w:pPr>
    </w:p>
    <w:tbl>
      <w:tblPr>
        <w:tblW w:w="0" w:type="auto"/>
        <w:tblInd w:w="-8"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81"/>
        <w:gridCol w:w="1836"/>
        <w:gridCol w:w="6135"/>
      </w:tblGrid>
      <w:tr w:rsidR="000D7A2B">
        <w:trPr>
          <w:tblHeader/>
        </w:trPr>
        <w:tc>
          <w:tcPr>
            <w:tcW w:w="1881"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836"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135"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rsidRPr="001C75CC">
        <w:tc>
          <w:tcPr>
            <w:tcW w:w="188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promotion_id</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促销</w:t>
            </w:r>
            <w:r>
              <w:rPr>
                <w:rFonts w:ascii="Verdana" w:eastAsia="宋体" w:hAnsi="Verdana" w:cs="Verdana"/>
                <w:sz w:val="18"/>
                <w:szCs w:val="18"/>
              </w:rPr>
              <w:t>_id</w:t>
            </w:r>
          </w:p>
        </w:tc>
        <w:tc>
          <w:tcPr>
            <w:tcW w:w="1836"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135"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POS system.</w:t>
            </w:r>
          </w:p>
          <w:p w:rsidR="000D7A2B" w:rsidRDefault="000D7A2B" w:rsidP="002043A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w:t>
            </w:r>
            <w:r>
              <w:rPr>
                <w:rFonts w:ascii="Verdana" w:eastAsia="宋体" w:hAnsi="Verdana" w:cs="Verdana"/>
                <w:sz w:val="18"/>
                <w:szCs w:val="18"/>
              </w:rPr>
              <w:t>POS</w:t>
            </w:r>
            <w:r>
              <w:rPr>
                <w:rFonts w:ascii="Verdana" w:eastAsia="宋体" w:hAnsi="Verdana" w:cs="宋体" w:hint="eastAsia"/>
                <w:sz w:val="18"/>
                <w:szCs w:val="18"/>
              </w:rPr>
              <w:t>系统进行关联</w:t>
            </w:r>
            <w:r>
              <w:rPr>
                <w:rFonts w:ascii="Verdana" w:eastAsia="宋体" w:hAnsi="Verdana" w:cs="Verdana"/>
                <w:sz w:val="18"/>
                <w:szCs w:val="18"/>
              </w:rPr>
              <w:t xml:space="preserve"> </w:t>
            </w:r>
            <w:ins w:id="112" w:author="Unknown" w:date="2013-09-09T13:33:00Z">
              <w:r>
                <w:rPr>
                  <w:rFonts w:ascii="Verdana" w:eastAsia="宋体" w:hAnsi="Verdana" w:cs="宋体" w:hint="eastAsia"/>
                  <w:sz w:val="18"/>
                  <w:szCs w:val="18"/>
                </w:rPr>
                <w:t>（促销</w:t>
              </w:r>
              <w:r>
                <w:rPr>
                  <w:rFonts w:ascii="Verdana" w:eastAsia="宋体" w:hAnsi="Verdana" w:cs="Verdana"/>
                  <w:sz w:val="18"/>
                  <w:szCs w:val="18"/>
                </w:rPr>
                <w:t>ID</w:t>
              </w:r>
              <w:r>
                <w:rPr>
                  <w:rFonts w:ascii="Verdana" w:eastAsia="宋体" w:hAnsi="Verdana" w:cs="宋体" w:hint="eastAsia"/>
                  <w:sz w:val="18"/>
                  <w:szCs w:val="18"/>
                </w:rPr>
                <w:t>号）</w:t>
              </w:r>
            </w:ins>
          </w:p>
        </w:tc>
      </w:tr>
      <w:tr w:rsidR="000D7A2B">
        <w:tc>
          <w:tcPr>
            <w:tcW w:w="188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bookmarkStart w:id="113" w:name="_Hlk355259346"/>
            <w:r>
              <w:rPr>
                <w:rFonts w:ascii="Verdana" w:hAnsi="Verdana" w:cs="Verdana"/>
                <w:sz w:val="18"/>
                <w:szCs w:val="18"/>
              </w:rPr>
              <w:t>name_en</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1836"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6135"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cs="Times New Roman"/>
              </w:rPr>
            </w:pPr>
          </w:p>
        </w:tc>
      </w:tr>
      <w:tr w:rsidR="000D7A2B">
        <w:tc>
          <w:tcPr>
            <w:tcW w:w="188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name_ch</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lastRenderedPageBreak/>
              <w:t>名称</w:t>
            </w:r>
            <w:r>
              <w:rPr>
                <w:rFonts w:ascii="Verdana" w:eastAsia="宋体" w:hAnsi="Verdana" w:cs="Verdana"/>
                <w:sz w:val="18"/>
                <w:szCs w:val="18"/>
              </w:rPr>
              <w:t>_</w:t>
            </w:r>
            <w:r>
              <w:rPr>
                <w:rFonts w:ascii="Verdana" w:eastAsia="宋体" w:hAnsi="Verdana" w:cs="宋体" w:hint="eastAsia"/>
                <w:sz w:val="18"/>
                <w:szCs w:val="18"/>
              </w:rPr>
              <w:t>中文</w:t>
            </w:r>
          </w:p>
        </w:tc>
        <w:tc>
          <w:tcPr>
            <w:tcW w:w="1836"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lastRenderedPageBreak/>
              <w:t>Text</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lastRenderedPageBreak/>
              <w:t>文本</w:t>
            </w:r>
          </w:p>
        </w:tc>
        <w:tc>
          <w:tcPr>
            <w:tcW w:w="6135"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cs="Times New Roman"/>
              </w:rPr>
            </w:pPr>
          </w:p>
        </w:tc>
        <w:bookmarkEnd w:id="113"/>
      </w:tr>
      <w:tr w:rsidR="000D7A2B">
        <w:tc>
          <w:tcPr>
            <w:tcW w:w="188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lastRenderedPageBreak/>
              <w:t>promotion_type_id</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促销</w:t>
            </w:r>
            <w:ins w:id="114" w:author="Unknown" w:date="2013-09-19T10:33:00Z">
              <w:r>
                <w:rPr>
                  <w:rFonts w:ascii="Verdana" w:eastAsia="宋体" w:hAnsi="Verdana" w:cs="Verdana"/>
                  <w:sz w:val="18"/>
                  <w:szCs w:val="18"/>
                </w:rPr>
                <w:t>_</w:t>
              </w:r>
            </w:ins>
            <w:ins w:id="115" w:author="Unknown" w:date="2013-09-18T16:15:00Z">
              <w:r>
                <w:rPr>
                  <w:rFonts w:ascii="Verdana" w:eastAsia="宋体" w:hAnsi="Verdana" w:cs="宋体" w:hint="eastAsia"/>
                  <w:sz w:val="18"/>
                  <w:szCs w:val="18"/>
                </w:rPr>
                <w:t>类型</w:t>
              </w:r>
            </w:ins>
            <w:r>
              <w:rPr>
                <w:rFonts w:ascii="Verdana" w:eastAsia="宋体" w:hAnsi="Verdana" w:cs="Verdana"/>
                <w:sz w:val="18"/>
                <w:szCs w:val="18"/>
              </w:rPr>
              <w:t>_id</w:t>
            </w:r>
          </w:p>
        </w:tc>
        <w:tc>
          <w:tcPr>
            <w:tcW w:w="1836"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135" w:type="dxa"/>
            <w:shd w:val="clear" w:color="auto" w:fill="FFFFFF"/>
            <w:tcMar>
              <w:top w:w="0" w:type="dxa"/>
              <w:left w:w="108" w:type="dxa"/>
              <w:bottom w:w="0" w:type="dxa"/>
              <w:right w:w="108" w:type="dxa"/>
            </w:tcMar>
          </w:tcPr>
          <w:p w:rsidR="000D7A2B" w:rsidRDefault="000D7A2B" w:rsidP="00392B59">
            <w:pPr>
              <w:pStyle w:val="TableContents"/>
              <w:spacing w:line="276" w:lineRule="auto"/>
              <w:rPr>
                <w:rFonts w:ascii="Verdana" w:eastAsia="宋体" w:hAnsi="Verdana" w:cs="Times New Roman"/>
                <w:sz w:val="18"/>
                <w:szCs w:val="18"/>
              </w:rPr>
            </w:pPr>
            <w:r>
              <w:rPr>
                <w:rFonts w:ascii="Verdana" w:hAnsi="Verdana" w:cs="Verdana"/>
                <w:sz w:val="18"/>
                <w:szCs w:val="18"/>
              </w:rPr>
              <w:t xml:space="preserve">Identifier for the different types of promotions must relate to master_promotion_type table. </w:t>
            </w:r>
          </w:p>
          <w:p w:rsidR="000D7A2B" w:rsidRPr="00106B23" w:rsidRDefault="000D7A2B" w:rsidP="00177070">
            <w:pPr>
              <w:pStyle w:val="TableContents"/>
              <w:spacing w:line="276" w:lineRule="auto"/>
              <w:rPr>
                <w:rFonts w:ascii="Verdana" w:eastAsia="宋体" w:hAnsi="Verdana" w:cs="Times New Roman"/>
                <w:sz w:val="18"/>
                <w:szCs w:val="18"/>
              </w:rPr>
            </w:pPr>
            <w:r>
              <w:rPr>
                <w:rFonts w:ascii="Verdana" w:eastAsia="宋体" w:hAnsi="Verdana" w:cs="宋体" w:hint="eastAsia"/>
                <w:sz w:val="18"/>
                <w:szCs w:val="18"/>
              </w:rPr>
              <w:t>不同促销形式的标识符，必须与</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促销类型表格进行关联</w:t>
            </w:r>
            <w:ins w:id="116" w:author="Unknown" w:date="2013-09-09T13:33:00Z">
              <w:r>
                <w:rPr>
                  <w:rFonts w:ascii="Verdana" w:eastAsia="宋体" w:hAnsi="Verdana" w:cs="宋体" w:hint="eastAsia"/>
                  <w:sz w:val="18"/>
                  <w:szCs w:val="18"/>
                </w:rPr>
                <w:t>（促销类型</w:t>
              </w:r>
              <w:r>
                <w:rPr>
                  <w:rFonts w:ascii="Verdana" w:eastAsia="宋体" w:hAnsi="Verdana" w:cs="Verdana"/>
                  <w:sz w:val="18"/>
                  <w:szCs w:val="18"/>
                </w:rPr>
                <w:t>ID</w:t>
              </w:r>
              <w:r>
                <w:rPr>
                  <w:rFonts w:ascii="Verdana" w:eastAsia="宋体" w:hAnsi="Verdana" w:cs="宋体" w:hint="eastAsia"/>
                  <w:sz w:val="18"/>
                  <w:szCs w:val="18"/>
                </w:rPr>
                <w:t>）</w:t>
              </w:r>
            </w:ins>
          </w:p>
        </w:tc>
      </w:tr>
      <w:tr w:rsidR="000D7A2B">
        <w:tc>
          <w:tcPr>
            <w:tcW w:w="188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begin_date</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开始</w:t>
            </w:r>
            <w:r>
              <w:rPr>
                <w:rFonts w:ascii="Verdana" w:eastAsia="宋体" w:hAnsi="Verdana" w:cs="Verdana"/>
                <w:sz w:val="18"/>
                <w:szCs w:val="18"/>
              </w:rPr>
              <w:t>_</w:t>
            </w:r>
            <w:r>
              <w:rPr>
                <w:rFonts w:ascii="Verdana" w:eastAsia="宋体" w:hAnsi="Verdana" w:cs="宋体" w:hint="eastAsia"/>
                <w:sz w:val="18"/>
                <w:szCs w:val="18"/>
              </w:rPr>
              <w:t>日期</w:t>
            </w:r>
          </w:p>
        </w:tc>
        <w:tc>
          <w:tcPr>
            <w:tcW w:w="1836"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135"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cs="Times New Roman"/>
              </w:rPr>
            </w:pPr>
          </w:p>
        </w:tc>
      </w:tr>
      <w:tr w:rsidR="000D7A2B">
        <w:tc>
          <w:tcPr>
            <w:tcW w:w="188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end_date</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结束</w:t>
            </w:r>
            <w:r>
              <w:rPr>
                <w:rFonts w:ascii="Verdana" w:eastAsia="宋体" w:hAnsi="Verdana" w:cs="Verdana"/>
                <w:sz w:val="18"/>
                <w:szCs w:val="18"/>
              </w:rPr>
              <w:t>_</w:t>
            </w:r>
            <w:r>
              <w:rPr>
                <w:rFonts w:ascii="Verdana" w:eastAsia="宋体" w:hAnsi="Verdana" w:cs="宋体" w:hint="eastAsia"/>
                <w:sz w:val="18"/>
                <w:szCs w:val="18"/>
              </w:rPr>
              <w:t>日期</w:t>
            </w:r>
          </w:p>
        </w:tc>
        <w:tc>
          <w:tcPr>
            <w:tcW w:w="1836"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135"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cs="Times New Roman"/>
              </w:rPr>
            </w:pPr>
          </w:p>
        </w:tc>
      </w:tr>
    </w:tbl>
    <w:p w:rsidR="000D7A2B" w:rsidRDefault="000D7A2B">
      <w:pPr>
        <w:suppressAutoHyphens w:val="0"/>
        <w:rPr>
          <w:rFonts w:cs="Times New Roman"/>
        </w:rPr>
      </w:pPr>
    </w:p>
    <w:p w:rsidR="000D7A2B" w:rsidRDefault="000D7A2B">
      <w:pPr>
        <w:suppressAutoHyphens w:val="0"/>
        <w:rPr>
          <w:rFonts w:cs="Times New Roman"/>
        </w:rPr>
      </w:pPr>
    </w:p>
    <w:p w:rsidR="000D7A2B" w:rsidRDefault="000D7A2B" w:rsidP="00D2397C">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117" w:name="_Toc237064901"/>
      <w:bookmarkStart w:id="118" w:name="_Toc238874629"/>
      <w:bookmarkStart w:id="119" w:name="_Toc369255730"/>
      <w:r w:rsidRPr="00106B23">
        <w:rPr>
          <w:rFonts w:ascii="Litera Serial" w:hAnsi="Litera Serial" w:cs="Litera Serial"/>
          <w:b w:val="0"/>
          <w:bCs w:val="0"/>
          <w:caps/>
          <w:color w:val="808080"/>
          <w:sz w:val="24"/>
          <w:szCs w:val="24"/>
        </w:rPr>
        <w:t>Master_promotion_TYPE</w:t>
      </w:r>
      <w:bookmarkEnd w:id="117"/>
      <w:bookmarkEnd w:id="118"/>
      <w:r w:rsidRPr="00106B23">
        <w:rPr>
          <w:rFonts w:ascii="Litera Serial" w:hAnsi="Litera Serial" w:cs="Litera Serial"/>
          <w:b w:val="0"/>
          <w:bCs w:val="0"/>
          <w:caps/>
          <w:color w:val="808080"/>
          <w:sz w:val="24"/>
          <w:szCs w:val="24"/>
        </w:rPr>
        <w:t xml:space="preserve"> </w:t>
      </w:r>
      <w:ins w:id="120" w:author="Unknown" w:date="2013-09-19T10:42:00Z">
        <w:r>
          <w:rPr>
            <w:rFonts w:ascii="Litera Serial" w:hAnsi="Litera Serial" w:cs="Litera Serial"/>
            <w:b w:val="0"/>
            <w:bCs w:val="0"/>
            <w:caps/>
            <w:color w:val="808080"/>
            <w:sz w:val="24"/>
            <w:szCs w:val="24"/>
          </w:rPr>
          <w:t xml:space="preserve"> </w:t>
        </w:r>
        <w:proofErr w:type="gramStart"/>
        <w:r>
          <w:rPr>
            <w:rFonts w:ascii="Litera Serial" w:hAnsi="Litera Serial" w:cs="宋体" w:hint="eastAsia"/>
            <w:b w:val="0"/>
            <w:bCs w:val="0"/>
            <w:caps/>
            <w:color w:val="808080"/>
            <w:sz w:val="24"/>
            <w:szCs w:val="24"/>
          </w:rPr>
          <w:t>主数据</w:t>
        </w:r>
        <w:proofErr w:type="gramEnd"/>
        <w:r>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促销</w:t>
        </w:r>
        <w:r>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类型</w:t>
        </w:r>
      </w:ins>
      <w:bookmarkEnd w:id="119"/>
    </w:p>
    <w:p w:rsidR="000D7A2B" w:rsidRPr="00106B23" w:rsidRDefault="000D7A2B" w:rsidP="00106B23">
      <w:pPr>
        <w:rPr>
          <w:rFonts w:ascii="Verdana" w:hAnsi="Verdana" w:cs="Verdana"/>
          <w:sz w:val="20"/>
          <w:szCs w:val="20"/>
        </w:rPr>
      </w:pPr>
      <w:r w:rsidRPr="00106B23">
        <w:rPr>
          <w:rFonts w:ascii="Verdana" w:hAnsi="Verdana" w:cs="Verdana"/>
          <w:sz w:val="20"/>
          <w:szCs w:val="20"/>
        </w:rPr>
        <w:t>The promotion type dimension describes the type of promotions being used to promote product sales. Basically this master data describes what can cause a change in the price of a product</w:t>
      </w:r>
      <w:r>
        <w:rPr>
          <w:rFonts w:ascii="Verdana" w:hAnsi="Verdana" w:cs="Verdana"/>
          <w:sz w:val="20"/>
          <w:szCs w:val="20"/>
        </w:rPr>
        <w:t>.</w:t>
      </w:r>
    </w:p>
    <w:p w:rsidR="000D7A2B" w:rsidRPr="00106B23" w:rsidRDefault="000D7A2B" w:rsidP="00106B23">
      <w:pPr>
        <w:rPr>
          <w:rFonts w:cs="Times New Roman"/>
          <w:sz w:val="20"/>
          <w:szCs w:val="20"/>
        </w:rPr>
      </w:pPr>
    </w:p>
    <w:p w:rsidR="000D7A2B" w:rsidRPr="00106B23" w:rsidRDefault="000D7A2B" w:rsidP="00106B23">
      <w:pPr>
        <w:rPr>
          <w:rFonts w:ascii="宋体" w:eastAsia="宋体" w:cs="Times New Roman"/>
          <w:sz w:val="20"/>
          <w:szCs w:val="20"/>
        </w:rPr>
      </w:pPr>
      <w:r w:rsidRPr="00106B23">
        <w:rPr>
          <w:rFonts w:ascii="宋体" w:eastAsia="宋体" w:cs="宋体" w:hint="eastAsia"/>
          <w:sz w:val="20"/>
          <w:szCs w:val="20"/>
        </w:rPr>
        <w:t>促销维度描述了商品是在何种促销情况下卖出的。</w:t>
      </w:r>
      <w:proofErr w:type="gramStart"/>
      <w:r w:rsidRPr="00106B23">
        <w:rPr>
          <w:rFonts w:ascii="宋体" w:eastAsia="宋体" w:cs="宋体" w:hint="eastAsia"/>
          <w:sz w:val="20"/>
          <w:szCs w:val="20"/>
        </w:rPr>
        <w:t>此主数据描述</w:t>
      </w:r>
      <w:proofErr w:type="gramEnd"/>
      <w:r w:rsidRPr="00106B23">
        <w:rPr>
          <w:rFonts w:ascii="宋体" w:eastAsia="宋体" w:cs="宋体" w:hint="eastAsia"/>
          <w:sz w:val="20"/>
          <w:szCs w:val="20"/>
        </w:rPr>
        <w:t>了可以影响商品价格的原因。</w:t>
      </w:r>
    </w:p>
    <w:p w:rsidR="000D7A2B" w:rsidRPr="00106B23" w:rsidRDefault="000D7A2B" w:rsidP="00106B23">
      <w:pPr>
        <w:rPr>
          <w:rFonts w:ascii="宋体" w:eastAsia="宋体" w:cs="Times New Roman"/>
          <w:sz w:val="20"/>
          <w:szCs w:val="20"/>
        </w:rPr>
      </w:pPr>
      <w:ins w:id="121" w:author="Unknown" w:date="2013-09-18T16:15:00Z">
        <w:r>
          <w:rPr>
            <w:rFonts w:ascii="宋体" w:eastAsia="宋体" w:cs="宋体" w:hint="eastAsia"/>
            <w:sz w:val="20"/>
            <w:szCs w:val="20"/>
          </w:rPr>
          <w:t>建议：此表中增加促销类型</w:t>
        </w:r>
      </w:ins>
      <w:ins w:id="122" w:author="Unknown" w:date="2013-09-18T16:43:00Z">
        <w:r>
          <w:rPr>
            <w:rFonts w:ascii="宋体" w:eastAsia="宋体" w:cs="宋体" w:hint="eastAsia"/>
            <w:sz w:val="20"/>
            <w:szCs w:val="20"/>
          </w:rPr>
          <w:t>明细</w:t>
        </w:r>
      </w:ins>
      <w:ins w:id="123" w:author="Unknown" w:date="2013-09-18T16:15:00Z">
        <w:r>
          <w:rPr>
            <w:rFonts w:ascii="宋体" w:eastAsia="宋体" w:cs="宋体"/>
            <w:sz w:val="20"/>
            <w:szCs w:val="20"/>
          </w:rPr>
          <w:t>id,</w:t>
        </w:r>
      </w:ins>
      <w:ins w:id="124" w:author="Unknown" w:date="2013-09-18T16:16:00Z">
        <w:r>
          <w:rPr>
            <w:rFonts w:ascii="宋体" w:eastAsia="宋体" w:cs="宋体" w:hint="eastAsia"/>
            <w:sz w:val="20"/>
            <w:szCs w:val="20"/>
          </w:rPr>
          <w:t>每一个促销类型</w:t>
        </w:r>
      </w:ins>
      <w:ins w:id="125" w:author="Unknown" w:date="2013-09-18T16:43:00Z">
        <w:r>
          <w:rPr>
            <w:rFonts w:ascii="宋体" w:eastAsia="宋体" w:cs="宋体" w:hint="eastAsia"/>
            <w:sz w:val="20"/>
            <w:szCs w:val="20"/>
          </w:rPr>
          <w:t>明细</w:t>
        </w:r>
      </w:ins>
      <w:ins w:id="126" w:author="Unknown" w:date="2013-09-18T16:16:00Z">
        <w:r>
          <w:rPr>
            <w:rFonts w:ascii="宋体" w:eastAsia="宋体" w:cs="宋体"/>
            <w:sz w:val="20"/>
            <w:szCs w:val="20"/>
          </w:rPr>
          <w:t>ID</w:t>
        </w:r>
        <w:r>
          <w:rPr>
            <w:rFonts w:ascii="宋体" w:eastAsia="宋体" w:cs="宋体" w:hint="eastAsia"/>
            <w:sz w:val="20"/>
            <w:szCs w:val="20"/>
          </w:rPr>
          <w:t>会属于一个唯一的促销类型</w:t>
        </w:r>
        <w:r>
          <w:rPr>
            <w:rFonts w:ascii="宋体" w:eastAsia="宋体" w:cs="宋体"/>
            <w:sz w:val="20"/>
            <w:szCs w:val="20"/>
          </w:rPr>
          <w:t>ID</w:t>
        </w:r>
        <w:r>
          <w:rPr>
            <w:rFonts w:ascii="宋体" w:eastAsia="宋体" w:cs="宋体" w:hint="eastAsia"/>
            <w:sz w:val="20"/>
            <w:szCs w:val="20"/>
          </w:rPr>
          <w:t>。促销类型分为</w:t>
        </w:r>
        <w:r>
          <w:rPr>
            <w:rFonts w:ascii="宋体" w:eastAsia="宋体" w:cs="宋体"/>
            <w:sz w:val="20"/>
            <w:szCs w:val="20"/>
          </w:rPr>
          <w:t>DM</w:t>
        </w:r>
        <w:r>
          <w:rPr>
            <w:rFonts w:ascii="宋体" w:eastAsia="宋体" w:cs="宋体" w:hint="eastAsia"/>
            <w:sz w:val="20"/>
            <w:szCs w:val="20"/>
          </w:rPr>
          <w:t>、大宗、折价、促销四种。而促销</w:t>
        </w:r>
      </w:ins>
      <w:ins w:id="127" w:author="Unknown" w:date="2013-09-18T16:43:00Z">
        <w:r>
          <w:rPr>
            <w:rFonts w:ascii="宋体" w:eastAsia="宋体" w:cs="宋体" w:hint="eastAsia"/>
            <w:sz w:val="20"/>
            <w:szCs w:val="20"/>
          </w:rPr>
          <w:t>明细</w:t>
        </w:r>
      </w:ins>
      <w:ins w:id="128" w:author="Unknown" w:date="2013-09-18T16:16:00Z">
        <w:r>
          <w:rPr>
            <w:rFonts w:ascii="宋体" w:eastAsia="宋体" w:cs="宋体" w:hint="eastAsia"/>
            <w:sz w:val="20"/>
            <w:szCs w:val="20"/>
          </w:rPr>
          <w:t>类型会有将近</w:t>
        </w:r>
        <w:r>
          <w:rPr>
            <w:rFonts w:ascii="宋体" w:eastAsia="宋体" w:cs="宋体"/>
            <w:sz w:val="20"/>
            <w:szCs w:val="20"/>
          </w:rPr>
          <w:t>33</w:t>
        </w:r>
        <w:r>
          <w:rPr>
            <w:rFonts w:ascii="宋体" w:eastAsia="宋体" w:cs="宋体" w:hint="eastAsia"/>
            <w:sz w:val="20"/>
            <w:szCs w:val="20"/>
          </w:rPr>
          <w:t>种。</w:t>
        </w:r>
      </w:ins>
      <w:ins w:id="129" w:author="Unknown" w:date="2013-09-19T10:37:00Z">
        <w:r>
          <w:rPr>
            <w:rFonts w:ascii="宋体" w:eastAsia="宋体" w:cs="Times New Roman"/>
            <w:sz w:val="20"/>
            <w:szCs w:val="20"/>
          </w:rPr>
          <w:br/>
        </w:r>
        <w:proofErr w:type="gramStart"/>
        <w:r>
          <w:rPr>
            <w:rFonts w:ascii="宋体" w:eastAsia="宋体" w:cs="宋体"/>
            <w:sz w:val="20"/>
            <w:szCs w:val="20"/>
          </w:rPr>
          <w:t>suggesting</w:t>
        </w:r>
        <w:proofErr w:type="gramEnd"/>
        <w:r>
          <w:rPr>
            <w:rFonts w:ascii="宋体" w:eastAsia="宋体" w:cs="宋体"/>
            <w:sz w:val="20"/>
            <w:szCs w:val="20"/>
          </w:rPr>
          <w:t xml:space="preserve"> </w:t>
        </w:r>
      </w:ins>
      <w:ins w:id="130" w:author="Unknown" w:date="2013-09-19T10:38:00Z">
        <w:r>
          <w:rPr>
            <w:rFonts w:ascii="宋体" w:eastAsia="宋体" w:cs="宋体"/>
            <w:sz w:val="20"/>
            <w:szCs w:val="20"/>
          </w:rPr>
          <w:t xml:space="preserve">to add promotion detail id,every promotion detail id will only match to </w:t>
        </w:r>
      </w:ins>
      <w:ins w:id="131" w:author="Unknown" w:date="2013-09-22T08:48:00Z">
        <w:r>
          <w:rPr>
            <w:rFonts w:ascii="宋体" w:eastAsia="宋体" w:cs="宋体"/>
            <w:sz w:val="20"/>
            <w:szCs w:val="20"/>
          </w:rPr>
          <w:t xml:space="preserve">1 </w:t>
        </w:r>
      </w:ins>
      <w:ins w:id="132" w:author="Unknown" w:date="2013-09-19T10:39:00Z">
        <w:r>
          <w:rPr>
            <w:rFonts w:ascii="宋体" w:eastAsia="宋体" w:cs="宋体"/>
            <w:sz w:val="20"/>
            <w:szCs w:val="20"/>
          </w:rPr>
          <w:t>promotion type id</w:t>
        </w:r>
      </w:ins>
      <w:ins w:id="133" w:author="Unknown" w:date="2013-09-19T10:40:00Z">
        <w:r>
          <w:rPr>
            <w:rFonts w:ascii="宋体" w:eastAsia="宋体" w:cs="宋体"/>
            <w:sz w:val="20"/>
            <w:szCs w:val="20"/>
          </w:rPr>
          <w:t xml:space="preserve">.promotion </w:t>
        </w:r>
      </w:ins>
      <w:ins w:id="134" w:author="Unknown" w:date="2013-09-19T10:41:00Z">
        <w:r>
          <w:rPr>
            <w:rFonts w:ascii="宋体" w:eastAsia="宋体" w:cs="宋体"/>
            <w:sz w:val="20"/>
            <w:szCs w:val="20"/>
          </w:rPr>
          <w:t>type should be having DM + institutional sales + markdown + promotion.and there will be 33 promotion details</w:t>
        </w:r>
      </w:ins>
    </w:p>
    <w:tbl>
      <w:tblPr>
        <w:tblW w:w="0" w:type="auto"/>
        <w:tblInd w:w="-8"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2835"/>
        <w:gridCol w:w="1701"/>
        <w:gridCol w:w="5316"/>
      </w:tblGrid>
      <w:tr w:rsidR="000D7A2B">
        <w:trPr>
          <w:tblHeader/>
        </w:trPr>
        <w:tc>
          <w:tcPr>
            <w:tcW w:w="2835"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01"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316"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2835"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promotion_type_id</w:t>
            </w:r>
          </w:p>
          <w:p w:rsidR="000D7A2B" w:rsidRDefault="000D7A2B" w:rsidP="00C2275C">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促销</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_id</w:t>
            </w:r>
          </w:p>
        </w:tc>
        <w:tc>
          <w:tcPr>
            <w:tcW w:w="170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316" w:type="dxa"/>
            <w:shd w:val="clear" w:color="auto" w:fill="FFFFFF"/>
            <w:tcMar>
              <w:top w:w="0" w:type="dxa"/>
              <w:left w:w="108" w:type="dxa"/>
              <w:bottom w:w="0" w:type="dxa"/>
              <w:right w:w="108" w:type="dxa"/>
            </w:tcMar>
          </w:tcPr>
          <w:p w:rsidR="000D7A2B" w:rsidRPr="00B11FB0" w:rsidRDefault="000D7A2B" w:rsidP="00392B59">
            <w:pPr>
              <w:pStyle w:val="TableContents"/>
              <w:spacing w:line="276" w:lineRule="auto"/>
              <w:rPr>
                <w:rFonts w:ascii="Verdana" w:hAnsi="Verdana" w:cs="Verdana"/>
                <w:sz w:val="18"/>
                <w:szCs w:val="18"/>
              </w:rPr>
            </w:pPr>
            <w:r>
              <w:rPr>
                <w:rFonts w:ascii="Verdana" w:hAnsi="Verdana" w:cs="Verdana"/>
                <w:sz w:val="18"/>
                <w:szCs w:val="18"/>
              </w:rPr>
              <w:t>Identifier for the different types of promotions.  There are 3 p</w:t>
            </w:r>
            <w:r w:rsidRPr="00B11FB0">
              <w:rPr>
                <w:rFonts w:ascii="Verdana" w:hAnsi="Verdana" w:cs="Verdana"/>
                <w:sz w:val="18"/>
                <w:szCs w:val="18"/>
              </w:rPr>
              <w:t>romotion</w:t>
            </w:r>
            <w:r>
              <w:rPr>
                <w:rFonts w:ascii="Verdana" w:hAnsi="Verdana" w:cs="Verdana"/>
                <w:sz w:val="18"/>
                <w:szCs w:val="18"/>
              </w:rPr>
              <w:t>al types:</w:t>
            </w:r>
          </w:p>
          <w:p w:rsidR="000D7A2B" w:rsidRDefault="000D7A2B" w:rsidP="00392B59">
            <w:pPr>
              <w:pStyle w:val="TableContents"/>
              <w:spacing w:line="276" w:lineRule="auto"/>
              <w:rPr>
                <w:rFonts w:ascii="Verdana" w:hAnsi="Verdana" w:cs="Verdana"/>
                <w:sz w:val="18"/>
                <w:szCs w:val="18"/>
              </w:rPr>
            </w:pPr>
            <w:r w:rsidRPr="00B11FB0">
              <w:rPr>
                <w:rFonts w:ascii="Verdana" w:hAnsi="Verdana" w:cs="Verdana"/>
                <w:sz w:val="18"/>
                <w:szCs w:val="18"/>
              </w:rPr>
              <w:t xml:space="preserve">DM </w:t>
            </w:r>
            <w:r>
              <w:rPr>
                <w:rFonts w:ascii="Verdana" w:hAnsi="Verdana" w:cs="Verdana"/>
                <w:sz w:val="18"/>
                <w:szCs w:val="18"/>
              </w:rPr>
              <w:t xml:space="preserve">(001) </w:t>
            </w:r>
            <w:r w:rsidRPr="00B11FB0">
              <w:rPr>
                <w:rFonts w:ascii="Verdana" w:hAnsi="Verdana" w:cs="Verdana"/>
                <w:sz w:val="18"/>
                <w:szCs w:val="18"/>
              </w:rPr>
              <w:t>= normal promotion</w:t>
            </w:r>
            <w:r>
              <w:rPr>
                <w:rFonts w:ascii="Verdana" w:hAnsi="Verdana" w:cs="Verdana"/>
                <w:sz w:val="18"/>
                <w:szCs w:val="18"/>
              </w:rPr>
              <w:t xml:space="preserve"> sales</w:t>
            </w:r>
            <w:r w:rsidRPr="00B11FB0">
              <w:rPr>
                <w:rFonts w:ascii="Verdana" w:hAnsi="Verdana" w:cs="Verdana"/>
                <w:sz w:val="18"/>
                <w:szCs w:val="18"/>
              </w:rPr>
              <w:t xml:space="preserve">, </w:t>
            </w:r>
            <w:r>
              <w:rPr>
                <w:rFonts w:ascii="Verdana" w:hAnsi="Verdana" w:cs="Verdana"/>
                <w:sz w:val="18"/>
                <w:szCs w:val="18"/>
              </w:rPr>
              <w:t>these products will</w:t>
            </w:r>
            <w:r w:rsidRPr="00B11FB0">
              <w:rPr>
                <w:rFonts w:ascii="Verdana" w:hAnsi="Verdana" w:cs="Verdana"/>
                <w:sz w:val="18"/>
                <w:szCs w:val="18"/>
              </w:rPr>
              <w:t xml:space="preserve"> be selling/stock</w:t>
            </w:r>
            <w:r>
              <w:rPr>
                <w:rFonts w:ascii="Verdana" w:hAnsi="Verdana" w:cs="Verdana"/>
                <w:sz w:val="18"/>
                <w:szCs w:val="18"/>
              </w:rPr>
              <w:t>ing</w:t>
            </w:r>
            <w:r w:rsidRPr="00B11FB0">
              <w:rPr>
                <w:rFonts w:ascii="Verdana" w:hAnsi="Verdana" w:cs="Verdana"/>
                <w:sz w:val="18"/>
                <w:szCs w:val="18"/>
              </w:rPr>
              <w:t xml:space="preserve"> of saleable product</w:t>
            </w:r>
          </w:p>
          <w:p w:rsidR="000D7A2B" w:rsidRPr="00B11FB0" w:rsidRDefault="000D7A2B" w:rsidP="00392B59">
            <w:pPr>
              <w:pStyle w:val="TableContents"/>
              <w:spacing w:line="276" w:lineRule="auto"/>
              <w:rPr>
                <w:rFonts w:ascii="Verdana" w:hAnsi="Verdana" w:cs="Verdana"/>
                <w:sz w:val="18"/>
                <w:szCs w:val="18"/>
              </w:rPr>
            </w:pPr>
            <w:r>
              <w:rPr>
                <w:rFonts w:ascii="Verdana" w:hAnsi="Verdana" w:cs="Verdana"/>
                <w:sz w:val="18"/>
                <w:szCs w:val="18"/>
              </w:rPr>
              <w:t>SP  (002) = store or area specific promotions eg one store or one city with many stores etc</w:t>
            </w:r>
          </w:p>
          <w:p w:rsidR="000D7A2B" w:rsidRDefault="000D7A2B" w:rsidP="00392B59">
            <w:pPr>
              <w:pStyle w:val="TableContents"/>
              <w:spacing w:line="276" w:lineRule="auto"/>
              <w:rPr>
                <w:rFonts w:ascii="Verdana" w:hAnsi="Verdana" w:cs="Verdana"/>
                <w:sz w:val="18"/>
                <w:szCs w:val="18"/>
              </w:rPr>
            </w:pPr>
            <w:r w:rsidRPr="00B11FB0">
              <w:rPr>
                <w:rFonts w:ascii="Verdana" w:hAnsi="Verdana" w:cs="Verdana"/>
                <w:sz w:val="18"/>
                <w:szCs w:val="18"/>
              </w:rPr>
              <w:t xml:space="preserve">CL </w:t>
            </w:r>
            <w:r>
              <w:rPr>
                <w:rFonts w:ascii="Verdana" w:hAnsi="Verdana" w:cs="Verdana"/>
                <w:sz w:val="18"/>
                <w:szCs w:val="18"/>
              </w:rPr>
              <w:t xml:space="preserve">(004) </w:t>
            </w:r>
            <w:r w:rsidRPr="00B11FB0">
              <w:rPr>
                <w:rFonts w:ascii="Verdana" w:hAnsi="Verdana" w:cs="Verdana"/>
                <w:sz w:val="18"/>
                <w:szCs w:val="18"/>
              </w:rPr>
              <w:t xml:space="preserve">= clearance sales, </w:t>
            </w:r>
            <w:r>
              <w:rPr>
                <w:rFonts w:ascii="Verdana" w:hAnsi="Verdana" w:cs="Verdana"/>
                <w:sz w:val="18"/>
                <w:szCs w:val="18"/>
              </w:rPr>
              <w:t xml:space="preserve">these products </w:t>
            </w:r>
            <w:r w:rsidRPr="00B11FB0">
              <w:rPr>
                <w:rFonts w:ascii="Verdana" w:hAnsi="Verdana" w:cs="Verdana"/>
                <w:sz w:val="18"/>
                <w:szCs w:val="18"/>
              </w:rPr>
              <w:t xml:space="preserve">will be </w:t>
            </w:r>
            <w:r>
              <w:rPr>
                <w:rFonts w:ascii="Verdana" w:hAnsi="Verdana" w:cs="Verdana"/>
                <w:sz w:val="18"/>
                <w:szCs w:val="18"/>
              </w:rPr>
              <w:t>delisted.</w:t>
            </w:r>
          </w:p>
          <w:p w:rsidR="000D7A2B" w:rsidRPr="007475C0" w:rsidDel="00C2275C" w:rsidRDefault="000D7A2B" w:rsidP="00392B59">
            <w:pPr>
              <w:pStyle w:val="TableContents"/>
              <w:spacing w:line="276" w:lineRule="auto"/>
              <w:rPr>
                <w:del w:id="135" w:author="Unknown"/>
                <w:rFonts w:ascii="Verdana" w:eastAsia="宋体" w:hAnsi="Verdana" w:cs="Times New Roman"/>
                <w:sz w:val="18"/>
                <w:szCs w:val="18"/>
              </w:rPr>
            </w:pPr>
          </w:p>
          <w:p w:rsidR="000D7A2B" w:rsidRPr="000462F3"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不同促销类型的标识符（临时降价或优惠</w:t>
            </w:r>
            <w:proofErr w:type="gramStart"/>
            <w:r>
              <w:rPr>
                <w:rFonts w:ascii="Verdana" w:eastAsia="宋体" w:hAnsi="Verdana" w:cs="宋体" w:hint="eastAsia"/>
                <w:sz w:val="18"/>
                <w:szCs w:val="18"/>
              </w:rPr>
              <w:t>劵</w:t>
            </w:r>
            <w:proofErr w:type="gramEnd"/>
            <w:r>
              <w:rPr>
                <w:rFonts w:ascii="Verdana" w:eastAsia="宋体" w:hAnsi="Verdana" w:cs="宋体" w:hint="eastAsia"/>
                <w:sz w:val="18"/>
                <w:szCs w:val="18"/>
              </w:rPr>
              <w:t>）</w:t>
            </w:r>
            <w:r w:rsidRPr="00B11FB0">
              <w:rPr>
                <w:rFonts w:ascii="Verdana" w:hAnsi="Verdana" w:cs="SimSun;宋体" w:hint="eastAsia"/>
                <w:sz w:val="18"/>
                <w:szCs w:val="18"/>
              </w:rPr>
              <w:t>促</w:t>
            </w:r>
            <w:r w:rsidRPr="00B11FB0">
              <w:rPr>
                <w:rFonts w:ascii="宋体" w:eastAsia="宋体" w:hAnsi="宋体" w:cs="宋体" w:hint="eastAsia"/>
                <w:sz w:val="18"/>
                <w:szCs w:val="18"/>
              </w:rPr>
              <w:t>销</w:t>
            </w:r>
            <w:r w:rsidRPr="00B11FB0">
              <w:rPr>
                <w:rFonts w:ascii="Verdana" w:hAnsi="Verdana" w:cs="SimSun;宋体" w:hint="eastAsia"/>
                <w:sz w:val="18"/>
                <w:szCs w:val="18"/>
              </w:rPr>
              <w:t>有</w:t>
            </w:r>
            <w:r>
              <w:rPr>
                <w:rFonts w:ascii="Verdana" w:eastAsia="宋体" w:hAnsi="Verdana" w:cs="宋体" w:hint="eastAsia"/>
                <w:sz w:val="18"/>
                <w:szCs w:val="18"/>
              </w:rPr>
              <w:t>三</w:t>
            </w:r>
            <w:r w:rsidRPr="00B11FB0">
              <w:rPr>
                <w:rFonts w:ascii="Verdana" w:hAnsi="Verdana" w:cs="SimSun;宋体" w:hint="eastAsia"/>
                <w:sz w:val="18"/>
                <w:szCs w:val="18"/>
              </w:rPr>
              <w:t>种</w:t>
            </w:r>
            <w:r>
              <w:rPr>
                <w:rFonts w:ascii="Verdana" w:eastAsia="宋体" w:hAnsi="Verdana" w:cs="宋体" w:hint="eastAsia"/>
                <w:sz w:val="18"/>
                <w:szCs w:val="18"/>
              </w:rPr>
              <w:t>形式：</w:t>
            </w:r>
          </w:p>
          <w:p w:rsidR="000D7A2B" w:rsidRDefault="000D7A2B" w:rsidP="00392B59">
            <w:pPr>
              <w:pStyle w:val="TableContents"/>
              <w:spacing w:line="276" w:lineRule="auto"/>
              <w:rPr>
                <w:rFonts w:ascii="Verdana" w:hAnsi="Verdana" w:cs="Verdana"/>
                <w:sz w:val="18"/>
                <w:szCs w:val="18"/>
              </w:rPr>
            </w:pPr>
            <w:r w:rsidRPr="00B11FB0">
              <w:rPr>
                <w:rFonts w:ascii="Verdana" w:hAnsi="Verdana" w:cs="Verdana"/>
                <w:sz w:val="18"/>
                <w:szCs w:val="18"/>
              </w:rPr>
              <w:t xml:space="preserve">DM = </w:t>
            </w:r>
            <w:r>
              <w:rPr>
                <w:rFonts w:ascii="Verdana" w:hAnsi="Verdana" w:cs="Verdana"/>
                <w:sz w:val="18"/>
                <w:szCs w:val="18"/>
              </w:rPr>
              <w:t xml:space="preserve">(001) </w:t>
            </w:r>
            <w:r w:rsidRPr="00B11FB0">
              <w:rPr>
                <w:rFonts w:ascii="Verdana" w:hAnsi="Verdana" w:cs="SimSun;宋体" w:hint="eastAsia"/>
                <w:sz w:val="18"/>
                <w:szCs w:val="18"/>
              </w:rPr>
              <w:t>正常促</w:t>
            </w:r>
            <w:r w:rsidRPr="00B11FB0">
              <w:rPr>
                <w:rFonts w:ascii="宋体" w:eastAsia="宋体" w:hAnsi="宋体" w:cs="宋体" w:hint="eastAsia"/>
                <w:sz w:val="18"/>
                <w:szCs w:val="18"/>
              </w:rPr>
              <w:t>销</w:t>
            </w:r>
            <w:r>
              <w:rPr>
                <w:rFonts w:ascii="宋体" w:eastAsia="宋体" w:hAnsi="宋体" w:cs="宋体" w:hint="eastAsia"/>
                <w:sz w:val="18"/>
                <w:szCs w:val="18"/>
              </w:rPr>
              <w:t>销售</w:t>
            </w:r>
            <w:r w:rsidRPr="00B11FB0">
              <w:rPr>
                <w:rFonts w:ascii="Verdana" w:hAnsi="Verdana" w:cs="SimSun;宋体" w:hint="eastAsia"/>
                <w:sz w:val="18"/>
                <w:szCs w:val="18"/>
              </w:rPr>
              <w:t>，促</w:t>
            </w:r>
            <w:r w:rsidRPr="00B11FB0">
              <w:rPr>
                <w:rFonts w:ascii="宋体" w:eastAsia="宋体" w:hAnsi="宋体" w:cs="宋体" w:hint="eastAsia"/>
                <w:sz w:val="18"/>
                <w:szCs w:val="18"/>
              </w:rPr>
              <w:t>销</w:t>
            </w:r>
            <w:r w:rsidRPr="00B11FB0">
              <w:rPr>
                <w:rFonts w:ascii="Verdana" w:hAnsi="Verdana" w:cs="SimSun;宋体" w:hint="eastAsia"/>
                <w:sz w:val="18"/>
                <w:szCs w:val="18"/>
              </w:rPr>
              <w:t>的商品（</w:t>
            </w:r>
            <w:r w:rsidRPr="00B11FB0">
              <w:rPr>
                <w:rFonts w:ascii="宋体" w:eastAsia="宋体" w:hAnsi="宋体" w:cs="宋体" w:hint="eastAsia"/>
                <w:sz w:val="18"/>
                <w:szCs w:val="18"/>
              </w:rPr>
              <w:t>还</w:t>
            </w:r>
            <w:r w:rsidRPr="00B11FB0">
              <w:rPr>
                <w:rFonts w:ascii="Verdana" w:hAnsi="Verdana" w:cs="SimSun;宋体" w:hint="eastAsia"/>
                <w:sz w:val="18"/>
                <w:szCs w:val="18"/>
              </w:rPr>
              <w:t>能</w:t>
            </w:r>
            <w:r w:rsidRPr="00B11FB0">
              <w:rPr>
                <w:rFonts w:ascii="宋体" w:eastAsia="宋体" w:hAnsi="宋体" w:cs="宋体" w:hint="eastAsia"/>
                <w:sz w:val="18"/>
                <w:szCs w:val="18"/>
              </w:rPr>
              <w:t>够销</w:t>
            </w:r>
            <w:r w:rsidRPr="00B11FB0">
              <w:rPr>
                <w:rFonts w:ascii="Verdana" w:hAnsi="Verdana" w:cs="SimSun;宋体" w:hint="eastAsia"/>
                <w:sz w:val="18"/>
                <w:szCs w:val="18"/>
              </w:rPr>
              <w:t>售出去的商品）在日后</w:t>
            </w:r>
            <w:r w:rsidRPr="00B11FB0">
              <w:rPr>
                <w:rFonts w:ascii="宋体" w:eastAsia="宋体" w:hAnsi="宋体" w:cs="宋体" w:hint="eastAsia"/>
                <w:sz w:val="18"/>
                <w:szCs w:val="18"/>
              </w:rPr>
              <w:t>还</w:t>
            </w:r>
            <w:r w:rsidRPr="00B11FB0">
              <w:rPr>
                <w:rFonts w:ascii="Verdana" w:hAnsi="Verdana" w:cs="SimSun;宋体" w:hint="eastAsia"/>
                <w:sz w:val="18"/>
                <w:szCs w:val="18"/>
              </w:rPr>
              <w:t>会</w:t>
            </w:r>
            <w:r w:rsidRPr="00B11FB0">
              <w:rPr>
                <w:rFonts w:ascii="宋体" w:eastAsia="宋体" w:hAnsi="宋体" w:cs="宋体" w:hint="eastAsia"/>
                <w:sz w:val="18"/>
                <w:szCs w:val="18"/>
              </w:rPr>
              <w:t>继续产</w:t>
            </w:r>
            <w:r w:rsidRPr="00B11FB0">
              <w:rPr>
                <w:rFonts w:ascii="Verdana" w:hAnsi="Verdana" w:cs="SimSun;宋体" w:hint="eastAsia"/>
                <w:sz w:val="18"/>
                <w:szCs w:val="18"/>
              </w:rPr>
              <w:t>生</w:t>
            </w:r>
            <w:r w:rsidRPr="00B11FB0">
              <w:rPr>
                <w:rFonts w:ascii="宋体" w:eastAsia="宋体" w:hAnsi="宋体" w:cs="宋体" w:hint="eastAsia"/>
                <w:sz w:val="18"/>
                <w:szCs w:val="18"/>
              </w:rPr>
              <w:t>销</w:t>
            </w:r>
            <w:r w:rsidRPr="00B11FB0">
              <w:rPr>
                <w:rFonts w:ascii="Verdana" w:hAnsi="Verdana" w:cs="SimSun;宋体" w:hint="eastAsia"/>
                <w:sz w:val="18"/>
                <w:szCs w:val="18"/>
              </w:rPr>
              <w:t>售和</w:t>
            </w:r>
            <w:r w:rsidRPr="00B11FB0">
              <w:rPr>
                <w:rFonts w:ascii="宋体" w:eastAsia="宋体" w:hAnsi="宋体" w:cs="宋体" w:hint="eastAsia"/>
                <w:sz w:val="18"/>
                <w:szCs w:val="18"/>
              </w:rPr>
              <w:t>库</w:t>
            </w:r>
            <w:r w:rsidRPr="00B11FB0">
              <w:rPr>
                <w:rFonts w:ascii="Verdana" w:hAnsi="Verdana" w:cs="SimSun;宋体" w:hint="eastAsia"/>
                <w:sz w:val="18"/>
                <w:szCs w:val="18"/>
              </w:rPr>
              <w:t>存</w:t>
            </w:r>
          </w:p>
          <w:p w:rsidR="000D7A2B" w:rsidRPr="000462F3" w:rsidRDefault="000D7A2B" w:rsidP="00392B59">
            <w:pPr>
              <w:pStyle w:val="TableContents"/>
              <w:spacing w:line="276" w:lineRule="auto"/>
              <w:rPr>
                <w:rFonts w:ascii="Verdana" w:eastAsia="宋体" w:hAnsi="Verdana" w:cs="Times New Roman"/>
                <w:sz w:val="18"/>
                <w:szCs w:val="18"/>
              </w:rPr>
            </w:pPr>
            <w:r>
              <w:rPr>
                <w:rFonts w:ascii="Verdana" w:hAnsi="Verdana" w:cs="Verdana"/>
                <w:sz w:val="18"/>
                <w:szCs w:val="18"/>
              </w:rPr>
              <w:t xml:space="preserve">SP= (002) </w:t>
            </w:r>
            <w:r>
              <w:rPr>
                <w:rFonts w:ascii="Verdana" w:eastAsia="宋体" w:hAnsi="Verdana" w:cs="宋体" w:hint="eastAsia"/>
                <w:sz w:val="18"/>
                <w:szCs w:val="18"/>
              </w:rPr>
              <w:t>门店内或者区域内某些特定的促销，如某一个门</w:t>
            </w:r>
            <w:proofErr w:type="gramStart"/>
            <w:r>
              <w:rPr>
                <w:rFonts w:ascii="Verdana" w:eastAsia="宋体" w:hAnsi="Verdana" w:cs="宋体" w:hint="eastAsia"/>
                <w:sz w:val="18"/>
                <w:szCs w:val="18"/>
              </w:rPr>
              <w:t>店或者</w:t>
            </w:r>
            <w:proofErr w:type="gramEnd"/>
            <w:r>
              <w:rPr>
                <w:rFonts w:ascii="Verdana" w:eastAsia="宋体" w:hAnsi="Verdana" w:cs="宋体" w:hint="eastAsia"/>
                <w:sz w:val="18"/>
                <w:szCs w:val="18"/>
              </w:rPr>
              <w:t>某一个城市内多家门店的促销</w:t>
            </w:r>
          </w:p>
          <w:p w:rsidR="000D7A2B" w:rsidRDefault="000D7A2B" w:rsidP="002043A5">
            <w:pPr>
              <w:pStyle w:val="TableContents"/>
              <w:spacing w:line="276" w:lineRule="auto"/>
              <w:rPr>
                <w:ins w:id="136" w:author="Unknown" w:date="2013-09-19T10:36:00Z"/>
                <w:rFonts w:ascii="宋体" w:eastAsia="宋体" w:hAnsi="宋体" w:cs="Times New Roman"/>
                <w:sz w:val="18"/>
                <w:szCs w:val="18"/>
              </w:rPr>
            </w:pPr>
            <w:r w:rsidRPr="00B11FB0">
              <w:rPr>
                <w:rFonts w:ascii="Verdana" w:hAnsi="Verdana" w:cs="Verdana"/>
                <w:sz w:val="18"/>
                <w:szCs w:val="18"/>
              </w:rPr>
              <w:t xml:space="preserve">CL = </w:t>
            </w:r>
            <w:r>
              <w:rPr>
                <w:rFonts w:ascii="Verdana" w:hAnsi="Verdana" w:cs="Verdana"/>
                <w:sz w:val="18"/>
                <w:szCs w:val="18"/>
              </w:rPr>
              <w:t xml:space="preserve">(004) </w:t>
            </w:r>
            <w:r w:rsidRPr="00B11FB0">
              <w:rPr>
                <w:rFonts w:ascii="Verdana" w:hAnsi="Verdana" w:cs="SimSun;宋体" w:hint="eastAsia"/>
                <w:sz w:val="18"/>
                <w:szCs w:val="18"/>
              </w:rPr>
              <w:t>清</w:t>
            </w:r>
            <w:r w:rsidRPr="00B11FB0">
              <w:rPr>
                <w:rFonts w:ascii="宋体" w:eastAsia="宋体" w:hAnsi="宋体" w:cs="宋体" w:hint="eastAsia"/>
                <w:sz w:val="18"/>
                <w:szCs w:val="18"/>
              </w:rPr>
              <w:t>仓</w:t>
            </w:r>
            <w:r w:rsidRPr="00B11FB0">
              <w:rPr>
                <w:rFonts w:ascii="Verdana" w:hAnsi="Verdana" w:cs="SimSun;宋体" w:hint="eastAsia"/>
                <w:sz w:val="18"/>
                <w:szCs w:val="18"/>
              </w:rPr>
              <w:t>，由于商品（</w:t>
            </w:r>
            <w:r w:rsidRPr="00B11FB0">
              <w:rPr>
                <w:rFonts w:ascii="宋体" w:eastAsia="宋体" w:hAnsi="宋体" w:cs="宋体" w:hint="eastAsia"/>
                <w:sz w:val="18"/>
                <w:szCs w:val="18"/>
              </w:rPr>
              <w:t>还</w:t>
            </w:r>
            <w:r w:rsidRPr="00B11FB0">
              <w:rPr>
                <w:rFonts w:ascii="Verdana" w:hAnsi="Verdana" w:cs="SimSun;宋体" w:hint="eastAsia"/>
                <w:sz w:val="18"/>
                <w:szCs w:val="18"/>
              </w:rPr>
              <w:t>能</w:t>
            </w:r>
            <w:r w:rsidRPr="00B11FB0">
              <w:rPr>
                <w:rFonts w:ascii="宋体" w:eastAsia="宋体" w:hAnsi="宋体" w:cs="宋体" w:hint="eastAsia"/>
                <w:sz w:val="18"/>
                <w:szCs w:val="18"/>
              </w:rPr>
              <w:t>够销</w:t>
            </w:r>
            <w:r w:rsidRPr="00B11FB0">
              <w:rPr>
                <w:rFonts w:ascii="Verdana" w:hAnsi="Verdana" w:cs="SimSun;宋体" w:hint="eastAsia"/>
                <w:sz w:val="18"/>
                <w:szCs w:val="18"/>
              </w:rPr>
              <w:t>售出去的商品）周</w:t>
            </w:r>
            <w:r w:rsidRPr="00B11FB0">
              <w:rPr>
                <w:rFonts w:ascii="宋体" w:eastAsia="宋体" w:hAnsi="宋体" w:cs="宋体" w:hint="eastAsia"/>
                <w:sz w:val="18"/>
                <w:szCs w:val="18"/>
              </w:rPr>
              <w:t>转</w:t>
            </w:r>
            <w:r w:rsidRPr="00B11FB0">
              <w:rPr>
                <w:rFonts w:ascii="Verdana" w:hAnsi="Verdana" w:cs="SimSun;宋体" w:hint="eastAsia"/>
                <w:sz w:val="18"/>
                <w:szCs w:val="18"/>
              </w:rPr>
              <w:t>率或品</w:t>
            </w:r>
            <w:r w:rsidRPr="00B11FB0">
              <w:rPr>
                <w:rFonts w:ascii="宋体" w:eastAsia="宋体" w:hAnsi="宋体" w:cs="宋体" w:hint="eastAsia"/>
                <w:sz w:val="18"/>
                <w:szCs w:val="18"/>
              </w:rPr>
              <w:t>质</w:t>
            </w:r>
            <w:r w:rsidRPr="00B11FB0">
              <w:rPr>
                <w:rFonts w:ascii="Verdana" w:hAnsi="Verdana" w:cs="SimSun;宋体" w:hint="eastAsia"/>
                <w:sz w:val="18"/>
                <w:szCs w:val="18"/>
              </w:rPr>
              <w:t>等各种原因</w:t>
            </w:r>
            <w:r w:rsidRPr="00B11FB0">
              <w:rPr>
                <w:rFonts w:ascii="宋体" w:eastAsia="宋体" w:hAnsi="宋体" w:cs="宋体" w:hint="eastAsia"/>
                <w:sz w:val="18"/>
                <w:szCs w:val="18"/>
              </w:rPr>
              <w:t>产</w:t>
            </w:r>
            <w:r w:rsidRPr="00B11FB0">
              <w:rPr>
                <w:rFonts w:ascii="Verdana" w:hAnsi="Verdana" w:cs="SimSun;宋体" w:hint="eastAsia"/>
                <w:sz w:val="18"/>
                <w:szCs w:val="18"/>
              </w:rPr>
              <w:t>生的促</w:t>
            </w:r>
            <w:r w:rsidRPr="00B11FB0">
              <w:rPr>
                <w:rFonts w:ascii="宋体" w:eastAsia="宋体" w:hAnsi="宋体" w:cs="宋体" w:hint="eastAsia"/>
                <w:sz w:val="18"/>
                <w:szCs w:val="18"/>
              </w:rPr>
              <w:t>销</w:t>
            </w:r>
            <w:r w:rsidRPr="00B11FB0">
              <w:rPr>
                <w:rFonts w:ascii="Verdana" w:hAnsi="Verdana" w:cs="SimSun;宋体" w:hint="eastAsia"/>
                <w:sz w:val="18"/>
                <w:szCs w:val="18"/>
              </w:rPr>
              <w:t>，但是在促</w:t>
            </w:r>
            <w:r w:rsidRPr="00B11FB0">
              <w:rPr>
                <w:rFonts w:ascii="宋体" w:eastAsia="宋体" w:hAnsi="宋体" w:cs="宋体" w:hint="eastAsia"/>
                <w:sz w:val="18"/>
                <w:szCs w:val="18"/>
              </w:rPr>
              <w:t>销</w:t>
            </w:r>
            <w:r w:rsidRPr="00B11FB0">
              <w:rPr>
                <w:rFonts w:ascii="Verdana" w:hAnsi="Verdana" w:cs="SimSun;宋体" w:hint="eastAsia"/>
                <w:sz w:val="18"/>
                <w:szCs w:val="18"/>
              </w:rPr>
              <w:t>完之后</w:t>
            </w:r>
            <w:r w:rsidRPr="00B11FB0">
              <w:rPr>
                <w:rFonts w:ascii="宋体" w:eastAsia="宋体" w:hAnsi="宋体" w:cs="宋体" w:hint="eastAsia"/>
                <w:sz w:val="18"/>
                <w:szCs w:val="18"/>
              </w:rPr>
              <w:t>该</w:t>
            </w:r>
            <w:r w:rsidRPr="00B11FB0">
              <w:rPr>
                <w:rFonts w:ascii="Verdana" w:hAnsi="Verdana" w:cs="SimSun;宋体" w:hint="eastAsia"/>
                <w:sz w:val="18"/>
                <w:szCs w:val="18"/>
              </w:rPr>
              <w:t>商品不会再有</w:t>
            </w:r>
            <w:r w:rsidRPr="00B11FB0">
              <w:rPr>
                <w:rFonts w:ascii="宋体" w:eastAsia="宋体" w:hAnsi="宋体" w:cs="宋体" w:hint="eastAsia"/>
                <w:sz w:val="18"/>
                <w:szCs w:val="18"/>
              </w:rPr>
              <w:t>进货</w:t>
            </w:r>
            <w:r>
              <w:rPr>
                <w:rFonts w:ascii="宋体" w:eastAsia="宋体" w:hAnsi="宋体" w:cs="宋体"/>
                <w:sz w:val="18"/>
                <w:szCs w:val="18"/>
              </w:rPr>
              <w:t xml:space="preserve"> </w:t>
            </w:r>
          </w:p>
          <w:p w:rsidR="000D7A2B" w:rsidRDefault="000D7A2B" w:rsidP="002043A5">
            <w:pPr>
              <w:pStyle w:val="TableContents"/>
              <w:numPr>
                <w:ins w:id="137" w:author="Unknown" w:date="2013-09-19T10:36:00Z"/>
              </w:numPr>
              <w:spacing w:line="276" w:lineRule="auto"/>
              <w:rPr>
                <w:ins w:id="138" w:author="Unknown" w:date="2013-09-19T10:36:00Z"/>
                <w:rFonts w:ascii="宋体" w:eastAsia="宋体" w:hAnsi="宋体" w:cs="宋体"/>
                <w:sz w:val="18"/>
                <w:szCs w:val="18"/>
              </w:rPr>
            </w:pPr>
            <w:ins w:id="139" w:author="Unknown" w:date="2013-09-19T10:36:00Z">
              <w:r>
                <w:rPr>
                  <w:rFonts w:ascii="宋体" w:eastAsia="宋体" w:hAnsi="宋体" w:cs="宋体"/>
                  <w:sz w:val="18"/>
                  <w:szCs w:val="18"/>
                </w:rPr>
                <w:t>DM</w:t>
              </w:r>
            </w:ins>
          </w:p>
          <w:p w:rsidR="000D7A2B" w:rsidRDefault="000D7A2B" w:rsidP="002043A5">
            <w:pPr>
              <w:pStyle w:val="TableContents"/>
              <w:numPr>
                <w:ins w:id="140" w:author="Unknown" w:date="2013-09-19T10:36:00Z"/>
              </w:numPr>
              <w:spacing w:line="276" w:lineRule="auto"/>
              <w:rPr>
                <w:ins w:id="141" w:author="Unknown" w:date="2013-09-19T10:37:00Z"/>
                <w:rFonts w:ascii="宋体" w:eastAsia="宋体" w:hAnsi="宋体" w:cs="宋体"/>
                <w:sz w:val="18"/>
                <w:szCs w:val="18"/>
              </w:rPr>
            </w:pPr>
            <w:ins w:id="142" w:author="Unknown" w:date="2013-09-19T10:37:00Z">
              <w:r>
                <w:rPr>
                  <w:rFonts w:ascii="宋体" w:eastAsia="宋体" w:hAnsi="宋体" w:cs="宋体"/>
                  <w:sz w:val="18"/>
                  <w:szCs w:val="18"/>
                </w:rPr>
                <w:t>Institutional sales</w:t>
              </w:r>
            </w:ins>
          </w:p>
          <w:p w:rsidR="000D7A2B" w:rsidRDefault="000D7A2B" w:rsidP="002043A5">
            <w:pPr>
              <w:pStyle w:val="TableContents"/>
              <w:numPr>
                <w:ins w:id="143" w:author="Unknown" w:date="2013-09-19T10:36:00Z"/>
              </w:numPr>
              <w:spacing w:line="276" w:lineRule="auto"/>
              <w:rPr>
                <w:ins w:id="144" w:author="Unknown" w:date="2013-09-19T10:37:00Z"/>
                <w:rFonts w:ascii="宋体" w:eastAsia="宋体" w:hAnsi="宋体" w:cs="宋体"/>
                <w:sz w:val="18"/>
                <w:szCs w:val="18"/>
              </w:rPr>
            </w:pPr>
            <w:ins w:id="145" w:author="Unknown" w:date="2013-09-19T10:37:00Z">
              <w:r>
                <w:rPr>
                  <w:rFonts w:ascii="宋体" w:eastAsia="宋体" w:hAnsi="宋体" w:cs="宋体"/>
                  <w:sz w:val="18"/>
                  <w:szCs w:val="18"/>
                </w:rPr>
                <w:t>Markdown</w:t>
              </w:r>
            </w:ins>
          </w:p>
          <w:p w:rsidR="000D7A2B" w:rsidRDefault="000D7A2B" w:rsidP="002043A5">
            <w:pPr>
              <w:pStyle w:val="TableContents"/>
              <w:numPr>
                <w:ins w:id="146" w:author="Unknown" w:date="2013-09-19T10:36:00Z"/>
              </w:numPr>
              <w:spacing w:line="276" w:lineRule="auto"/>
              <w:rPr>
                <w:rFonts w:eastAsia="宋体" w:cs="Times New Roman"/>
              </w:rPr>
            </w:pPr>
            <w:ins w:id="147" w:author="Unknown" w:date="2013-09-19T10:37:00Z">
              <w:r>
                <w:rPr>
                  <w:rFonts w:ascii="宋体" w:eastAsia="宋体" w:hAnsi="宋体" w:cs="宋体"/>
                  <w:sz w:val="18"/>
                  <w:szCs w:val="18"/>
                </w:rPr>
                <w:t>Promotion</w:t>
              </w:r>
            </w:ins>
            <w:ins w:id="148" w:author="ralph" w:date="2013-10-10T14:39:00Z">
              <w:r>
                <w:rPr>
                  <w:rFonts w:ascii="宋体" w:eastAsia="宋体" w:hAnsi="宋体" w:cs="宋体"/>
                  <w:sz w:val="18"/>
                  <w:szCs w:val="18"/>
                </w:rPr>
                <w:t xml:space="preserve"> – what does BBG have for promotion</w:t>
              </w:r>
            </w:ins>
          </w:p>
        </w:tc>
      </w:tr>
      <w:tr w:rsidR="000D7A2B">
        <w:tc>
          <w:tcPr>
            <w:tcW w:w="2835"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promotion_type_name_en</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170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316"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cs="Times New Roman"/>
              </w:rPr>
            </w:pPr>
          </w:p>
        </w:tc>
      </w:tr>
      <w:tr w:rsidR="000D7A2B">
        <w:tc>
          <w:tcPr>
            <w:tcW w:w="2835"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Promotion_type_name_ch</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170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316"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cs="Times New Roman"/>
              </w:rPr>
            </w:pPr>
          </w:p>
        </w:tc>
      </w:tr>
    </w:tbl>
    <w:p w:rsidR="000D7A2B" w:rsidRDefault="000D7A2B" w:rsidP="00106B23">
      <w:pPr>
        <w:suppressAutoHyphens w:val="0"/>
        <w:rPr>
          <w:rFonts w:cs="Times New Roman"/>
        </w:rPr>
      </w:pPr>
    </w:p>
    <w:p w:rsidR="000D7A2B" w:rsidRPr="007475C0" w:rsidRDefault="000D7A2B" w:rsidP="00F64518">
      <w:pPr>
        <w:pStyle w:val="2"/>
        <w:keepNext w:val="0"/>
        <w:numPr>
          <w:ilvl w:val="0"/>
          <w:numId w:val="6"/>
        </w:numPr>
        <w:tabs>
          <w:tab w:val="left" w:pos="576"/>
        </w:tabs>
        <w:suppressAutoHyphens w:val="0"/>
        <w:spacing w:before="0" w:after="0"/>
        <w:rPr>
          <w:ins w:id="149" w:author="Unknown" w:date="2013-09-19T10:42:00Z"/>
          <w:rFonts w:ascii="Litera Serial" w:hAnsi="Litera Serial" w:cs="Litera Serial"/>
          <w:bCs w:val="0"/>
          <w:caps/>
          <w:color w:val="C00000"/>
          <w:sz w:val="24"/>
          <w:szCs w:val="24"/>
        </w:rPr>
      </w:pPr>
      <w:bookmarkStart w:id="150" w:name="_Toc369255731"/>
      <w:ins w:id="151" w:author="Unknown" w:date="2013-09-19T10:42:00Z">
        <w:r w:rsidRPr="007475C0">
          <w:rPr>
            <w:rFonts w:ascii="Litera Serial" w:hAnsi="Litera Serial" w:cs="Litera Serial"/>
            <w:bCs w:val="0"/>
            <w:caps/>
            <w:color w:val="C00000"/>
            <w:sz w:val="24"/>
            <w:szCs w:val="24"/>
          </w:rPr>
          <w:lastRenderedPageBreak/>
          <w:t>Master_promotion_</w:t>
        </w:r>
      </w:ins>
      <w:ins w:id="152" w:author="Unknown" w:date="2013-10-10T11:11:00Z">
        <w:r w:rsidRPr="007475C0">
          <w:rPr>
            <w:rFonts w:ascii="Litera Serial" w:hAnsi="Litera Serial" w:cs="Litera Serial"/>
            <w:bCs w:val="0"/>
            <w:caps/>
            <w:color w:val="C00000"/>
            <w:sz w:val="24"/>
            <w:szCs w:val="24"/>
          </w:rPr>
          <w:t>type_</w:t>
        </w:r>
      </w:ins>
      <w:ins w:id="153" w:author="Unknown" w:date="2013-09-19T10:43:00Z">
        <w:r w:rsidRPr="007475C0">
          <w:rPr>
            <w:rFonts w:ascii="Litera Serial" w:hAnsi="Litera Serial" w:cs="Litera Serial"/>
            <w:bCs w:val="0"/>
            <w:caps/>
            <w:color w:val="C00000"/>
            <w:sz w:val="24"/>
            <w:szCs w:val="24"/>
          </w:rPr>
          <w:t>detail</w:t>
        </w:r>
      </w:ins>
      <w:ins w:id="154" w:author="Unknown" w:date="2013-09-19T10:42:00Z">
        <w:r w:rsidRPr="007475C0">
          <w:rPr>
            <w:rFonts w:ascii="Litera Serial" w:hAnsi="Litera Serial" w:cs="Litera Serial"/>
            <w:bCs w:val="0"/>
            <w:caps/>
            <w:color w:val="C00000"/>
            <w:sz w:val="24"/>
            <w:szCs w:val="24"/>
          </w:rPr>
          <w:t xml:space="preserve"> </w:t>
        </w:r>
      </w:ins>
      <w:proofErr w:type="gramStart"/>
      <w:ins w:id="155" w:author="Unknown" w:date="2013-09-19T10:44:00Z">
        <w:r w:rsidRPr="007475C0">
          <w:rPr>
            <w:rFonts w:ascii="Litera Serial" w:hAnsi="Litera Serial" w:cs="宋体" w:hint="eastAsia"/>
            <w:bCs w:val="0"/>
            <w:caps/>
            <w:color w:val="C00000"/>
            <w:sz w:val="24"/>
            <w:szCs w:val="24"/>
          </w:rPr>
          <w:t>主数据</w:t>
        </w:r>
        <w:proofErr w:type="gramEnd"/>
        <w:r w:rsidRPr="007475C0">
          <w:rPr>
            <w:rFonts w:ascii="Litera Serial" w:hAnsi="Litera Serial" w:cs="Litera Serial"/>
            <w:bCs w:val="0"/>
            <w:caps/>
            <w:color w:val="C00000"/>
            <w:sz w:val="24"/>
            <w:szCs w:val="24"/>
          </w:rPr>
          <w:t>_</w:t>
        </w:r>
        <w:r w:rsidRPr="007475C0">
          <w:rPr>
            <w:rFonts w:ascii="Litera Serial" w:hAnsi="Litera Serial" w:cs="宋体" w:hint="eastAsia"/>
            <w:bCs w:val="0"/>
            <w:caps/>
            <w:color w:val="C00000"/>
            <w:sz w:val="24"/>
            <w:szCs w:val="24"/>
          </w:rPr>
          <w:t>促销</w:t>
        </w:r>
        <w:r w:rsidRPr="007475C0">
          <w:rPr>
            <w:rFonts w:ascii="Litera Serial" w:hAnsi="Litera Serial" w:cs="Litera Serial"/>
            <w:bCs w:val="0"/>
            <w:caps/>
            <w:color w:val="C00000"/>
            <w:sz w:val="24"/>
            <w:szCs w:val="24"/>
          </w:rPr>
          <w:t>_</w:t>
        </w:r>
        <w:r w:rsidRPr="007475C0">
          <w:rPr>
            <w:rFonts w:ascii="Litera Serial" w:hAnsi="Litera Serial" w:cs="宋体" w:hint="eastAsia"/>
            <w:bCs w:val="0"/>
            <w:caps/>
            <w:color w:val="C00000"/>
            <w:sz w:val="24"/>
            <w:szCs w:val="24"/>
          </w:rPr>
          <w:t>明细</w:t>
        </w:r>
      </w:ins>
      <w:r w:rsidR="007C220C">
        <w:rPr>
          <w:rFonts w:ascii="Litera Serial" w:hAnsi="Litera Serial" w:cs="宋体" w:hint="eastAsia"/>
          <w:bCs w:val="0"/>
          <w:caps/>
          <w:color w:val="C00000"/>
          <w:sz w:val="24"/>
          <w:szCs w:val="24"/>
        </w:rPr>
        <w:t>(</w:t>
      </w:r>
      <w:r w:rsidR="007C220C">
        <w:rPr>
          <w:rFonts w:ascii="Litera Serial" w:hAnsi="Litera Serial" w:cs="宋体" w:hint="eastAsia"/>
          <w:bCs w:val="0"/>
          <w:caps/>
          <w:color w:val="C00000"/>
          <w:sz w:val="24"/>
          <w:szCs w:val="24"/>
        </w:rPr>
        <w:t>增加字段</w:t>
      </w:r>
      <w:r w:rsidR="007C220C">
        <w:rPr>
          <w:rFonts w:ascii="Litera Serial" w:hAnsi="Litera Serial" w:cs="宋体" w:hint="eastAsia"/>
          <w:bCs w:val="0"/>
          <w:caps/>
          <w:color w:val="C00000"/>
          <w:sz w:val="24"/>
          <w:szCs w:val="24"/>
        </w:rPr>
        <w:t>)</w:t>
      </w:r>
      <w:bookmarkEnd w:id="150"/>
    </w:p>
    <w:p w:rsidR="000D7A2B" w:rsidRPr="007475C0" w:rsidRDefault="000D7A2B" w:rsidP="00F64518">
      <w:pPr>
        <w:numPr>
          <w:ins w:id="156" w:author="Unknown" w:date="2013-09-19T10:42:00Z"/>
        </w:numPr>
        <w:rPr>
          <w:ins w:id="157" w:author="Unknown" w:date="2013-09-19T10:42:00Z"/>
          <w:rFonts w:ascii="Verdana" w:eastAsia="宋体" w:hAnsi="Verdana" w:cs="Times New Roman"/>
          <w:sz w:val="20"/>
          <w:szCs w:val="20"/>
        </w:rPr>
      </w:pPr>
      <w:ins w:id="158" w:author="Unknown" w:date="2013-09-19T10:45:00Z">
        <w:r>
          <w:rPr>
            <w:rFonts w:ascii="Verdana" w:eastAsia="宋体" w:hAnsi="Verdana" w:cs="Verdana"/>
            <w:sz w:val="20"/>
            <w:szCs w:val="20"/>
          </w:rPr>
          <w:t>The promotion detail dimension is about mapping to all the different kinds of promotion details to the promotion types</w:t>
        </w:r>
      </w:ins>
    </w:p>
    <w:p w:rsidR="000D7A2B" w:rsidRPr="007475C0" w:rsidRDefault="000D7A2B" w:rsidP="00F64518">
      <w:pPr>
        <w:numPr>
          <w:ins w:id="159" w:author="Unknown" w:date="2013-09-19T10:42:00Z"/>
        </w:numPr>
        <w:rPr>
          <w:ins w:id="160" w:author="Unknown" w:date="2013-09-19T10:42:00Z"/>
          <w:rFonts w:eastAsia="宋体" w:cs="Times New Roman"/>
          <w:sz w:val="20"/>
          <w:szCs w:val="20"/>
        </w:rPr>
      </w:pPr>
      <w:ins w:id="161" w:author="Unknown" w:date="2013-09-19T10:47:00Z">
        <w:r>
          <w:rPr>
            <w:rFonts w:eastAsia="宋体" w:cs="宋体" w:hint="eastAsia"/>
            <w:sz w:val="20"/>
            <w:szCs w:val="20"/>
          </w:rPr>
          <w:t>促销明细维</w:t>
        </w:r>
        <w:proofErr w:type="gramStart"/>
        <w:r>
          <w:rPr>
            <w:rFonts w:eastAsia="宋体" w:cs="宋体" w:hint="eastAsia"/>
            <w:sz w:val="20"/>
            <w:szCs w:val="20"/>
          </w:rPr>
          <w:t>度在于</w:t>
        </w:r>
        <w:proofErr w:type="gramEnd"/>
        <w:r>
          <w:rPr>
            <w:rFonts w:eastAsia="宋体" w:cs="宋体" w:hint="eastAsia"/>
            <w:sz w:val="20"/>
            <w:szCs w:val="20"/>
          </w:rPr>
          <w:t>将促销明细与促销类型进行一一对应</w:t>
        </w:r>
      </w:ins>
    </w:p>
    <w:p w:rsidR="000D7A2B" w:rsidRPr="00106B23" w:rsidRDefault="000D7A2B" w:rsidP="00F64518">
      <w:pPr>
        <w:numPr>
          <w:ins w:id="162" w:author="Unknown" w:date="2013-09-19T10:42:00Z"/>
        </w:numPr>
        <w:rPr>
          <w:ins w:id="163" w:author="Unknown" w:date="2013-09-19T10:42:00Z"/>
          <w:rFonts w:ascii="宋体" w:eastAsia="宋体" w:cs="Times New Roman"/>
          <w:sz w:val="20"/>
          <w:szCs w:val="20"/>
        </w:rPr>
      </w:pPr>
    </w:p>
    <w:tbl>
      <w:tblPr>
        <w:tblW w:w="0" w:type="auto"/>
        <w:tblInd w:w="-8"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2835"/>
        <w:gridCol w:w="1701"/>
        <w:gridCol w:w="5316"/>
      </w:tblGrid>
      <w:tr w:rsidR="000D7A2B">
        <w:trPr>
          <w:tblHeader/>
          <w:ins w:id="164" w:author="Unknown" w:date="2013-09-19T10:42:00Z"/>
        </w:trPr>
        <w:tc>
          <w:tcPr>
            <w:tcW w:w="2835" w:type="dxa"/>
            <w:shd w:val="clear" w:color="auto" w:fill="E6E6E6"/>
            <w:tcMar>
              <w:top w:w="0" w:type="dxa"/>
              <w:left w:w="108" w:type="dxa"/>
              <w:bottom w:w="0" w:type="dxa"/>
              <w:right w:w="108" w:type="dxa"/>
            </w:tcMar>
          </w:tcPr>
          <w:p w:rsidR="000D7A2B" w:rsidRDefault="000D7A2B" w:rsidP="00493BEB">
            <w:pPr>
              <w:pStyle w:val="TableHeading"/>
              <w:numPr>
                <w:ins w:id="165" w:author="Unknown" w:date="2013-09-19T10:42:00Z"/>
              </w:numPr>
              <w:suppressLineNumbers w:val="0"/>
              <w:suppressAutoHyphens w:val="0"/>
              <w:spacing w:line="276" w:lineRule="auto"/>
              <w:rPr>
                <w:ins w:id="166" w:author="Unknown" w:date="2013-09-19T10:42:00Z"/>
                <w:rFonts w:eastAsia="宋体" w:cs="Times New Roman"/>
              </w:rPr>
            </w:pPr>
            <w:ins w:id="167" w:author="Unknown" w:date="2013-09-19T10:42:00Z">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ins>
          </w:p>
        </w:tc>
        <w:tc>
          <w:tcPr>
            <w:tcW w:w="1701" w:type="dxa"/>
            <w:shd w:val="clear" w:color="auto" w:fill="E6E6E6"/>
            <w:tcMar>
              <w:top w:w="0" w:type="dxa"/>
              <w:left w:w="108" w:type="dxa"/>
              <w:bottom w:w="0" w:type="dxa"/>
              <w:right w:w="108" w:type="dxa"/>
            </w:tcMar>
          </w:tcPr>
          <w:p w:rsidR="000D7A2B" w:rsidRDefault="000D7A2B" w:rsidP="00493BEB">
            <w:pPr>
              <w:pStyle w:val="TableHeading"/>
              <w:numPr>
                <w:ins w:id="168" w:author="Unknown" w:date="2013-09-19T10:42:00Z"/>
              </w:numPr>
              <w:suppressLineNumbers w:val="0"/>
              <w:suppressAutoHyphens w:val="0"/>
              <w:spacing w:line="276" w:lineRule="auto"/>
              <w:rPr>
                <w:ins w:id="169" w:author="Unknown" w:date="2013-09-19T10:42:00Z"/>
                <w:rFonts w:eastAsia="宋体" w:cs="Times New Roman"/>
              </w:rPr>
            </w:pPr>
            <w:ins w:id="170" w:author="Unknown" w:date="2013-09-19T10:42:00Z">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ins>
          </w:p>
        </w:tc>
        <w:tc>
          <w:tcPr>
            <w:tcW w:w="5316" w:type="dxa"/>
            <w:shd w:val="clear" w:color="auto" w:fill="E6E6E6"/>
            <w:tcMar>
              <w:top w:w="0" w:type="dxa"/>
              <w:left w:w="108" w:type="dxa"/>
              <w:bottom w:w="0" w:type="dxa"/>
              <w:right w:w="108" w:type="dxa"/>
            </w:tcMar>
          </w:tcPr>
          <w:p w:rsidR="000D7A2B" w:rsidRDefault="000D7A2B" w:rsidP="00493BEB">
            <w:pPr>
              <w:pStyle w:val="TableHeading"/>
              <w:numPr>
                <w:ins w:id="171" w:author="Unknown" w:date="2013-09-19T10:42:00Z"/>
              </w:numPr>
              <w:suppressLineNumbers w:val="0"/>
              <w:suppressAutoHyphens w:val="0"/>
              <w:spacing w:line="276" w:lineRule="auto"/>
              <w:rPr>
                <w:ins w:id="172" w:author="Unknown" w:date="2013-09-19T10:42:00Z"/>
                <w:rFonts w:eastAsia="宋体" w:cs="Times New Roman"/>
              </w:rPr>
            </w:pPr>
            <w:ins w:id="173" w:author="Unknown" w:date="2013-09-19T10:42:00Z">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ins>
          </w:p>
        </w:tc>
      </w:tr>
      <w:tr w:rsidR="000D7A2B">
        <w:trPr>
          <w:ins w:id="174" w:author="Unknown" w:date="2013-09-19T10:42:00Z"/>
        </w:trPr>
        <w:tc>
          <w:tcPr>
            <w:tcW w:w="2835" w:type="dxa"/>
            <w:shd w:val="clear" w:color="auto" w:fill="FFFFFF"/>
            <w:tcMar>
              <w:top w:w="0" w:type="dxa"/>
              <w:left w:w="108" w:type="dxa"/>
              <w:bottom w:w="0" w:type="dxa"/>
              <w:right w:w="108" w:type="dxa"/>
            </w:tcMar>
          </w:tcPr>
          <w:p w:rsidR="000D7A2B" w:rsidRDefault="000D7A2B" w:rsidP="00493BEB">
            <w:pPr>
              <w:pStyle w:val="TableContents"/>
              <w:numPr>
                <w:ins w:id="175" w:author="Unknown" w:date="2013-09-19T10:42:00Z"/>
              </w:numPr>
              <w:suppressLineNumbers w:val="0"/>
              <w:suppressAutoHyphens w:val="0"/>
              <w:spacing w:line="276" w:lineRule="auto"/>
              <w:rPr>
                <w:ins w:id="176" w:author="Unknown" w:date="2013-09-19T10:42:00Z"/>
                <w:rFonts w:ascii="Verdana" w:eastAsia="宋体" w:hAnsi="Verdana" w:cs="Times New Roman"/>
                <w:sz w:val="18"/>
                <w:szCs w:val="18"/>
              </w:rPr>
            </w:pPr>
            <w:ins w:id="177" w:author="Unknown" w:date="2013-09-19T10:42:00Z">
              <w:r>
                <w:rPr>
                  <w:rFonts w:ascii="Verdana" w:hAnsi="Verdana" w:cs="Verdana"/>
                  <w:sz w:val="18"/>
                  <w:szCs w:val="18"/>
                </w:rPr>
                <w:t>Promotion_type_id</w:t>
              </w:r>
            </w:ins>
          </w:p>
          <w:p w:rsidR="000D7A2B" w:rsidRDefault="000D7A2B" w:rsidP="00493BEB">
            <w:pPr>
              <w:pStyle w:val="TableContents"/>
              <w:numPr>
                <w:ins w:id="178" w:author="Unknown" w:date="2013-09-19T10:42:00Z"/>
              </w:numPr>
              <w:suppressLineNumbers w:val="0"/>
              <w:suppressAutoHyphens w:val="0"/>
              <w:spacing w:line="276" w:lineRule="auto"/>
              <w:rPr>
                <w:ins w:id="179" w:author="Unknown" w:date="2013-09-19T10:42:00Z"/>
                <w:rFonts w:eastAsia="宋体" w:cs="Times New Roman"/>
              </w:rPr>
            </w:pPr>
            <w:ins w:id="180" w:author="Unknown" w:date="2013-09-19T10:42:00Z">
              <w:r>
                <w:rPr>
                  <w:rFonts w:ascii="Verdana" w:eastAsia="宋体" w:hAnsi="Verdana" w:cs="宋体" w:hint="eastAsia"/>
                  <w:sz w:val="18"/>
                  <w:szCs w:val="18"/>
                </w:rPr>
                <w:t>促销</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_id</w:t>
              </w:r>
            </w:ins>
          </w:p>
        </w:tc>
        <w:tc>
          <w:tcPr>
            <w:tcW w:w="1701" w:type="dxa"/>
            <w:shd w:val="clear" w:color="auto" w:fill="FFFFFF"/>
            <w:tcMar>
              <w:top w:w="0" w:type="dxa"/>
              <w:left w:w="108" w:type="dxa"/>
              <w:bottom w:w="0" w:type="dxa"/>
              <w:right w:w="108" w:type="dxa"/>
            </w:tcMar>
          </w:tcPr>
          <w:p w:rsidR="000D7A2B" w:rsidRDefault="000D7A2B" w:rsidP="00493BEB">
            <w:pPr>
              <w:pStyle w:val="TableContents"/>
              <w:numPr>
                <w:ins w:id="181" w:author="Unknown" w:date="2013-09-19T10:42:00Z"/>
              </w:numPr>
              <w:suppressLineNumbers w:val="0"/>
              <w:suppressAutoHyphens w:val="0"/>
              <w:spacing w:line="276" w:lineRule="auto"/>
              <w:rPr>
                <w:ins w:id="182" w:author="Unknown" w:date="2013-09-19T10:42:00Z"/>
                <w:rFonts w:ascii="Verdana" w:eastAsia="宋体" w:hAnsi="Verdana" w:cs="Times New Roman"/>
                <w:sz w:val="18"/>
                <w:szCs w:val="18"/>
              </w:rPr>
            </w:pPr>
            <w:ins w:id="183" w:author="Unknown" w:date="2013-09-19T10:42:00Z">
              <w:r>
                <w:rPr>
                  <w:rFonts w:ascii="Verdana" w:hAnsi="Verdana" w:cs="Verdana"/>
                  <w:sz w:val="18"/>
                  <w:szCs w:val="18"/>
                </w:rPr>
                <w:t>Alphanumeric id</w:t>
              </w:r>
            </w:ins>
          </w:p>
          <w:p w:rsidR="000D7A2B" w:rsidRDefault="000D7A2B" w:rsidP="00493BEB">
            <w:pPr>
              <w:pStyle w:val="TableContents"/>
              <w:numPr>
                <w:ins w:id="184" w:author="Unknown" w:date="2013-09-19T10:42:00Z"/>
              </w:numPr>
              <w:suppressLineNumbers w:val="0"/>
              <w:suppressAutoHyphens w:val="0"/>
              <w:spacing w:line="276" w:lineRule="auto"/>
              <w:rPr>
                <w:ins w:id="185" w:author="Unknown" w:date="2013-09-19T10:42:00Z"/>
                <w:rFonts w:eastAsia="宋体" w:cs="Times New Roman"/>
              </w:rPr>
            </w:pPr>
            <w:ins w:id="186" w:author="Unknown" w:date="2013-09-19T10:42:00Z">
              <w:r>
                <w:rPr>
                  <w:rFonts w:ascii="Verdana" w:eastAsia="宋体" w:hAnsi="Verdana" w:cs="宋体" w:hint="eastAsia"/>
                  <w:sz w:val="18"/>
                  <w:szCs w:val="18"/>
                </w:rPr>
                <w:t>字母数字</w:t>
              </w:r>
              <w:r>
                <w:rPr>
                  <w:rFonts w:ascii="Verdana" w:eastAsia="宋体" w:hAnsi="Verdana" w:cs="Verdana"/>
                  <w:sz w:val="18"/>
                  <w:szCs w:val="18"/>
                </w:rPr>
                <w:t>id</w:t>
              </w:r>
            </w:ins>
          </w:p>
        </w:tc>
        <w:tc>
          <w:tcPr>
            <w:tcW w:w="5316" w:type="dxa"/>
            <w:shd w:val="clear" w:color="auto" w:fill="FFFFFF"/>
            <w:tcMar>
              <w:top w:w="0" w:type="dxa"/>
              <w:left w:w="108" w:type="dxa"/>
              <w:bottom w:w="0" w:type="dxa"/>
              <w:right w:w="108" w:type="dxa"/>
            </w:tcMar>
          </w:tcPr>
          <w:p w:rsidR="000D7A2B" w:rsidRPr="00B11FB0" w:rsidRDefault="000D7A2B" w:rsidP="00493BEB">
            <w:pPr>
              <w:pStyle w:val="TableContents"/>
              <w:numPr>
                <w:ins w:id="187" w:author="Unknown" w:date="2013-09-19T10:42:00Z"/>
              </w:numPr>
              <w:spacing w:line="276" w:lineRule="auto"/>
              <w:rPr>
                <w:ins w:id="188" w:author="Unknown" w:date="2013-09-19T10:42:00Z"/>
                <w:rFonts w:ascii="Verdana" w:hAnsi="Verdana" w:cs="Verdana"/>
                <w:sz w:val="18"/>
                <w:szCs w:val="18"/>
              </w:rPr>
            </w:pPr>
            <w:ins w:id="189" w:author="Unknown" w:date="2013-09-19T10:42:00Z">
              <w:r>
                <w:rPr>
                  <w:rFonts w:ascii="Verdana" w:hAnsi="Verdana" w:cs="Verdana"/>
                  <w:sz w:val="18"/>
                  <w:szCs w:val="18"/>
                </w:rPr>
                <w:t>Identifier for the different types of promotions.  There are 3 p</w:t>
              </w:r>
              <w:r w:rsidRPr="00B11FB0">
                <w:rPr>
                  <w:rFonts w:ascii="Verdana" w:hAnsi="Verdana" w:cs="Verdana"/>
                  <w:sz w:val="18"/>
                  <w:szCs w:val="18"/>
                </w:rPr>
                <w:t>romotion</w:t>
              </w:r>
              <w:r>
                <w:rPr>
                  <w:rFonts w:ascii="Verdana" w:hAnsi="Verdana" w:cs="Verdana"/>
                  <w:sz w:val="18"/>
                  <w:szCs w:val="18"/>
                </w:rPr>
                <w:t>al types:</w:t>
              </w:r>
            </w:ins>
          </w:p>
          <w:p w:rsidR="000D7A2B" w:rsidRDefault="000D7A2B" w:rsidP="00493BEB">
            <w:pPr>
              <w:pStyle w:val="TableContents"/>
              <w:numPr>
                <w:ins w:id="190" w:author="Unknown" w:date="2013-09-19T10:42:00Z"/>
              </w:numPr>
              <w:spacing w:line="276" w:lineRule="auto"/>
              <w:rPr>
                <w:ins w:id="191" w:author="Unknown" w:date="2013-09-19T10:42:00Z"/>
                <w:rFonts w:ascii="Verdana" w:hAnsi="Verdana" w:cs="Verdana"/>
                <w:sz w:val="18"/>
                <w:szCs w:val="18"/>
              </w:rPr>
            </w:pPr>
            <w:ins w:id="192" w:author="Unknown" w:date="2013-09-19T10:42:00Z">
              <w:r w:rsidRPr="00B11FB0">
                <w:rPr>
                  <w:rFonts w:ascii="Verdana" w:hAnsi="Verdana" w:cs="Verdana"/>
                  <w:sz w:val="18"/>
                  <w:szCs w:val="18"/>
                </w:rPr>
                <w:t xml:space="preserve">DM </w:t>
              </w:r>
              <w:r>
                <w:rPr>
                  <w:rFonts w:ascii="Verdana" w:hAnsi="Verdana" w:cs="Verdana"/>
                  <w:sz w:val="18"/>
                  <w:szCs w:val="18"/>
                </w:rPr>
                <w:t xml:space="preserve">(001) </w:t>
              </w:r>
              <w:r w:rsidRPr="00B11FB0">
                <w:rPr>
                  <w:rFonts w:ascii="Verdana" w:hAnsi="Verdana" w:cs="Verdana"/>
                  <w:sz w:val="18"/>
                  <w:szCs w:val="18"/>
                </w:rPr>
                <w:t>= normal promotion</w:t>
              </w:r>
              <w:r>
                <w:rPr>
                  <w:rFonts w:ascii="Verdana" w:hAnsi="Verdana" w:cs="Verdana"/>
                  <w:sz w:val="18"/>
                  <w:szCs w:val="18"/>
                </w:rPr>
                <w:t xml:space="preserve"> sales</w:t>
              </w:r>
              <w:r w:rsidRPr="00B11FB0">
                <w:rPr>
                  <w:rFonts w:ascii="Verdana" w:hAnsi="Verdana" w:cs="Verdana"/>
                  <w:sz w:val="18"/>
                  <w:szCs w:val="18"/>
                </w:rPr>
                <w:t xml:space="preserve">, </w:t>
              </w:r>
              <w:r>
                <w:rPr>
                  <w:rFonts w:ascii="Verdana" w:hAnsi="Verdana" w:cs="Verdana"/>
                  <w:sz w:val="18"/>
                  <w:szCs w:val="18"/>
                </w:rPr>
                <w:t>these products will</w:t>
              </w:r>
              <w:r w:rsidRPr="00B11FB0">
                <w:rPr>
                  <w:rFonts w:ascii="Verdana" w:hAnsi="Verdana" w:cs="Verdana"/>
                  <w:sz w:val="18"/>
                  <w:szCs w:val="18"/>
                </w:rPr>
                <w:t xml:space="preserve"> be selling/stock</w:t>
              </w:r>
              <w:r>
                <w:rPr>
                  <w:rFonts w:ascii="Verdana" w:hAnsi="Verdana" w:cs="Verdana"/>
                  <w:sz w:val="18"/>
                  <w:szCs w:val="18"/>
                </w:rPr>
                <w:t>ing</w:t>
              </w:r>
              <w:r w:rsidRPr="00B11FB0">
                <w:rPr>
                  <w:rFonts w:ascii="Verdana" w:hAnsi="Verdana" w:cs="Verdana"/>
                  <w:sz w:val="18"/>
                  <w:szCs w:val="18"/>
                </w:rPr>
                <w:t xml:space="preserve"> of saleable product</w:t>
              </w:r>
            </w:ins>
          </w:p>
          <w:p w:rsidR="000D7A2B" w:rsidRPr="00B11FB0" w:rsidRDefault="000D7A2B" w:rsidP="00493BEB">
            <w:pPr>
              <w:pStyle w:val="TableContents"/>
              <w:numPr>
                <w:ins w:id="193" w:author="Unknown" w:date="2013-09-19T10:42:00Z"/>
              </w:numPr>
              <w:spacing w:line="276" w:lineRule="auto"/>
              <w:rPr>
                <w:ins w:id="194" w:author="Unknown" w:date="2013-09-19T10:42:00Z"/>
                <w:rFonts w:ascii="Verdana" w:hAnsi="Verdana" w:cs="Verdana"/>
                <w:sz w:val="18"/>
                <w:szCs w:val="18"/>
              </w:rPr>
            </w:pPr>
            <w:ins w:id="195" w:author="Unknown" w:date="2013-09-19T10:42:00Z">
              <w:r>
                <w:rPr>
                  <w:rFonts w:ascii="Verdana" w:hAnsi="Verdana" w:cs="Verdana"/>
                  <w:sz w:val="18"/>
                  <w:szCs w:val="18"/>
                </w:rPr>
                <w:t>SP  (002) = store or area specific promotions eg one store or one city with many stores etc</w:t>
              </w:r>
            </w:ins>
          </w:p>
          <w:p w:rsidR="000D7A2B" w:rsidRDefault="000D7A2B" w:rsidP="00493BEB">
            <w:pPr>
              <w:pStyle w:val="TableContents"/>
              <w:numPr>
                <w:ins w:id="196" w:author="Unknown" w:date="2013-09-19T10:42:00Z"/>
              </w:numPr>
              <w:spacing w:line="276" w:lineRule="auto"/>
              <w:rPr>
                <w:ins w:id="197" w:author="Unknown" w:date="2013-09-19T10:42:00Z"/>
                <w:rFonts w:ascii="Verdana" w:hAnsi="Verdana" w:cs="Verdana"/>
                <w:sz w:val="18"/>
                <w:szCs w:val="18"/>
              </w:rPr>
            </w:pPr>
            <w:ins w:id="198" w:author="Unknown" w:date="2013-09-19T10:42:00Z">
              <w:r w:rsidRPr="00B11FB0">
                <w:rPr>
                  <w:rFonts w:ascii="Verdana" w:hAnsi="Verdana" w:cs="Verdana"/>
                  <w:sz w:val="18"/>
                  <w:szCs w:val="18"/>
                </w:rPr>
                <w:t xml:space="preserve">CL </w:t>
              </w:r>
              <w:r>
                <w:rPr>
                  <w:rFonts w:ascii="Verdana" w:hAnsi="Verdana" w:cs="Verdana"/>
                  <w:sz w:val="18"/>
                  <w:szCs w:val="18"/>
                </w:rPr>
                <w:t xml:space="preserve">(004) </w:t>
              </w:r>
              <w:r w:rsidRPr="00B11FB0">
                <w:rPr>
                  <w:rFonts w:ascii="Verdana" w:hAnsi="Verdana" w:cs="Verdana"/>
                  <w:sz w:val="18"/>
                  <w:szCs w:val="18"/>
                </w:rPr>
                <w:t xml:space="preserve">= clearance sales, </w:t>
              </w:r>
              <w:r>
                <w:rPr>
                  <w:rFonts w:ascii="Verdana" w:hAnsi="Verdana" w:cs="Verdana"/>
                  <w:sz w:val="18"/>
                  <w:szCs w:val="18"/>
                </w:rPr>
                <w:t xml:space="preserve">these products </w:t>
              </w:r>
              <w:r w:rsidRPr="00B11FB0">
                <w:rPr>
                  <w:rFonts w:ascii="Verdana" w:hAnsi="Verdana" w:cs="Verdana"/>
                  <w:sz w:val="18"/>
                  <w:szCs w:val="18"/>
                </w:rPr>
                <w:t xml:space="preserve">will be </w:t>
              </w:r>
              <w:r>
                <w:rPr>
                  <w:rFonts w:ascii="Verdana" w:hAnsi="Verdana" w:cs="Verdana"/>
                  <w:sz w:val="18"/>
                  <w:szCs w:val="18"/>
                </w:rPr>
                <w:t>delisted.</w:t>
              </w:r>
            </w:ins>
          </w:p>
          <w:p w:rsidR="000D7A2B" w:rsidRPr="000462F3" w:rsidRDefault="000D7A2B" w:rsidP="00493BEB">
            <w:pPr>
              <w:pStyle w:val="TableContents"/>
              <w:numPr>
                <w:ins w:id="199" w:author="Unknown" w:date="2013-09-19T10:42:00Z"/>
              </w:numPr>
              <w:suppressLineNumbers w:val="0"/>
              <w:suppressAutoHyphens w:val="0"/>
              <w:spacing w:line="276" w:lineRule="auto"/>
              <w:rPr>
                <w:ins w:id="200" w:author="Unknown" w:date="2013-09-19T10:42:00Z"/>
                <w:rFonts w:ascii="Verdana" w:eastAsia="宋体" w:hAnsi="Verdana" w:cs="Times New Roman"/>
                <w:sz w:val="18"/>
                <w:szCs w:val="18"/>
              </w:rPr>
            </w:pPr>
            <w:ins w:id="201" w:author="Unknown" w:date="2013-09-19T10:42:00Z">
              <w:r>
                <w:rPr>
                  <w:rFonts w:ascii="Verdana" w:eastAsia="宋体" w:hAnsi="Verdana" w:cs="宋体" w:hint="eastAsia"/>
                  <w:sz w:val="18"/>
                  <w:szCs w:val="18"/>
                </w:rPr>
                <w:t>不同促销类型的标识符（临时降价或优惠</w:t>
              </w:r>
              <w:proofErr w:type="gramStart"/>
              <w:r>
                <w:rPr>
                  <w:rFonts w:ascii="Verdana" w:eastAsia="宋体" w:hAnsi="Verdana" w:cs="宋体" w:hint="eastAsia"/>
                  <w:sz w:val="18"/>
                  <w:szCs w:val="18"/>
                </w:rPr>
                <w:t>劵</w:t>
              </w:r>
              <w:proofErr w:type="gramEnd"/>
              <w:r>
                <w:rPr>
                  <w:rFonts w:ascii="Verdana" w:eastAsia="宋体" w:hAnsi="Verdana" w:cs="宋体" w:hint="eastAsia"/>
                  <w:sz w:val="18"/>
                  <w:szCs w:val="18"/>
                </w:rPr>
                <w:t>）</w:t>
              </w:r>
              <w:r w:rsidRPr="00B11FB0">
                <w:rPr>
                  <w:rFonts w:ascii="Verdana" w:hAnsi="Verdana" w:cs="SimSun;宋体" w:hint="eastAsia"/>
                  <w:sz w:val="18"/>
                  <w:szCs w:val="18"/>
                </w:rPr>
                <w:t>促</w:t>
              </w:r>
              <w:r w:rsidRPr="00B11FB0">
                <w:rPr>
                  <w:rFonts w:ascii="宋体" w:eastAsia="宋体" w:hAnsi="宋体" w:cs="宋体" w:hint="eastAsia"/>
                  <w:sz w:val="18"/>
                  <w:szCs w:val="18"/>
                </w:rPr>
                <w:t>销</w:t>
              </w:r>
              <w:r w:rsidRPr="00B11FB0">
                <w:rPr>
                  <w:rFonts w:ascii="Verdana" w:hAnsi="Verdana" w:cs="SimSun;宋体" w:hint="eastAsia"/>
                  <w:sz w:val="18"/>
                  <w:szCs w:val="18"/>
                </w:rPr>
                <w:t>有</w:t>
              </w:r>
              <w:r>
                <w:rPr>
                  <w:rFonts w:ascii="Verdana" w:eastAsia="宋体" w:hAnsi="Verdana" w:cs="宋体" w:hint="eastAsia"/>
                  <w:sz w:val="18"/>
                  <w:szCs w:val="18"/>
                </w:rPr>
                <w:t>三</w:t>
              </w:r>
              <w:r w:rsidRPr="00B11FB0">
                <w:rPr>
                  <w:rFonts w:ascii="Verdana" w:hAnsi="Verdana" w:cs="SimSun;宋体" w:hint="eastAsia"/>
                  <w:sz w:val="18"/>
                  <w:szCs w:val="18"/>
                </w:rPr>
                <w:t>种</w:t>
              </w:r>
              <w:r>
                <w:rPr>
                  <w:rFonts w:ascii="Verdana" w:eastAsia="宋体" w:hAnsi="Verdana" w:cs="宋体" w:hint="eastAsia"/>
                  <w:sz w:val="18"/>
                  <w:szCs w:val="18"/>
                </w:rPr>
                <w:t>形式：</w:t>
              </w:r>
            </w:ins>
          </w:p>
          <w:p w:rsidR="000D7A2B" w:rsidRDefault="000D7A2B" w:rsidP="00493BEB">
            <w:pPr>
              <w:pStyle w:val="TableContents"/>
              <w:numPr>
                <w:ins w:id="202" w:author="Unknown" w:date="2013-09-19T10:42:00Z"/>
              </w:numPr>
              <w:spacing w:line="276" w:lineRule="auto"/>
              <w:rPr>
                <w:ins w:id="203" w:author="Unknown" w:date="2013-09-19T10:42:00Z"/>
                <w:rFonts w:ascii="Verdana" w:hAnsi="Verdana" w:cs="Verdana"/>
                <w:sz w:val="18"/>
                <w:szCs w:val="18"/>
              </w:rPr>
            </w:pPr>
            <w:ins w:id="204" w:author="Unknown" w:date="2013-09-19T10:42:00Z">
              <w:r w:rsidRPr="00B11FB0">
                <w:rPr>
                  <w:rFonts w:ascii="Verdana" w:hAnsi="Verdana" w:cs="Verdana"/>
                  <w:sz w:val="18"/>
                  <w:szCs w:val="18"/>
                </w:rPr>
                <w:t xml:space="preserve">DM = </w:t>
              </w:r>
              <w:r>
                <w:rPr>
                  <w:rFonts w:ascii="Verdana" w:hAnsi="Verdana" w:cs="Verdana"/>
                  <w:sz w:val="18"/>
                  <w:szCs w:val="18"/>
                </w:rPr>
                <w:t xml:space="preserve">(001) </w:t>
              </w:r>
              <w:r w:rsidRPr="00B11FB0">
                <w:rPr>
                  <w:rFonts w:ascii="Verdana" w:hAnsi="Verdana" w:cs="SimSun;宋体" w:hint="eastAsia"/>
                  <w:sz w:val="18"/>
                  <w:szCs w:val="18"/>
                </w:rPr>
                <w:t>正常促</w:t>
              </w:r>
              <w:r w:rsidRPr="00B11FB0">
                <w:rPr>
                  <w:rFonts w:ascii="宋体" w:eastAsia="宋体" w:hAnsi="宋体" w:cs="宋体" w:hint="eastAsia"/>
                  <w:sz w:val="18"/>
                  <w:szCs w:val="18"/>
                </w:rPr>
                <w:t>销</w:t>
              </w:r>
              <w:r>
                <w:rPr>
                  <w:rFonts w:ascii="宋体" w:eastAsia="宋体" w:hAnsi="宋体" w:cs="宋体" w:hint="eastAsia"/>
                  <w:sz w:val="18"/>
                  <w:szCs w:val="18"/>
                </w:rPr>
                <w:t>销售</w:t>
              </w:r>
              <w:r w:rsidRPr="00B11FB0">
                <w:rPr>
                  <w:rFonts w:ascii="Verdana" w:hAnsi="Verdana" w:cs="SimSun;宋体" w:hint="eastAsia"/>
                  <w:sz w:val="18"/>
                  <w:szCs w:val="18"/>
                </w:rPr>
                <w:t>，促</w:t>
              </w:r>
              <w:r w:rsidRPr="00B11FB0">
                <w:rPr>
                  <w:rFonts w:ascii="宋体" w:eastAsia="宋体" w:hAnsi="宋体" w:cs="宋体" w:hint="eastAsia"/>
                  <w:sz w:val="18"/>
                  <w:szCs w:val="18"/>
                </w:rPr>
                <w:t>销</w:t>
              </w:r>
              <w:r w:rsidRPr="00B11FB0">
                <w:rPr>
                  <w:rFonts w:ascii="Verdana" w:hAnsi="Verdana" w:cs="SimSun;宋体" w:hint="eastAsia"/>
                  <w:sz w:val="18"/>
                  <w:szCs w:val="18"/>
                </w:rPr>
                <w:t>的商品（</w:t>
              </w:r>
              <w:r w:rsidRPr="00B11FB0">
                <w:rPr>
                  <w:rFonts w:ascii="宋体" w:eastAsia="宋体" w:hAnsi="宋体" w:cs="宋体" w:hint="eastAsia"/>
                  <w:sz w:val="18"/>
                  <w:szCs w:val="18"/>
                </w:rPr>
                <w:t>还</w:t>
              </w:r>
              <w:r w:rsidRPr="00B11FB0">
                <w:rPr>
                  <w:rFonts w:ascii="Verdana" w:hAnsi="Verdana" w:cs="SimSun;宋体" w:hint="eastAsia"/>
                  <w:sz w:val="18"/>
                  <w:szCs w:val="18"/>
                </w:rPr>
                <w:t>能</w:t>
              </w:r>
              <w:r w:rsidRPr="00B11FB0">
                <w:rPr>
                  <w:rFonts w:ascii="宋体" w:eastAsia="宋体" w:hAnsi="宋体" w:cs="宋体" w:hint="eastAsia"/>
                  <w:sz w:val="18"/>
                  <w:szCs w:val="18"/>
                </w:rPr>
                <w:t>够销</w:t>
              </w:r>
              <w:r w:rsidRPr="00B11FB0">
                <w:rPr>
                  <w:rFonts w:ascii="Verdana" w:hAnsi="Verdana" w:cs="SimSun;宋体" w:hint="eastAsia"/>
                  <w:sz w:val="18"/>
                  <w:szCs w:val="18"/>
                </w:rPr>
                <w:t>售出去的商品）在日后</w:t>
              </w:r>
              <w:r w:rsidRPr="00B11FB0">
                <w:rPr>
                  <w:rFonts w:ascii="宋体" w:eastAsia="宋体" w:hAnsi="宋体" w:cs="宋体" w:hint="eastAsia"/>
                  <w:sz w:val="18"/>
                  <w:szCs w:val="18"/>
                </w:rPr>
                <w:t>还</w:t>
              </w:r>
              <w:r w:rsidRPr="00B11FB0">
                <w:rPr>
                  <w:rFonts w:ascii="Verdana" w:hAnsi="Verdana" w:cs="SimSun;宋体" w:hint="eastAsia"/>
                  <w:sz w:val="18"/>
                  <w:szCs w:val="18"/>
                </w:rPr>
                <w:t>会</w:t>
              </w:r>
              <w:r w:rsidRPr="00B11FB0">
                <w:rPr>
                  <w:rFonts w:ascii="宋体" w:eastAsia="宋体" w:hAnsi="宋体" w:cs="宋体" w:hint="eastAsia"/>
                  <w:sz w:val="18"/>
                  <w:szCs w:val="18"/>
                </w:rPr>
                <w:t>继续产</w:t>
              </w:r>
              <w:r w:rsidRPr="00B11FB0">
                <w:rPr>
                  <w:rFonts w:ascii="Verdana" w:hAnsi="Verdana" w:cs="SimSun;宋体" w:hint="eastAsia"/>
                  <w:sz w:val="18"/>
                  <w:szCs w:val="18"/>
                </w:rPr>
                <w:t>生</w:t>
              </w:r>
              <w:r w:rsidRPr="00B11FB0">
                <w:rPr>
                  <w:rFonts w:ascii="宋体" w:eastAsia="宋体" w:hAnsi="宋体" w:cs="宋体" w:hint="eastAsia"/>
                  <w:sz w:val="18"/>
                  <w:szCs w:val="18"/>
                </w:rPr>
                <w:t>销</w:t>
              </w:r>
              <w:r w:rsidRPr="00B11FB0">
                <w:rPr>
                  <w:rFonts w:ascii="Verdana" w:hAnsi="Verdana" w:cs="SimSun;宋体" w:hint="eastAsia"/>
                  <w:sz w:val="18"/>
                  <w:szCs w:val="18"/>
                </w:rPr>
                <w:t>售和</w:t>
              </w:r>
              <w:r w:rsidRPr="00B11FB0">
                <w:rPr>
                  <w:rFonts w:ascii="宋体" w:eastAsia="宋体" w:hAnsi="宋体" w:cs="宋体" w:hint="eastAsia"/>
                  <w:sz w:val="18"/>
                  <w:szCs w:val="18"/>
                </w:rPr>
                <w:t>库</w:t>
              </w:r>
              <w:r w:rsidRPr="00B11FB0">
                <w:rPr>
                  <w:rFonts w:ascii="Verdana" w:hAnsi="Verdana" w:cs="SimSun;宋体" w:hint="eastAsia"/>
                  <w:sz w:val="18"/>
                  <w:szCs w:val="18"/>
                </w:rPr>
                <w:t>存</w:t>
              </w:r>
            </w:ins>
          </w:p>
          <w:p w:rsidR="000D7A2B" w:rsidRPr="000462F3" w:rsidRDefault="000D7A2B" w:rsidP="00493BEB">
            <w:pPr>
              <w:pStyle w:val="TableContents"/>
              <w:numPr>
                <w:ins w:id="205" w:author="Unknown" w:date="2013-09-19T10:42:00Z"/>
              </w:numPr>
              <w:spacing w:line="276" w:lineRule="auto"/>
              <w:rPr>
                <w:ins w:id="206" w:author="Unknown" w:date="2013-09-19T10:42:00Z"/>
                <w:rFonts w:ascii="Verdana" w:eastAsia="宋体" w:hAnsi="Verdana" w:cs="Times New Roman"/>
                <w:sz w:val="18"/>
                <w:szCs w:val="18"/>
              </w:rPr>
            </w:pPr>
            <w:ins w:id="207" w:author="Unknown" w:date="2013-09-19T10:42:00Z">
              <w:r>
                <w:rPr>
                  <w:rFonts w:ascii="Verdana" w:hAnsi="Verdana" w:cs="Verdana"/>
                  <w:sz w:val="18"/>
                  <w:szCs w:val="18"/>
                </w:rPr>
                <w:t xml:space="preserve">SP= (002) </w:t>
              </w:r>
              <w:r>
                <w:rPr>
                  <w:rFonts w:ascii="Verdana" w:eastAsia="宋体" w:hAnsi="Verdana" w:cs="宋体" w:hint="eastAsia"/>
                  <w:sz w:val="18"/>
                  <w:szCs w:val="18"/>
                </w:rPr>
                <w:t>门店内或者区域内某些特定的促销，如某一个门</w:t>
              </w:r>
              <w:proofErr w:type="gramStart"/>
              <w:r>
                <w:rPr>
                  <w:rFonts w:ascii="Verdana" w:eastAsia="宋体" w:hAnsi="Verdana" w:cs="宋体" w:hint="eastAsia"/>
                  <w:sz w:val="18"/>
                  <w:szCs w:val="18"/>
                </w:rPr>
                <w:t>店或者</w:t>
              </w:r>
              <w:proofErr w:type="gramEnd"/>
              <w:r>
                <w:rPr>
                  <w:rFonts w:ascii="Verdana" w:eastAsia="宋体" w:hAnsi="Verdana" w:cs="宋体" w:hint="eastAsia"/>
                  <w:sz w:val="18"/>
                  <w:szCs w:val="18"/>
                </w:rPr>
                <w:t>某一个城市内多家门店的促销</w:t>
              </w:r>
            </w:ins>
          </w:p>
          <w:p w:rsidR="000D7A2B" w:rsidRDefault="000D7A2B" w:rsidP="00493BEB">
            <w:pPr>
              <w:pStyle w:val="TableContents"/>
              <w:numPr>
                <w:ins w:id="208" w:author="Unknown" w:date="2013-09-19T10:42:00Z"/>
              </w:numPr>
              <w:spacing w:line="276" w:lineRule="auto"/>
              <w:rPr>
                <w:ins w:id="209" w:author="Unknown" w:date="2013-09-19T10:42:00Z"/>
                <w:rFonts w:ascii="宋体" w:eastAsia="宋体" w:hAnsi="宋体" w:cs="Times New Roman"/>
                <w:sz w:val="18"/>
                <w:szCs w:val="18"/>
              </w:rPr>
            </w:pPr>
            <w:ins w:id="210" w:author="Unknown" w:date="2013-09-19T10:42:00Z">
              <w:r w:rsidRPr="00B11FB0">
                <w:rPr>
                  <w:rFonts w:ascii="Verdana" w:hAnsi="Verdana" w:cs="Verdana"/>
                  <w:sz w:val="18"/>
                  <w:szCs w:val="18"/>
                </w:rPr>
                <w:t xml:space="preserve">CL = </w:t>
              </w:r>
              <w:r>
                <w:rPr>
                  <w:rFonts w:ascii="Verdana" w:hAnsi="Verdana" w:cs="Verdana"/>
                  <w:sz w:val="18"/>
                  <w:szCs w:val="18"/>
                </w:rPr>
                <w:t xml:space="preserve">(004) </w:t>
              </w:r>
              <w:r w:rsidRPr="00B11FB0">
                <w:rPr>
                  <w:rFonts w:ascii="Verdana" w:hAnsi="Verdana" w:cs="SimSun;宋体" w:hint="eastAsia"/>
                  <w:sz w:val="18"/>
                  <w:szCs w:val="18"/>
                </w:rPr>
                <w:t>清</w:t>
              </w:r>
              <w:r w:rsidRPr="00B11FB0">
                <w:rPr>
                  <w:rFonts w:ascii="宋体" w:eastAsia="宋体" w:hAnsi="宋体" w:cs="宋体" w:hint="eastAsia"/>
                  <w:sz w:val="18"/>
                  <w:szCs w:val="18"/>
                </w:rPr>
                <w:t>仓</w:t>
              </w:r>
              <w:r w:rsidRPr="00B11FB0">
                <w:rPr>
                  <w:rFonts w:ascii="Verdana" w:hAnsi="Verdana" w:cs="SimSun;宋体" w:hint="eastAsia"/>
                  <w:sz w:val="18"/>
                  <w:szCs w:val="18"/>
                </w:rPr>
                <w:t>，由于商品（</w:t>
              </w:r>
              <w:r w:rsidRPr="00B11FB0">
                <w:rPr>
                  <w:rFonts w:ascii="宋体" w:eastAsia="宋体" w:hAnsi="宋体" w:cs="宋体" w:hint="eastAsia"/>
                  <w:sz w:val="18"/>
                  <w:szCs w:val="18"/>
                </w:rPr>
                <w:t>还</w:t>
              </w:r>
              <w:r w:rsidRPr="00B11FB0">
                <w:rPr>
                  <w:rFonts w:ascii="Verdana" w:hAnsi="Verdana" w:cs="SimSun;宋体" w:hint="eastAsia"/>
                  <w:sz w:val="18"/>
                  <w:szCs w:val="18"/>
                </w:rPr>
                <w:t>能</w:t>
              </w:r>
              <w:r w:rsidRPr="00B11FB0">
                <w:rPr>
                  <w:rFonts w:ascii="宋体" w:eastAsia="宋体" w:hAnsi="宋体" w:cs="宋体" w:hint="eastAsia"/>
                  <w:sz w:val="18"/>
                  <w:szCs w:val="18"/>
                </w:rPr>
                <w:t>够销</w:t>
              </w:r>
              <w:r w:rsidRPr="00B11FB0">
                <w:rPr>
                  <w:rFonts w:ascii="Verdana" w:hAnsi="Verdana" w:cs="SimSun;宋体" w:hint="eastAsia"/>
                  <w:sz w:val="18"/>
                  <w:szCs w:val="18"/>
                </w:rPr>
                <w:t>售出去的商品）周</w:t>
              </w:r>
              <w:r w:rsidRPr="00B11FB0">
                <w:rPr>
                  <w:rFonts w:ascii="宋体" w:eastAsia="宋体" w:hAnsi="宋体" w:cs="宋体" w:hint="eastAsia"/>
                  <w:sz w:val="18"/>
                  <w:szCs w:val="18"/>
                </w:rPr>
                <w:t>转</w:t>
              </w:r>
              <w:r w:rsidRPr="00B11FB0">
                <w:rPr>
                  <w:rFonts w:ascii="Verdana" w:hAnsi="Verdana" w:cs="SimSun;宋体" w:hint="eastAsia"/>
                  <w:sz w:val="18"/>
                  <w:szCs w:val="18"/>
                </w:rPr>
                <w:t>率或品</w:t>
              </w:r>
              <w:r w:rsidRPr="00B11FB0">
                <w:rPr>
                  <w:rFonts w:ascii="宋体" w:eastAsia="宋体" w:hAnsi="宋体" w:cs="宋体" w:hint="eastAsia"/>
                  <w:sz w:val="18"/>
                  <w:szCs w:val="18"/>
                </w:rPr>
                <w:t>质</w:t>
              </w:r>
              <w:r w:rsidRPr="00B11FB0">
                <w:rPr>
                  <w:rFonts w:ascii="Verdana" w:hAnsi="Verdana" w:cs="SimSun;宋体" w:hint="eastAsia"/>
                  <w:sz w:val="18"/>
                  <w:szCs w:val="18"/>
                </w:rPr>
                <w:t>等各种原因</w:t>
              </w:r>
              <w:r w:rsidRPr="00B11FB0">
                <w:rPr>
                  <w:rFonts w:ascii="宋体" w:eastAsia="宋体" w:hAnsi="宋体" w:cs="宋体" w:hint="eastAsia"/>
                  <w:sz w:val="18"/>
                  <w:szCs w:val="18"/>
                </w:rPr>
                <w:t>产</w:t>
              </w:r>
              <w:r w:rsidRPr="00B11FB0">
                <w:rPr>
                  <w:rFonts w:ascii="Verdana" w:hAnsi="Verdana" w:cs="SimSun;宋体" w:hint="eastAsia"/>
                  <w:sz w:val="18"/>
                  <w:szCs w:val="18"/>
                </w:rPr>
                <w:t>生的促</w:t>
              </w:r>
              <w:r w:rsidRPr="00B11FB0">
                <w:rPr>
                  <w:rFonts w:ascii="宋体" w:eastAsia="宋体" w:hAnsi="宋体" w:cs="宋体" w:hint="eastAsia"/>
                  <w:sz w:val="18"/>
                  <w:szCs w:val="18"/>
                </w:rPr>
                <w:t>销</w:t>
              </w:r>
              <w:r w:rsidRPr="00B11FB0">
                <w:rPr>
                  <w:rFonts w:ascii="Verdana" w:hAnsi="Verdana" w:cs="SimSun;宋体" w:hint="eastAsia"/>
                  <w:sz w:val="18"/>
                  <w:szCs w:val="18"/>
                </w:rPr>
                <w:t>，但是在促</w:t>
              </w:r>
              <w:r w:rsidRPr="00B11FB0">
                <w:rPr>
                  <w:rFonts w:ascii="宋体" w:eastAsia="宋体" w:hAnsi="宋体" w:cs="宋体" w:hint="eastAsia"/>
                  <w:sz w:val="18"/>
                  <w:szCs w:val="18"/>
                </w:rPr>
                <w:t>销</w:t>
              </w:r>
              <w:r w:rsidRPr="00B11FB0">
                <w:rPr>
                  <w:rFonts w:ascii="Verdana" w:hAnsi="Verdana" w:cs="SimSun;宋体" w:hint="eastAsia"/>
                  <w:sz w:val="18"/>
                  <w:szCs w:val="18"/>
                </w:rPr>
                <w:t>完之后</w:t>
              </w:r>
              <w:r w:rsidRPr="00B11FB0">
                <w:rPr>
                  <w:rFonts w:ascii="宋体" w:eastAsia="宋体" w:hAnsi="宋体" w:cs="宋体" w:hint="eastAsia"/>
                  <w:sz w:val="18"/>
                  <w:szCs w:val="18"/>
                </w:rPr>
                <w:t>该</w:t>
              </w:r>
              <w:r w:rsidRPr="00B11FB0">
                <w:rPr>
                  <w:rFonts w:ascii="Verdana" w:hAnsi="Verdana" w:cs="SimSun;宋体" w:hint="eastAsia"/>
                  <w:sz w:val="18"/>
                  <w:szCs w:val="18"/>
                </w:rPr>
                <w:t>商品不会再有</w:t>
              </w:r>
              <w:r w:rsidRPr="00B11FB0">
                <w:rPr>
                  <w:rFonts w:ascii="宋体" w:eastAsia="宋体" w:hAnsi="宋体" w:cs="宋体" w:hint="eastAsia"/>
                  <w:sz w:val="18"/>
                  <w:szCs w:val="18"/>
                </w:rPr>
                <w:t>进货</w:t>
              </w:r>
              <w:r>
                <w:rPr>
                  <w:rFonts w:ascii="宋体" w:eastAsia="宋体" w:hAnsi="宋体" w:cs="宋体"/>
                  <w:sz w:val="18"/>
                  <w:szCs w:val="18"/>
                </w:rPr>
                <w:t xml:space="preserve"> </w:t>
              </w:r>
            </w:ins>
          </w:p>
          <w:p w:rsidR="000D7A2B" w:rsidRDefault="000D7A2B" w:rsidP="00493BEB">
            <w:pPr>
              <w:pStyle w:val="TableContents"/>
              <w:numPr>
                <w:ins w:id="211" w:author="Unknown" w:date="2013-09-19T10:42:00Z"/>
              </w:numPr>
              <w:spacing w:line="276" w:lineRule="auto"/>
              <w:rPr>
                <w:ins w:id="212" w:author="Unknown" w:date="2013-09-19T10:42:00Z"/>
                <w:rFonts w:ascii="宋体" w:eastAsia="宋体" w:hAnsi="宋体" w:cs="宋体"/>
                <w:sz w:val="18"/>
                <w:szCs w:val="18"/>
              </w:rPr>
            </w:pPr>
            <w:ins w:id="213" w:author="Unknown" w:date="2013-09-19T10:42:00Z">
              <w:r>
                <w:rPr>
                  <w:rFonts w:ascii="宋体" w:eastAsia="宋体" w:hAnsi="宋体" w:cs="宋体"/>
                  <w:sz w:val="18"/>
                  <w:szCs w:val="18"/>
                </w:rPr>
                <w:t>DM</w:t>
              </w:r>
            </w:ins>
          </w:p>
          <w:p w:rsidR="000D7A2B" w:rsidRDefault="000D7A2B" w:rsidP="00493BEB">
            <w:pPr>
              <w:pStyle w:val="TableContents"/>
              <w:numPr>
                <w:ins w:id="214" w:author="Unknown" w:date="2013-09-19T10:42:00Z"/>
              </w:numPr>
              <w:spacing w:line="276" w:lineRule="auto"/>
              <w:rPr>
                <w:ins w:id="215" w:author="Unknown" w:date="2013-09-19T10:42:00Z"/>
                <w:rFonts w:ascii="宋体" w:eastAsia="宋体" w:hAnsi="宋体" w:cs="宋体"/>
                <w:sz w:val="18"/>
                <w:szCs w:val="18"/>
              </w:rPr>
            </w:pPr>
            <w:ins w:id="216" w:author="Unknown" w:date="2013-09-19T10:42:00Z">
              <w:r>
                <w:rPr>
                  <w:rFonts w:ascii="宋体" w:eastAsia="宋体" w:hAnsi="宋体" w:cs="宋体"/>
                  <w:sz w:val="18"/>
                  <w:szCs w:val="18"/>
                </w:rPr>
                <w:t>Institutional sales</w:t>
              </w:r>
            </w:ins>
          </w:p>
          <w:p w:rsidR="000D7A2B" w:rsidRDefault="000D7A2B" w:rsidP="00493BEB">
            <w:pPr>
              <w:pStyle w:val="TableContents"/>
              <w:numPr>
                <w:ins w:id="217" w:author="Unknown" w:date="2013-09-19T10:42:00Z"/>
              </w:numPr>
              <w:spacing w:line="276" w:lineRule="auto"/>
              <w:rPr>
                <w:ins w:id="218" w:author="Unknown" w:date="2013-09-19T10:42:00Z"/>
                <w:rFonts w:ascii="宋体" w:eastAsia="宋体" w:hAnsi="宋体" w:cs="宋体"/>
                <w:sz w:val="18"/>
                <w:szCs w:val="18"/>
              </w:rPr>
            </w:pPr>
            <w:ins w:id="219" w:author="Unknown" w:date="2013-09-19T10:42:00Z">
              <w:r>
                <w:rPr>
                  <w:rFonts w:ascii="宋体" w:eastAsia="宋体" w:hAnsi="宋体" w:cs="宋体"/>
                  <w:sz w:val="18"/>
                  <w:szCs w:val="18"/>
                </w:rPr>
                <w:t>Markdown</w:t>
              </w:r>
            </w:ins>
          </w:p>
          <w:p w:rsidR="000D7A2B" w:rsidRDefault="000D7A2B" w:rsidP="00493BEB">
            <w:pPr>
              <w:pStyle w:val="TableContents"/>
              <w:numPr>
                <w:ins w:id="220" w:author="Unknown" w:date="2013-09-19T10:42:00Z"/>
              </w:numPr>
              <w:spacing w:line="276" w:lineRule="auto"/>
              <w:rPr>
                <w:ins w:id="221" w:author="Unknown" w:date="2013-09-19T10:42:00Z"/>
                <w:rFonts w:eastAsia="宋体" w:cs="Times New Roman"/>
              </w:rPr>
            </w:pPr>
            <w:ins w:id="222" w:author="Unknown" w:date="2013-09-19T10:42:00Z">
              <w:r>
                <w:rPr>
                  <w:rFonts w:ascii="宋体" w:eastAsia="宋体" w:hAnsi="宋体" w:cs="宋体"/>
                  <w:sz w:val="18"/>
                  <w:szCs w:val="18"/>
                </w:rPr>
                <w:t>Promotion</w:t>
              </w:r>
            </w:ins>
          </w:p>
        </w:tc>
      </w:tr>
      <w:tr w:rsidR="000D7A2B">
        <w:trPr>
          <w:ins w:id="223" w:author="Unknown" w:date="2013-09-19T10:42:00Z"/>
        </w:trPr>
        <w:tc>
          <w:tcPr>
            <w:tcW w:w="2835" w:type="dxa"/>
            <w:shd w:val="clear" w:color="auto" w:fill="FFFFFF"/>
            <w:tcMar>
              <w:top w:w="0" w:type="dxa"/>
              <w:left w:w="108" w:type="dxa"/>
              <w:bottom w:w="0" w:type="dxa"/>
              <w:right w:w="108" w:type="dxa"/>
            </w:tcMar>
          </w:tcPr>
          <w:p w:rsidR="000D7A2B" w:rsidRDefault="000D7A2B" w:rsidP="00493BEB">
            <w:pPr>
              <w:pStyle w:val="TableContents"/>
              <w:numPr>
                <w:ins w:id="224" w:author="Unknown" w:date="2013-09-19T10:42:00Z"/>
              </w:numPr>
              <w:suppressLineNumbers w:val="0"/>
              <w:suppressAutoHyphens w:val="0"/>
              <w:spacing w:line="276" w:lineRule="auto"/>
              <w:rPr>
                <w:ins w:id="225" w:author="Unknown" w:date="2013-09-19T10:42:00Z"/>
                <w:rFonts w:ascii="Verdana" w:eastAsia="宋体" w:hAnsi="Verdana" w:cs="Verdana"/>
                <w:sz w:val="18"/>
                <w:szCs w:val="18"/>
              </w:rPr>
            </w:pPr>
            <w:ins w:id="226" w:author="Unknown" w:date="2013-09-19T10:42:00Z">
              <w:r>
                <w:rPr>
                  <w:rFonts w:ascii="Verdana" w:eastAsia="宋体" w:hAnsi="Verdana" w:cs="Verdana"/>
                  <w:sz w:val="18"/>
                  <w:szCs w:val="18"/>
                </w:rPr>
                <w:t>Promotion_</w:t>
              </w:r>
            </w:ins>
            <w:ins w:id="227" w:author="Unknown" w:date="2013-10-10T11:11:00Z">
              <w:r>
                <w:rPr>
                  <w:rFonts w:ascii="Verdana" w:eastAsia="宋体" w:hAnsi="Verdana" w:cs="Verdana"/>
                  <w:sz w:val="18"/>
                  <w:szCs w:val="18"/>
                </w:rPr>
                <w:t>type_</w:t>
              </w:r>
            </w:ins>
            <w:ins w:id="228" w:author="Unknown" w:date="2013-09-19T10:42:00Z">
              <w:r>
                <w:rPr>
                  <w:rFonts w:ascii="Verdana" w:eastAsia="宋体" w:hAnsi="Verdana" w:cs="Verdana"/>
                  <w:sz w:val="18"/>
                  <w:szCs w:val="18"/>
                </w:rPr>
                <w:t>detail_id</w:t>
              </w:r>
            </w:ins>
          </w:p>
          <w:p w:rsidR="000D7A2B" w:rsidRPr="00BD65E7" w:rsidRDefault="000D7A2B" w:rsidP="00493BEB">
            <w:pPr>
              <w:pStyle w:val="TableContents"/>
              <w:numPr>
                <w:ins w:id="229" w:author="Unknown" w:date="2013-09-19T10:42:00Z"/>
              </w:numPr>
              <w:suppressLineNumbers w:val="0"/>
              <w:suppressAutoHyphens w:val="0"/>
              <w:spacing w:line="276" w:lineRule="auto"/>
              <w:rPr>
                <w:ins w:id="230" w:author="Unknown" w:date="2013-09-19T10:42:00Z"/>
                <w:rFonts w:ascii="Verdana" w:eastAsia="宋体" w:hAnsi="Verdana" w:cs="Times New Roman"/>
                <w:sz w:val="18"/>
                <w:szCs w:val="18"/>
              </w:rPr>
            </w:pPr>
            <w:ins w:id="231" w:author="Unknown" w:date="2013-09-19T10:42:00Z">
              <w:r>
                <w:rPr>
                  <w:rFonts w:ascii="Verdana" w:eastAsia="宋体" w:hAnsi="Verdana" w:cs="宋体" w:hint="eastAsia"/>
                  <w:sz w:val="18"/>
                  <w:szCs w:val="18"/>
                </w:rPr>
                <w:t>促销</w:t>
              </w:r>
              <w:r>
                <w:rPr>
                  <w:rFonts w:ascii="Verdana" w:eastAsia="宋体" w:hAnsi="Verdana" w:cs="Verdana"/>
                  <w:sz w:val="18"/>
                  <w:szCs w:val="18"/>
                </w:rPr>
                <w:t>_</w:t>
              </w:r>
            </w:ins>
            <w:ins w:id="232" w:author="Unknown" w:date="2013-10-10T11:11:00Z">
              <w:r>
                <w:rPr>
                  <w:rFonts w:ascii="Verdana" w:eastAsia="宋体" w:hAnsi="Verdana" w:cs="宋体" w:hint="eastAsia"/>
                  <w:sz w:val="18"/>
                  <w:szCs w:val="18"/>
                </w:rPr>
                <w:t>类型</w:t>
              </w:r>
              <w:r>
                <w:rPr>
                  <w:rFonts w:ascii="Verdana" w:eastAsia="宋体" w:hAnsi="Verdana" w:cs="Verdana"/>
                  <w:sz w:val="18"/>
                  <w:szCs w:val="18"/>
                </w:rPr>
                <w:t>_</w:t>
              </w:r>
            </w:ins>
            <w:ins w:id="233" w:author="Unknown" w:date="2013-09-19T10:42:00Z">
              <w:r>
                <w:rPr>
                  <w:rFonts w:ascii="Verdana" w:eastAsia="宋体" w:hAnsi="Verdana" w:cs="宋体" w:hint="eastAsia"/>
                  <w:sz w:val="18"/>
                  <w:szCs w:val="18"/>
                </w:rPr>
                <w:t>明细</w:t>
              </w:r>
              <w:r>
                <w:rPr>
                  <w:rFonts w:ascii="Verdana" w:eastAsia="宋体" w:hAnsi="Verdana" w:cs="Verdana"/>
                  <w:sz w:val="18"/>
                  <w:szCs w:val="18"/>
                </w:rPr>
                <w:t>_id</w:t>
              </w:r>
            </w:ins>
          </w:p>
        </w:tc>
        <w:tc>
          <w:tcPr>
            <w:tcW w:w="1701" w:type="dxa"/>
            <w:shd w:val="clear" w:color="auto" w:fill="FFFFFF"/>
            <w:tcMar>
              <w:top w:w="0" w:type="dxa"/>
              <w:left w:w="108" w:type="dxa"/>
              <w:bottom w:w="0" w:type="dxa"/>
              <w:right w:w="108" w:type="dxa"/>
            </w:tcMar>
          </w:tcPr>
          <w:p w:rsidR="000D7A2B" w:rsidRDefault="000D7A2B" w:rsidP="00493BEB">
            <w:pPr>
              <w:pStyle w:val="TableContents"/>
              <w:numPr>
                <w:ins w:id="234" w:author="Unknown" w:date="2013-09-19T10:42:00Z"/>
              </w:numPr>
              <w:suppressLineNumbers w:val="0"/>
              <w:suppressAutoHyphens w:val="0"/>
              <w:spacing w:line="276" w:lineRule="auto"/>
              <w:rPr>
                <w:ins w:id="235" w:author="Unknown" w:date="2013-09-19T10:42:00Z"/>
                <w:rFonts w:ascii="Verdana" w:eastAsia="宋体" w:hAnsi="Verdana" w:cs="Times New Roman"/>
                <w:sz w:val="18"/>
                <w:szCs w:val="18"/>
              </w:rPr>
            </w:pPr>
            <w:ins w:id="236" w:author="Unknown" w:date="2013-09-19T10:42:00Z">
              <w:r>
                <w:rPr>
                  <w:rFonts w:ascii="Verdana" w:hAnsi="Verdana" w:cs="Verdana"/>
                  <w:sz w:val="18"/>
                  <w:szCs w:val="18"/>
                </w:rPr>
                <w:t>Alphanumeric id</w:t>
              </w:r>
            </w:ins>
          </w:p>
          <w:p w:rsidR="000D7A2B" w:rsidRDefault="000D7A2B" w:rsidP="00493BEB">
            <w:pPr>
              <w:pStyle w:val="TableContents"/>
              <w:numPr>
                <w:ins w:id="237" w:author="Unknown" w:date="2013-09-19T10:42:00Z"/>
              </w:numPr>
              <w:suppressLineNumbers w:val="0"/>
              <w:suppressAutoHyphens w:val="0"/>
              <w:spacing w:line="276" w:lineRule="auto"/>
              <w:rPr>
                <w:ins w:id="238" w:author="Unknown" w:date="2013-09-19T10:42:00Z"/>
                <w:rFonts w:ascii="Verdana" w:hAnsi="Verdana" w:cs="Verdana"/>
                <w:sz w:val="18"/>
                <w:szCs w:val="18"/>
              </w:rPr>
            </w:pPr>
            <w:ins w:id="239" w:author="Unknown" w:date="2013-09-19T10:42:00Z">
              <w:r>
                <w:rPr>
                  <w:rFonts w:ascii="Verdana" w:eastAsia="宋体" w:hAnsi="Verdana" w:cs="宋体" w:hint="eastAsia"/>
                  <w:sz w:val="18"/>
                  <w:szCs w:val="18"/>
                </w:rPr>
                <w:t>字母数字</w:t>
              </w:r>
              <w:r>
                <w:rPr>
                  <w:rFonts w:ascii="Verdana" w:eastAsia="宋体" w:hAnsi="Verdana" w:cs="Verdana"/>
                  <w:sz w:val="18"/>
                  <w:szCs w:val="18"/>
                </w:rPr>
                <w:t>id</w:t>
              </w:r>
            </w:ins>
          </w:p>
        </w:tc>
        <w:tc>
          <w:tcPr>
            <w:tcW w:w="5316" w:type="dxa"/>
            <w:shd w:val="clear" w:color="auto" w:fill="FFFFFF"/>
            <w:tcMar>
              <w:top w:w="0" w:type="dxa"/>
              <w:left w:w="108" w:type="dxa"/>
              <w:bottom w:w="0" w:type="dxa"/>
              <w:right w:w="108" w:type="dxa"/>
            </w:tcMar>
          </w:tcPr>
          <w:p w:rsidR="000D7A2B" w:rsidRDefault="000D7A2B" w:rsidP="00493BEB">
            <w:pPr>
              <w:pStyle w:val="TableContents"/>
              <w:numPr>
                <w:ins w:id="240" w:author="Unknown" w:date="2013-09-19T10:42:00Z"/>
              </w:numPr>
              <w:spacing w:line="276" w:lineRule="auto"/>
              <w:rPr>
                <w:ins w:id="241" w:author="Unknown" w:date="2013-09-19T10:42:00Z"/>
                <w:rFonts w:ascii="Verdana" w:eastAsia="宋体" w:hAnsi="Verdana" w:cs="Verdana"/>
                <w:sz w:val="18"/>
                <w:szCs w:val="18"/>
              </w:rPr>
            </w:pPr>
            <w:ins w:id="242" w:author="Unknown" w:date="2013-09-19T10:42:00Z">
              <w:r>
                <w:rPr>
                  <w:rFonts w:ascii="Verdana" w:eastAsia="宋体" w:hAnsi="Verdana" w:cs="Verdana"/>
                  <w:sz w:val="18"/>
                  <w:szCs w:val="18"/>
                </w:rPr>
                <w:t>Here is the place where detailed promotion id are input(32 promotions)</w:t>
              </w:r>
            </w:ins>
          </w:p>
          <w:p w:rsidR="000D7A2B" w:rsidRPr="00F8445F" w:rsidRDefault="000D7A2B" w:rsidP="00493BEB">
            <w:pPr>
              <w:pStyle w:val="TableContents"/>
              <w:numPr>
                <w:ins w:id="243" w:author="Unknown" w:date="2013-09-19T10:42:00Z"/>
              </w:numPr>
              <w:spacing w:line="276" w:lineRule="auto"/>
              <w:rPr>
                <w:ins w:id="244" w:author="Unknown" w:date="2013-09-19T10:42:00Z"/>
                <w:rFonts w:ascii="Verdana" w:eastAsia="宋体" w:hAnsi="Verdana" w:cs="Times New Roman"/>
                <w:sz w:val="18"/>
                <w:szCs w:val="18"/>
              </w:rPr>
            </w:pPr>
            <w:ins w:id="245" w:author="Unknown" w:date="2013-09-19T10:42:00Z">
              <w:r>
                <w:rPr>
                  <w:rFonts w:ascii="Verdana" w:eastAsia="宋体" w:hAnsi="Verdana" w:cs="宋体" w:hint="eastAsia"/>
                  <w:sz w:val="18"/>
                  <w:szCs w:val="18"/>
                </w:rPr>
                <w:t>促销明细类型</w:t>
              </w:r>
              <w:r>
                <w:rPr>
                  <w:rFonts w:ascii="Verdana" w:eastAsia="宋体" w:hAnsi="Verdana" w:cs="Verdana"/>
                  <w:sz w:val="18"/>
                  <w:szCs w:val="18"/>
                </w:rPr>
                <w:t>ID</w:t>
              </w:r>
            </w:ins>
          </w:p>
        </w:tc>
      </w:tr>
      <w:tr w:rsidR="000D7A2B">
        <w:trPr>
          <w:ins w:id="246" w:author="Unknown" w:date="2013-09-19T10:42:00Z"/>
        </w:trPr>
        <w:tc>
          <w:tcPr>
            <w:tcW w:w="2835" w:type="dxa"/>
            <w:shd w:val="clear" w:color="auto" w:fill="FFFFFF"/>
            <w:tcMar>
              <w:top w:w="0" w:type="dxa"/>
              <w:left w:w="108" w:type="dxa"/>
              <w:bottom w:w="0" w:type="dxa"/>
              <w:right w:w="108" w:type="dxa"/>
            </w:tcMar>
          </w:tcPr>
          <w:p w:rsidR="000D7A2B" w:rsidRDefault="000D7A2B" w:rsidP="00493BEB">
            <w:pPr>
              <w:pStyle w:val="TableContents"/>
              <w:numPr>
                <w:ins w:id="247" w:author="Unknown" w:date="2013-09-19T10:42:00Z"/>
              </w:numPr>
              <w:suppressLineNumbers w:val="0"/>
              <w:suppressAutoHyphens w:val="0"/>
              <w:spacing w:line="276" w:lineRule="auto"/>
              <w:rPr>
                <w:ins w:id="248" w:author="Unknown" w:date="2013-09-19T10:42:00Z"/>
                <w:rFonts w:ascii="Verdana" w:eastAsia="宋体" w:hAnsi="Verdana" w:cs="Times New Roman"/>
                <w:sz w:val="18"/>
                <w:szCs w:val="18"/>
              </w:rPr>
            </w:pPr>
            <w:ins w:id="249" w:author="Unknown" w:date="2013-09-19T10:42:00Z">
              <w:r>
                <w:rPr>
                  <w:rFonts w:ascii="Verdana" w:hAnsi="Verdana" w:cs="Verdana"/>
                  <w:sz w:val="18"/>
                  <w:szCs w:val="18"/>
                </w:rPr>
                <w:t>Promotion_</w:t>
              </w:r>
            </w:ins>
            <w:ins w:id="250" w:author="Unknown" w:date="2013-10-10T11:11:00Z">
              <w:r>
                <w:rPr>
                  <w:rFonts w:ascii="Verdana" w:eastAsia="宋体" w:hAnsi="Verdana" w:cs="Verdana"/>
                  <w:sz w:val="18"/>
                  <w:szCs w:val="18"/>
                </w:rPr>
                <w:t>type_</w:t>
              </w:r>
            </w:ins>
            <w:ins w:id="251" w:author="Unknown" w:date="2013-09-19T10:43:00Z">
              <w:r>
                <w:rPr>
                  <w:rFonts w:ascii="Verdana" w:eastAsia="宋体" w:hAnsi="Verdana" w:cs="Verdana"/>
                  <w:sz w:val="18"/>
                  <w:szCs w:val="18"/>
                </w:rPr>
                <w:t>detail</w:t>
              </w:r>
            </w:ins>
            <w:ins w:id="252" w:author="Unknown" w:date="2013-09-19T10:42:00Z">
              <w:r>
                <w:rPr>
                  <w:rFonts w:ascii="Verdana" w:hAnsi="Verdana" w:cs="Verdana"/>
                  <w:sz w:val="18"/>
                  <w:szCs w:val="18"/>
                </w:rPr>
                <w:t>_name_en</w:t>
              </w:r>
            </w:ins>
          </w:p>
          <w:p w:rsidR="000D7A2B" w:rsidRDefault="000D7A2B" w:rsidP="00493BEB">
            <w:pPr>
              <w:pStyle w:val="TableContents"/>
              <w:numPr>
                <w:ins w:id="253" w:author="Unknown" w:date="2013-09-19T10:42:00Z"/>
              </w:numPr>
              <w:suppressLineNumbers w:val="0"/>
              <w:suppressAutoHyphens w:val="0"/>
              <w:spacing w:line="276" w:lineRule="auto"/>
              <w:rPr>
                <w:ins w:id="254" w:author="Unknown" w:date="2013-09-19T10:42:00Z"/>
                <w:rFonts w:eastAsia="宋体" w:cs="Times New Roman"/>
              </w:rPr>
            </w:pPr>
            <w:ins w:id="255" w:author="Unknown" w:date="2013-09-19T10:44:00Z">
              <w:r>
                <w:rPr>
                  <w:rFonts w:ascii="Verdana" w:eastAsia="宋体" w:hAnsi="Verdana" w:cs="宋体" w:hint="eastAsia"/>
                  <w:sz w:val="18"/>
                  <w:szCs w:val="18"/>
                </w:rPr>
                <w:t>促销</w:t>
              </w:r>
              <w:r>
                <w:rPr>
                  <w:rFonts w:ascii="Verdana" w:eastAsia="宋体" w:hAnsi="Verdana" w:cs="Verdana"/>
                  <w:sz w:val="18"/>
                  <w:szCs w:val="18"/>
                </w:rPr>
                <w:t>_</w:t>
              </w:r>
            </w:ins>
            <w:ins w:id="256" w:author="Unknown" w:date="2013-10-10T11:12:00Z">
              <w:r>
                <w:rPr>
                  <w:rFonts w:ascii="Verdana" w:eastAsia="宋体" w:hAnsi="Verdana" w:cs="宋体" w:hint="eastAsia"/>
                  <w:sz w:val="18"/>
                  <w:szCs w:val="18"/>
                </w:rPr>
                <w:t>类型</w:t>
              </w:r>
              <w:r>
                <w:rPr>
                  <w:rFonts w:ascii="Verdana" w:eastAsia="宋体" w:hAnsi="Verdana" w:cs="Verdana"/>
                  <w:sz w:val="18"/>
                  <w:szCs w:val="18"/>
                </w:rPr>
                <w:t>_</w:t>
              </w:r>
            </w:ins>
            <w:ins w:id="257" w:author="Unknown" w:date="2013-09-19T10:44:00Z">
              <w:r>
                <w:rPr>
                  <w:rFonts w:ascii="Verdana" w:eastAsia="宋体" w:hAnsi="Verdana" w:cs="宋体" w:hint="eastAsia"/>
                  <w:sz w:val="18"/>
                  <w:szCs w:val="18"/>
                </w:rPr>
                <w:t>明细</w:t>
              </w:r>
              <w:r>
                <w:rPr>
                  <w:rFonts w:ascii="Verdana" w:eastAsia="宋体" w:hAnsi="Verdana" w:cs="Verdana"/>
                  <w:sz w:val="18"/>
                  <w:szCs w:val="18"/>
                </w:rPr>
                <w:t>_</w:t>
              </w:r>
            </w:ins>
            <w:ins w:id="258" w:author="Unknown" w:date="2013-09-19T10:42:00Z">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ins>
          </w:p>
        </w:tc>
        <w:tc>
          <w:tcPr>
            <w:tcW w:w="1701" w:type="dxa"/>
            <w:shd w:val="clear" w:color="auto" w:fill="FFFFFF"/>
            <w:tcMar>
              <w:top w:w="0" w:type="dxa"/>
              <w:left w:w="108" w:type="dxa"/>
              <w:bottom w:w="0" w:type="dxa"/>
              <w:right w:w="108" w:type="dxa"/>
            </w:tcMar>
          </w:tcPr>
          <w:p w:rsidR="000D7A2B" w:rsidRDefault="000D7A2B" w:rsidP="00493BEB">
            <w:pPr>
              <w:pStyle w:val="TableContents"/>
              <w:numPr>
                <w:ins w:id="259" w:author="Unknown" w:date="2013-09-19T10:42:00Z"/>
              </w:numPr>
              <w:suppressLineNumbers w:val="0"/>
              <w:suppressAutoHyphens w:val="0"/>
              <w:spacing w:line="276" w:lineRule="auto"/>
              <w:rPr>
                <w:ins w:id="260" w:author="Unknown" w:date="2013-09-19T10:42:00Z"/>
                <w:rFonts w:ascii="Verdana" w:eastAsia="宋体" w:hAnsi="Verdana" w:cs="Times New Roman"/>
                <w:sz w:val="18"/>
                <w:szCs w:val="18"/>
              </w:rPr>
            </w:pPr>
            <w:ins w:id="261" w:author="Unknown" w:date="2013-09-19T10:42:00Z">
              <w:r>
                <w:rPr>
                  <w:rFonts w:ascii="Verdana" w:hAnsi="Verdana" w:cs="Verdana"/>
                  <w:sz w:val="18"/>
                  <w:szCs w:val="18"/>
                </w:rPr>
                <w:t>Text</w:t>
              </w:r>
            </w:ins>
          </w:p>
          <w:p w:rsidR="000D7A2B" w:rsidRDefault="000D7A2B" w:rsidP="00493BEB">
            <w:pPr>
              <w:pStyle w:val="TableContents"/>
              <w:numPr>
                <w:ins w:id="262" w:author="Unknown" w:date="2013-09-19T10:42:00Z"/>
              </w:numPr>
              <w:suppressLineNumbers w:val="0"/>
              <w:suppressAutoHyphens w:val="0"/>
              <w:spacing w:line="276" w:lineRule="auto"/>
              <w:rPr>
                <w:ins w:id="263" w:author="Unknown" w:date="2013-09-19T10:42:00Z"/>
                <w:rFonts w:eastAsia="宋体" w:cs="Times New Roman"/>
              </w:rPr>
            </w:pPr>
            <w:ins w:id="264" w:author="Unknown" w:date="2013-09-19T10:42:00Z">
              <w:r>
                <w:rPr>
                  <w:rFonts w:ascii="Verdana" w:eastAsia="宋体" w:hAnsi="Verdana" w:cs="宋体" w:hint="eastAsia"/>
                  <w:sz w:val="18"/>
                  <w:szCs w:val="18"/>
                </w:rPr>
                <w:t>文本</w:t>
              </w:r>
            </w:ins>
          </w:p>
        </w:tc>
        <w:tc>
          <w:tcPr>
            <w:tcW w:w="5316" w:type="dxa"/>
            <w:shd w:val="clear" w:color="auto" w:fill="FFFFFF"/>
            <w:tcMar>
              <w:top w:w="0" w:type="dxa"/>
              <w:left w:w="108" w:type="dxa"/>
              <w:bottom w:w="0" w:type="dxa"/>
              <w:right w:w="108" w:type="dxa"/>
            </w:tcMar>
          </w:tcPr>
          <w:p w:rsidR="000D7A2B" w:rsidRDefault="000D7A2B" w:rsidP="00493BEB">
            <w:pPr>
              <w:pStyle w:val="TableContents"/>
              <w:numPr>
                <w:ins w:id="265" w:author="Unknown" w:date="2013-09-19T10:42:00Z"/>
              </w:numPr>
              <w:suppressLineNumbers w:val="0"/>
              <w:suppressAutoHyphens w:val="0"/>
              <w:spacing w:line="276" w:lineRule="auto"/>
              <w:rPr>
                <w:ins w:id="266" w:author="Unknown" w:date="2013-09-19T10:42:00Z"/>
                <w:rFonts w:cs="Times New Roman"/>
              </w:rPr>
            </w:pPr>
          </w:p>
        </w:tc>
      </w:tr>
      <w:tr w:rsidR="000D7A2B">
        <w:trPr>
          <w:ins w:id="267" w:author="Unknown" w:date="2013-09-19T10:42:00Z"/>
        </w:trPr>
        <w:tc>
          <w:tcPr>
            <w:tcW w:w="2835" w:type="dxa"/>
            <w:shd w:val="clear" w:color="auto" w:fill="FFFFFF"/>
            <w:tcMar>
              <w:top w:w="0" w:type="dxa"/>
              <w:left w:w="108" w:type="dxa"/>
              <w:bottom w:w="0" w:type="dxa"/>
              <w:right w:w="108" w:type="dxa"/>
            </w:tcMar>
          </w:tcPr>
          <w:p w:rsidR="000D7A2B" w:rsidRDefault="000D7A2B" w:rsidP="00493BEB">
            <w:pPr>
              <w:pStyle w:val="TableContents"/>
              <w:numPr>
                <w:ins w:id="268" w:author="Unknown" w:date="2013-09-19T10:42:00Z"/>
              </w:numPr>
              <w:suppressLineNumbers w:val="0"/>
              <w:suppressAutoHyphens w:val="0"/>
              <w:spacing w:line="276" w:lineRule="auto"/>
              <w:rPr>
                <w:ins w:id="269" w:author="Unknown" w:date="2013-09-19T10:42:00Z"/>
                <w:rFonts w:ascii="Verdana" w:eastAsia="宋体" w:hAnsi="Verdana" w:cs="Times New Roman"/>
                <w:sz w:val="18"/>
                <w:szCs w:val="18"/>
              </w:rPr>
            </w:pPr>
            <w:ins w:id="270" w:author="Unknown" w:date="2013-09-19T10:42:00Z">
              <w:r>
                <w:rPr>
                  <w:rFonts w:ascii="Verdana" w:hAnsi="Verdana" w:cs="Verdana"/>
                  <w:sz w:val="18"/>
                  <w:szCs w:val="18"/>
                </w:rPr>
                <w:t>Promotion_</w:t>
              </w:r>
            </w:ins>
            <w:ins w:id="271" w:author="Unknown" w:date="2013-10-10T11:12:00Z">
              <w:r>
                <w:rPr>
                  <w:rFonts w:ascii="Verdana" w:eastAsia="宋体" w:hAnsi="Verdana" w:cs="Verdana"/>
                  <w:sz w:val="18"/>
                  <w:szCs w:val="18"/>
                </w:rPr>
                <w:t>type_</w:t>
              </w:r>
            </w:ins>
            <w:ins w:id="272" w:author="Unknown" w:date="2013-09-19T10:43:00Z">
              <w:r>
                <w:rPr>
                  <w:rFonts w:ascii="Verdana" w:eastAsia="宋体" w:hAnsi="Verdana" w:cs="Verdana"/>
                  <w:sz w:val="18"/>
                  <w:szCs w:val="18"/>
                </w:rPr>
                <w:t>detail</w:t>
              </w:r>
            </w:ins>
            <w:ins w:id="273" w:author="Unknown" w:date="2013-09-19T10:42:00Z">
              <w:r>
                <w:rPr>
                  <w:rFonts w:ascii="Verdana" w:hAnsi="Verdana" w:cs="Verdana"/>
                  <w:sz w:val="18"/>
                  <w:szCs w:val="18"/>
                </w:rPr>
                <w:t>_name_ch</w:t>
              </w:r>
            </w:ins>
          </w:p>
          <w:p w:rsidR="000D7A2B" w:rsidRDefault="000D7A2B" w:rsidP="00493BEB">
            <w:pPr>
              <w:pStyle w:val="TableContents"/>
              <w:numPr>
                <w:ins w:id="274" w:author="Unknown" w:date="2013-09-19T10:42:00Z"/>
              </w:numPr>
              <w:suppressLineNumbers w:val="0"/>
              <w:suppressAutoHyphens w:val="0"/>
              <w:spacing w:line="276" w:lineRule="auto"/>
              <w:rPr>
                <w:ins w:id="275" w:author="Unknown" w:date="2013-09-19T10:42:00Z"/>
                <w:rFonts w:eastAsia="宋体" w:cs="Times New Roman"/>
              </w:rPr>
            </w:pPr>
            <w:ins w:id="276" w:author="Unknown" w:date="2013-09-19T10:44:00Z">
              <w:r>
                <w:rPr>
                  <w:rFonts w:ascii="Verdana" w:eastAsia="宋体" w:hAnsi="Verdana" w:cs="宋体" w:hint="eastAsia"/>
                  <w:sz w:val="18"/>
                  <w:szCs w:val="18"/>
                </w:rPr>
                <w:t>促销</w:t>
              </w:r>
              <w:r>
                <w:rPr>
                  <w:rFonts w:ascii="Verdana" w:eastAsia="宋体" w:hAnsi="Verdana" w:cs="Verdana"/>
                  <w:sz w:val="18"/>
                  <w:szCs w:val="18"/>
                </w:rPr>
                <w:t>_</w:t>
              </w:r>
            </w:ins>
            <w:ins w:id="277" w:author="Unknown" w:date="2013-10-10T11:12:00Z">
              <w:r>
                <w:rPr>
                  <w:rFonts w:ascii="Verdana" w:eastAsia="宋体" w:hAnsi="Verdana" w:cs="宋体" w:hint="eastAsia"/>
                  <w:sz w:val="18"/>
                  <w:szCs w:val="18"/>
                </w:rPr>
                <w:t>类型</w:t>
              </w:r>
              <w:r>
                <w:rPr>
                  <w:rFonts w:ascii="Verdana" w:eastAsia="宋体" w:hAnsi="Verdana" w:cs="Verdana"/>
                  <w:sz w:val="18"/>
                  <w:szCs w:val="18"/>
                </w:rPr>
                <w:t>_</w:t>
              </w:r>
            </w:ins>
            <w:ins w:id="278" w:author="Unknown" w:date="2013-09-19T10:44:00Z">
              <w:r>
                <w:rPr>
                  <w:rFonts w:ascii="Verdana" w:eastAsia="宋体" w:hAnsi="Verdana" w:cs="宋体" w:hint="eastAsia"/>
                  <w:sz w:val="18"/>
                  <w:szCs w:val="18"/>
                </w:rPr>
                <w:t>明细</w:t>
              </w:r>
              <w:r>
                <w:rPr>
                  <w:rFonts w:ascii="Verdana" w:eastAsia="宋体" w:hAnsi="Verdana" w:cs="Verdana"/>
                  <w:sz w:val="18"/>
                  <w:szCs w:val="18"/>
                </w:rPr>
                <w:t>_</w:t>
              </w:r>
            </w:ins>
            <w:ins w:id="279" w:author="Unknown" w:date="2013-09-19T10:42:00Z">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ins>
          </w:p>
        </w:tc>
        <w:tc>
          <w:tcPr>
            <w:tcW w:w="1701" w:type="dxa"/>
            <w:shd w:val="clear" w:color="auto" w:fill="FFFFFF"/>
            <w:tcMar>
              <w:top w:w="0" w:type="dxa"/>
              <w:left w:w="108" w:type="dxa"/>
              <w:bottom w:w="0" w:type="dxa"/>
              <w:right w:w="108" w:type="dxa"/>
            </w:tcMar>
          </w:tcPr>
          <w:p w:rsidR="000D7A2B" w:rsidRDefault="000D7A2B" w:rsidP="00493BEB">
            <w:pPr>
              <w:pStyle w:val="TableContents"/>
              <w:numPr>
                <w:ins w:id="280" w:author="Unknown" w:date="2013-09-19T10:42:00Z"/>
              </w:numPr>
              <w:suppressLineNumbers w:val="0"/>
              <w:suppressAutoHyphens w:val="0"/>
              <w:spacing w:line="276" w:lineRule="auto"/>
              <w:rPr>
                <w:ins w:id="281" w:author="Unknown" w:date="2013-09-19T10:42:00Z"/>
                <w:rFonts w:ascii="Verdana" w:eastAsia="宋体" w:hAnsi="Verdana" w:cs="Times New Roman"/>
                <w:sz w:val="18"/>
                <w:szCs w:val="18"/>
              </w:rPr>
            </w:pPr>
            <w:ins w:id="282" w:author="Unknown" w:date="2013-09-19T10:42:00Z">
              <w:r>
                <w:rPr>
                  <w:rFonts w:ascii="Verdana" w:hAnsi="Verdana" w:cs="Verdana"/>
                  <w:sz w:val="18"/>
                  <w:szCs w:val="18"/>
                </w:rPr>
                <w:t>Text</w:t>
              </w:r>
            </w:ins>
          </w:p>
          <w:p w:rsidR="000D7A2B" w:rsidRDefault="000D7A2B" w:rsidP="00493BEB">
            <w:pPr>
              <w:pStyle w:val="TableContents"/>
              <w:numPr>
                <w:ins w:id="283" w:author="Unknown" w:date="2013-09-19T10:42:00Z"/>
              </w:numPr>
              <w:suppressLineNumbers w:val="0"/>
              <w:suppressAutoHyphens w:val="0"/>
              <w:spacing w:line="276" w:lineRule="auto"/>
              <w:rPr>
                <w:ins w:id="284" w:author="Unknown" w:date="2013-09-19T10:42:00Z"/>
                <w:rFonts w:eastAsia="宋体" w:cs="Times New Roman"/>
              </w:rPr>
            </w:pPr>
            <w:ins w:id="285" w:author="Unknown" w:date="2013-09-19T10:42:00Z">
              <w:r>
                <w:rPr>
                  <w:rFonts w:ascii="Verdana" w:eastAsia="宋体" w:hAnsi="Verdana" w:cs="宋体" w:hint="eastAsia"/>
                  <w:sz w:val="18"/>
                  <w:szCs w:val="18"/>
                </w:rPr>
                <w:t>文本</w:t>
              </w:r>
            </w:ins>
          </w:p>
        </w:tc>
        <w:tc>
          <w:tcPr>
            <w:tcW w:w="5316" w:type="dxa"/>
            <w:shd w:val="clear" w:color="auto" w:fill="FFFFFF"/>
            <w:tcMar>
              <w:top w:w="0" w:type="dxa"/>
              <w:left w:w="108" w:type="dxa"/>
              <w:bottom w:w="0" w:type="dxa"/>
              <w:right w:w="108" w:type="dxa"/>
            </w:tcMar>
          </w:tcPr>
          <w:p w:rsidR="000D7A2B" w:rsidRDefault="000D7A2B" w:rsidP="00493BEB">
            <w:pPr>
              <w:pStyle w:val="TableContents"/>
              <w:numPr>
                <w:ins w:id="286" w:author="Unknown" w:date="2013-09-19T10:42:00Z"/>
              </w:numPr>
              <w:suppressLineNumbers w:val="0"/>
              <w:suppressAutoHyphens w:val="0"/>
              <w:spacing w:line="276" w:lineRule="auto"/>
              <w:rPr>
                <w:ins w:id="287" w:author="Unknown" w:date="2013-09-19T10:42:00Z"/>
                <w:rFonts w:cs="Times New Roman"/>
              </w:rPr>
            </w:pPr>
          </w:p>
        </w:tc>
      </w:tr>
    </w:tbl>
    <w:p w:rsidR="000D7A2B" w:rsidRDefault="000D7A2B" w:rsidP="00106B23">
      <w:pPr>
        <w:numPr>
          <w:ins w:id="288" w:author="Unknown" w:date="2013-09-19T10:42:00Z"/>
        </w:numPr>
        <w:suppressAutoHyphens w:val="0"/>
        <w:rPr>
          <w:ins w:id="289" w:author="Unknown" w:date="2013-09-19T10:42:00Z"/>
          <w:rFonts w:eastAsia="宋体" w:cs="Times New Roman"/>
        </w:rPr>
      </w:pPr>
    </w:p>
    <w:p w:rsidR="000D7A2B" w:rsidRPr="007475C0" w:rsidRDefault="000D7A2B" w:rsidP="00106B23">
      <w:pPr>
        <w:suppressAutoHyphens w:val="0"/>
        <w:rPr>
          <w:rFonts w:eastAsia="宋体" w:cs="Times New Roman"/>
        </w:rPr>
      </w:pPr>
    </w:p>
    <w:p w:rsidR="000D7A2B" w:rsidRPr="00106B23" w:rsidRDefault="000D7A2B" w:rsidP="005D62D6">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290" w:name="_Toc237064903"/>
      <w:bookmarkStart w:id="291" w:name="_Toc238874630"/>
      <w:bookmarkStart w:id="292" w:name="_Toc369255732"/>
      <w:r w:rsidRPr="00106B23">
        <w:rPr>
          <w:rFonts w:ascii="Litera Serial" w:hAnsi="Litera Serial" w:cs="Litera Serial"/>
          <w:b w:val="0"/>
          <w:bCs w:val="0"/>
          <w:caps/>
          <w:color w:val="808080"/>
          <w:sz w:val="24"/>
          <w:szCs w:val="24"/>
        </w:rPr>
        <w:t>Master_promotion_</w:t>
      </w:r>
      <w:r>
        <w:rPr>
          <w:rFonts w:ascii="Litera Serial" w:hAnsi="Litera Serial" w:cs="Litera Serial"/>
          <w:b w:val="0"/>
          <w:bCs w:val="0"/>
          <w:caps/>
          <w:color w:val="808080"/>
          <w:sz w:val="24"/>
          <w:szCs w:val="24"/>
        </w:rPr>
        <w:t>Page_</w:t>
      </w:r>
      <w:r w:rsidRPr="00106B23">
        <w:rPr>
          <w:rFonts w:ascii="Litera Serial" w:hAnsi="Litera Serial" w:cs="Litera Serial"/>
          <w:b w:val="0"/>
          <w:bCs w:val="0"/>
          <w:caps/>
          <w:color w:val="808080"/>
          <w:sz w:val="24"/>
          <w:szCs w:val="24"/>
        </w:rPr>
        <w:t xml:space="preserve">TYPE </w:t>
      </w:r>
      <w:proofErr w:type="gramStart"/>
      <w:r w:rsidRPr="00D2397C">
        <w:rPr>
          <w:rFonts w:ascii="Litera Serial" w:hAnsi="Litera Serial" w:cs="宋体" w:hint="eastAsia"/>
          <w:b w:val="0"/>
          <w:bCs w:val="0"/>
          <w:caps/>
          <w:color w:val="808080"/>
          <w:sz w:val="24"/>
          <w:szCs w:val="24"/>
        </w:rPr>
        <w:t>主数据</w:t>
      </w:r>
      <w:proofErr w:type="gramEnd"/>
      <w:r w:rsidRPr="00106B23">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促销</w:t>
      </w:r>
      <w:r w:rsidRPr="00106B23">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版面</w:t>
      </w:r>
      <w:r>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类型</w:t>
      </w:r>
      <w:bookmarkEnd w:id="290"/>
      <w:bookmarkEnd w:id="291"/>
      <w:bookmarkEnd w:id="292"/>
    </w:p>
    <w:p w:rsidR="000D7A2B" w:rsidRPr="00106B23" w:rsidRDefault="000D7A2B" w:rsidP="005D62D6">
      <w:pPr>
        <w:rPr>
          <w:rFonts w:ascii="Verdana" w:hAnsi="Verdana" w:cs="Verdana"/>
          <w:sz w:val="20"/>
          <w:szCs w:val="20"/>
        </w:rPr>
      </w:pPr>
      <w:r w:rsidRPr="00106B23">
        <w:rPr>
          <w:rFonts w:ascii="Verdana" w:hAnsi="Verdana" w:cs="Verdana"/>
          <w:sz w:val="20"/>
          <w:szCs w:val="20"/>
        </w:rPr>
        <w:t xml:space="preserve">The promotion </w:t>
      </w:r>
      <w:r>
        <w:rPr>
          <w:rFonts w:ascii="Verdana" w:hAnsi="Verdana" w:cs="Verdana"/>
          <w:sz w:val="20"/>
          <w:szCs w:val="20"/>
        </w:rPr>
        <w:t xml:space="preserve">page </w:t>
      </w:r>
      <w:r w:rsidRPr="00106B23">
        <w:rPr>
          <w:rFonts w:ascii="Verdana" w:hAnsi="Verdana" w:cs="Verdana"/>
          <w:sz w:val="20"/>
          <w:szCs w:val="20"/>
        </w:rPr>
        <w:t xml:space="preserve">type dimension describes the </w:t>
      </w:r>
      <w:r>
        <w:rPr>
          <w:rFonts w:ascii="Verdana" w:hAnsi="Verdana" w:cs="Verdana"/>
          <w:sz w:val="20"/>
          <w:szCs w:val="20"/>
        </w:rPr>
        <w:t>pages that products are placed in a promotional catalogue</w:t>
      </w:r>
      <w:r w:rsidRPr="00106B23">
        <w:rPr>
          <w:rFonts w:ascii="Verdana" w:hAnsi="Verdana" w:cs="Verdana"/>
          <w:sz w:val="20"/>
          <w:szCs w:val="20"/>
        </w:rPr>
        <w:t xml:space="preserve">. Basically this master data </w:t>
      </w:r>
      <w:r>
        <w:rPr>
          <w:rFonts w:ascii="Verdana" w:hAnsi="Verdana" w:cs="Verdana"/>
          <w:sz w:val="20"/>
          <w:szCs w:val="20"/>
        </w:rPr>
        <w:t>will help determine the effectiveness of positioning product on certain pages.</w:t>
      </w:r>
    </w:p>
    <w:p w:rsidR="000D7A2B" w:rsidRPr="00106B23" w:rsidRDefault="000D7A2B" w:rsidP="005D62D6">
      <w:pPr>
        <w:rPr>
          <w:rFonts w:cs="Times New Roman"/>
          <w:sz w:val="20"/>
          <w:szCs w:val="20"/>
        </w:rPr>
      </w:pPr>
    </w:p>
    <w:p w:rsidR="000D7A2B" w:rsidRPr="00106B23" w:rsidRDefault="000D7A2B" w:rsidP="005D62D6">
      <w:pPr>
        <w:rPr>
          <w:rFonts w:ascii="宋体" w:eastAsia="宋体" w:cs="Times New Roman"/>
          <w:sz w:val="20"/>
          <w:szCs w:val="20"/>
        </w:rPr>
      </w:pPr>
      <w:r>
        <w:rPr>
          <w:rFonts w:ascii="宋体" w:eastAsia="宋体" w:cs="宋体" w:hint="eastAsia"/>
          <w:sz w:val="20"/>
          <w:szCs w:val="20"/>
        </w:rPr>
        <w:t>此促销版面类型维度描述了商品所在促销商品目录的位置。</w:t>
      </w:r>
      <w:proofErr w:type="gramStart"/>
      <w:r>
        <w:rPr>
          <w:rFonts w:ascii="宋体" w:eastAsia="宋体" w:cs="宋体" w:hint="eastAsia"/>
          <w:sz w:val="20"/>
          <w:szCs w:val="20"/>
        </w:rPr>
        <w:t>此主数据</w:t>
      </w:r>
      <w:proofErr w:type="gramEnd"/>
      <w:r>
        <w:rPr>
          <w:rFonts w:ascii="宋体" w:eastAsia="宋体" w:cs="宋体" w:hint="eastAsia"/>
          <w:sz w:val="20"/>
          <w:szCs w:val="20"/>
        </w:rPr>
        <w:t>将协助决定商品所上版面的有效性</w:t>
      </w:r>
      <w:r w:rsidRPr="00106B23">
        <w:rPr>
          <w:rFonts w:ascii="宋体" w:eastAsia="宋体" w:cs="宋体" w:hint="eastAsia"/>
          <w:sz w:val="20"/>
          <w:szCs w:val="20"/>
        </w:rPr>
        <w:t>。</w:t>
      </w:r>
    </w:p>
    <w:p w:rsidR="000D7A2B" w:rsidRPr="00106B23" w:rsidRDefault="000D7A2B" w:rsidP="005D62D6">
      <w:pPr>
        <w:rPr>
          <w:rFonts w:ascii="宋体" w:eastAsia="宋体" w:cs="Times New Roman"/>
          <w:sz w:val="20"/>
          <w:szCs w:val="20"/>
        </w:rPr>
      </w:pPr>
      <w:ins w:id="293" w:author="Unknown" w:date="2013-09-18T16:17:00Z">
        <w:r>
          <w:rPr>
            <w:rFonts w:ascii="宋体" w:eastAsia="宋体" w:cs="宋体" w:hint="eastAsia"/>
            <w:sz w:val="20"/>
            <w:szCs w:val="20"/>
          </w:rPr>
          <w:t>系统中无此数据，以</w:t>
        </w:r>
        <w:r>
          <w:rPr>
            <w:rFonts w:ascii="宋体" w:eastAsia="宋体" w:cs="宋体"/>
            <w:sz w:val="20"/>
            <w:szCs w:val="20"/>
          </w:rPr>
          <w:t>NULL</w:t>
        </w:r>
        <w:r>
          <w:rPr>
            <w:rFonts w:ascii="宋体" w:eastAsia="宋体" w:cs="宋体" w:hint="eastAsia"/>
            <w:sz w:val="20"/>
            <w:szCs w:val="20"/>
          </w:rPr>
          <w:t>代替。</w:t>
        </w:r>
      </w:ins>
      <w:ins w:id="294" w:author="Unknown" w:date="2013-09-19T10:48:00Z">
        <w:r>
          <w:rPr>
            <w:rFonts w:ascii="宋体" w:eastAsia="宋体" w:cs="Times New Roman"/>
            <w:sz w:val="20"/>
            <w:szCs w:val="20"/>
          </w:rPr>
          <w:br/>
        </w:r>
        <w:proofErr w:type="gramStart"/>
        <w:r>
          <w:rPr>
            <w:rFonts w:ascii="宋体" w:eastAsia="宋体" w:cs="宋体"/>
            <w:sz w:val="20"/>
            <w:szCs w:val="20"/>
          </w:rPr>
          <w:t>no</w:t>
        </w:r>
        <w:proofErr w:type="gramEnd"/>
        <w:r>
          <w:rPr>
            <w:rFonts w:ascii="宋体" w:eastAsia="宋体" w:cs="宋体"/>
            <w:sz w:val="20"/>
            <w:szCs w:val="20"/>
          </w:rPr>
          <w:t xml:space="preserve"> data in BBG</w:t>
        </w:r>
        <w:r>
          <w:rPr>
            <w:rFonts w:ascii="宋体" w:eastAsia="宋体"/>
            <w:sz w:val="20"/>
            <w:szCs w:val="20"/>
          </w:rPr>
          <w:t>’</w:t>
        </w:r>
        <w:r>
          <w:rPr>
            <w:rFonts w:ascii="宋体" w:eastAsia="宋体" w:cs="宋体"/>
            <w:sz w:val="20"/>
            <w:szCs w:val="20"/>
          </w:rPr>
          <w:t>s current system,will be NULL</w:t>
        </w:r>
      </w:ins>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2835"/>
        <w:gridCol w:w="1701"/>
        <w:gridCol w:w="5316"/>
      </w:tblGrid>
      <w:tr w:rsidR="000D7A2B">
        <w:trPr>
          <w:tblHeader/>
        </w:trPr>
        <w:tc>
          <w:tcPr>
            <w:tcW w:w="2835" w:type="dxa"/>
            <w:shd w:val="clear" w:color="auto" w:fill="E6E6E6"/>
            <w:tcMar>
              <w:top w:w="0" w:type="dxa"/>
              <w:left w:w="108" w:type="dxa"/>
              <w:bottom w:w="0" w:type="dxa"/>
              <w:right w:w="108" w:type="dxa"/>
            </w:tcMar>
          </w:tcPr>
          <w:p w:rsidR="000D7A2B" w:rsidRDefault="000D7A2B" w:rsidP="00142B24">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01" w:type="dxa"/>
            <w:shd w:val="clear" w:color="auto" w:fill="E6E6E6"/>
            <w:tcMar>
              <w:top w:w="0" w:type="dxa"/>
              <w:left w:w="108" w:type="dxa"/>
              <w:bottom w:w="0" w:type="dxa"/>
              <w:right w:w="108" w:type="dxa"/>
            </w:tcMar>
          </w:tcPr>
          <w:p w:rsidR="000D7A2B" w:rsidRDefault="000D7A2B" w:rsidP="00142B24">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316" w:type="dxa"/>
            <w:shd w:val="clear" w:color="auto" w:fill="E6E6E6"/>
            <w:tcMar>
              <w:top w:w="0" w:type="dxa"/>
              <w:left w:w="108" w:type="dxa"/>
              <w:bottom w:w="0" w:type="dxa"/>
              <w:right w:w="108" w:type="dxa"/>
            </w:tcMar>
          </w:tcPr>
          <w:p w:rsidR="000D7A2B" w:rsidRDefault="000D7A2B" w:rsidP="00142B24">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2835" w:type="dxa"/>
            <w:shd w:val="clear" w:color="auto" w:fill="FFFFFF"/>
            <w:tcMar>
              <w:top w:w="0" w:type="dxa"/>
              <w:left w:w="108" w:type="dxa"/>
              <w:bottom w:w="0" w:type="dxa"/>
              <w:right w:w="108" w:type="dxa"/>
            </w:tcMar>
          </w:tcPr>
          <w:p w:rsidR="000D7A2B" w:rsidRDefault="000D7A2B" w:rsidP="00142B24">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Promotion_page_type_id</w:t>
            </w:r>
          </w:p>
          <w:p w:rsidR="000D7A2B" w:rsidRDefault="000D7A2B" w:rsidP="00142B24">
            <w:pPr>
              <w:pStyle w:val="TableContents"/>
              <w:suppressLineNumbers w:val="0"/>
              <w:suppressAutoHyphens w:val="0"/>
              <w:spacing w:line="276" w:lineRule="auto"/>
              <w:rPr>
                <w:rFonts w:eastAsia="宋体" w:cs="Times New Roman"/>
              </w:rPr>
            </w:pPr>
            <w:r w:rsidRPr="004850EC">
              <w:rPr>
                <w:rFonts w:ascii="Verdana" w:eastAsia="宋体" w:hAnsi="Verdana" w:cs="宋体" w:hint="eastAsia"/>
                <w:sz w:val="18"/>
                <w:szCs w:val="18"/>
              </w:rPr>
              <w:t>促销</w:t>
            </w:r>
            <w:r w:rsidRPr="004850EC">
              <w:rPr>
                <w:rFonts w:ascii="Verdana" w:eastAsia="宋体" w:hAnsi="Verdana" w:cs="Verdana"/>
                <w:sz w:val="18"/>
                <w:szCs w:val="18"/>
              </w:rPr>
              <w:t>_</w:t>
            </w:r>
            <w:r w:rsidRPr="004850EC">
              <w:rPr>
                <w:rFonts w:ascii="Verdana" w:eastAsia="宋体" w:hAnsi="Verdana" w:cs="宋体" w:hint="eastAsia"/>
                <w:sz w:val="18"/>
                <w:szCs w:val="18"/>
              </w:rPr>
              <w:t>版面</w:t>
            </w:r>
            <w:r w:rsidRPr="004850EC">
              <w:rPr>
                <w:rFonts w:ascii="Verdana" w:eastAsia="宋体" w:hAnsi="Verdana" w:cs="Verdana"/>
                <w:sz w:val="18"/>
                <w:szCs w:val="18"/>
              </w:rPr>
              <w:t>_</w:t>
            </w:r>
            <w:r w:rsidRPr="004850EC">
              <w:rPr>
                <w:rFonts w:ascii="Verdana" w:eastAsia="宋体" w:hAnsi="Verdana" w:cs="宋体" w:hint="eastAsia"/>
                <w:sz w:val="18"/>
                <w:szCs w:val="18"/>
              </w:rPr>
              <w:t>类型</w:t>
            </w:r>
            <w:r w:rsidRPr="004850EC">
              <w:rPr>
                <w:rFonts w:ascii="Verdana" w:eastAsia="宋体" w:hAnsi="Verdana" w:cs="Verdana"/>
                <w:sz w:val="18"/>
                <w:szCs w:val="18"/>
              </w:rPr>
              <w:t>_id</w:t>
            </w:r>
          </w:p>
        </w:tc>
        <w:tc>
          <w:tcPr>
            <w:tcW w:w="1701" w:type="dxa"/>
            <w:shd w:val="clear" w:color="auto" w:fill="FFFFFF"/>
            <w:tcMar>
              <w:top w:w="0" w:type="dxa"/>
              <w:left w:w="108" w:type="dxa"/>
              <w:bottom w:w="0" w:type="dxa"/>
              <w:right w:w="108" w:type="dxa"/>
            </w:tcMar>
          </w:tcPr>
          <w:p w:rsidR="000D7A2B" w:rsidRDefault="000D7A2B" w:rsidP="00142B24">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42B24">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316" w:type="dxa"/>
            <w:shd w:val="clear" w:color="auto" w:fill="FFFFFF"/>
            <w:tcMar>
              <w:top w:w="0" w:type="dxa"/>
              <w:left w:w="108" w:type="dxa"/>
              <w:bottom w:w="0" w:type="dxa"/>
              <w:right w:w="108" w:type="dxa"/>
            </w:tcMar>
          </w:tcPr>
          <w:p w:rsidR="000D7A2B" w:rsidRPr="00B11FB0" w:rsidRDefault="000D7A2B" w:rsidP="00142B24">
            <w:pPr>
              <w:pStyle w:val="TableContents"/>
              <w:spacing w:line="276" w:lineRule="auto"/>
              <w:rPr>
                <w:rFonts w:ascii="Verdana" w:hAnsi="Verdana" w:cs="Verdana"/>
                <w:sz w:val="18"/>
                <w:szCs w:val="18"/>
              </w:rPr>
            </w:pPr>
            <w:r>
              <w:rPr>
                <w:rFonts w:ascii="Verdana" w:hAnsi="Verdana" w:cs="Verdana"/>
                <w:sz w:val="18"/>
                <w:szCs w:val="18"/>
              </w:rPr>
              <w:t>Identifier for the different types of promotions pages; ie where products are placed on a DM for example.  There are 4 p</w:t>
            </w:r>
            <w:r w:rsidRPr="00B11FB0">
              <w:rPr>
                <w:rFonts w:ascii="Verdana" w:hAnsi="Verdana" w:cs="Verdana"/>
                <w:sz w:val="18"/>
                <w:szCs w:val="18"/>
              </w:rPr>
              <w:t>romotion</w:t>
            </w:r>
            <w:r>
              <w:rPr>
                <w:rFonts w:ascii="Verdana" w:hAnsi="Verdana" w:cs="Verdana"/>
                <w:sz w:val="18"/>
                <w:szCs w:val="18"/>
              </w:rPr>
              <w:t>al page types:</w:t>
            </w:r>
          </w:p>
          <w:p w:rsidR="000D7A2B" w:rsidRPr="00821601" w:rsidRDefault="000D7A2B" w:rsidP="005D62D6">
            <w:pPr>
              <w:pStyle w:val="TableContents"/>
              <w:spacing w:line="276" w:lineRule="auto"/>
              <w:rPr>
                <w:rFonts w:ascii="Verdana" w:eastAsia="宋体" w:hAnsi="Verdana" w:cs="Times New Roman"/>
                <w:sz w:val="18"/>
                <w:szCs w:val="18"/>
              </w:rPr>
            </w:pPr>
            <w:r>
              <w:rPr>
                <w:rFonts w:ascii="Verdana" w:hAnsi="Verdana" w:cs="Verdana"/>
                <w:sz w:val="18"/>
                <w:szCs w:val="18"/>
              </w:rPr>
              <w:t xml:space="preserve">2 = </w:t>
            </w:r>
            <w:r w:rsidRPr="005D62D6">
              <w:rPr>
                <w:rFonts w:ascii="Verdana" w:hAnsi="Verdana" w:cs="Verdana"/>
                <w:sz w:val="18"/>
                <w:szCs w:val="18"/>
              </w:rPr>
              <w:t>front page item</w:t>
            </w:r>
            <w:r>
              <w:rPr>
                <w:rFonts w:ascii="Verdana" w:hAnsi="Verdana" w:cs="Verdana"/>
                <w:sz w:val="18"/>
                <w:szCs w:val="18"/>
              </w:rPr>
              <w:t xml:space="preserve"> </w:t>
            </w:r>
            <w:r>
              <w:rPr>
                <w:rFonts w:ascii="Verdana" w:eastAsia="宋体" w:hAnsi="Verdana" w:cs="Verdana"/>
                <w:sz w:val="18"/>
                <w:szCs w:val="18"/>
              </w:rPr>
              <w:t>(10 SKUs on front page of DM)</w:t>
            </w:r>
          </w:p>
          <w:p w:rsidR="000D7A2B" w:rsidRDefault="000D7A2B" w:rsidP="005D62D6">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lastRenderedPageBreak/>
              <w:t xml:space="preserve">4 = </w:t>
            </w:r>
            <w:r w:rsidRPr="005D62D6">
              <w:rPr>
                <w:rFonts w:ascii="Verdana" w:hAnsi="Verdana" w:cs="Verdana"/>
                <w:sz w:val="18"/>
                <w:szCs w:val="18"/>
              </w:rPr>
              <w:t>key item</w:t>
            </w:r>
            <w:r>
              <w:rPr>
                <w:rFonts w:ascii="Verdana" w:hAnsi="Verdana" w:cs="Verdana"/>
                <w:sz w:val="18"/>
                <w:szCs w:val="18"/>
              </w:rPr>
              <w:t xml:space="preserve"> </w:t>
            </w:r>
            <w:r>
              <w:rPr>
                <w:rFonts w:ascii="Verdana" w:eastAsia="宋体" w:hAnsi="Verdana" w:cs="Verdana"/>
                <w:sz w:val="18"/>
                <w:szCs w:val="18"/>
              </w:rPr>
              <w:t>(20 key SKUs on DM)</w:t>
            </w:r>
          </w:p>
          <w:p w:rsidR="000D7A2B" w:rsidRDefault="000D7A2B" w:rsidP="005D62D6">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6 = new product page</w:t>
            </w:r>
            <w:r>
              <w:rPr>
                <w:rFonts w:ascii="Verdana" w:eastAsia="宋体" w:hAnsi="Verdana" w:cs="Verdana"/>
                <w:sz w:val="18"/>
                <w:szCs w:val="18"/>
              </w:rPr>
              <w:t xml:space="preserve"> </w:t>
            </w:r>
          </w:p>
          <w:p w:rsidR="000D7A2B" w:rsidRPr="001C75CC" w:rsidRDefault="000D7A2B" w:rsidP="005D62D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8 = supplier page</w:t>
            </w:r>
          </w:p>
          <w:p w:rsidR="000D7A2B" w:rsidRDefault="000D7A2B" w:rsidP="00FF05BC">
            <w:pPr>
              <w:pStyle w:val="TableContents"/>
              <w:spacing w:line="276" w:lineRule="auto"/>
              <w:rPr>
                <w:rFonts w:ascii="Verdana" w:hAnsi="Verdana" w:cs="Verdana"/>
                <w:sz w:val="18"/>
                <w:szCs w:val="18"/>
              </w:rPr>
            </w:pPr>
            <w:r>
              <w:rPr>
                <w:rFonts w:ascii="Verdana" w:hAnsi="Verdana" w:cs="Verdana"/>
                <w:sz w:val="18"/>
                <w:szCs w:val="18"/>
              </w:rPr>
              <w:t>All other product not on promotion</w:t>
            </w:r>
          </w:p>
          <w:p w:rsidR="000D7A2B" w:rsidRPr="00821601" w:rsidRDefault="000D7A2B" w:rsidP="00FD73B7">
            <w:pPr>
              <w:pStyle w:val="TableContents"/>
              <w:spacing w:line="276" w:lineRule="auto"/>
              <w:rPr>
                <w:rFonts w:ascii="Verdana" w:eastAsia="宋体" w:hAnsi="Verdana" w:cs="Times New Roman"/>
                <w:sz w:val="18"/>
                <w:szCs w:val="18"/>
              </w:rPr>
            </w:pPr>
            <w:r w:rsidRPr="005D62D6">
              <w:rPr>
                <w:rFonts w:ascii="Verdana" w:hAnsi="Verdana" w:cs="Verdana"/>
                <w:sz w:val="18"/>
                <w:szCs w:val="18"/>
              </w:rPr>
              <w:t>0</w:t>
            </w:r>
            <w:r>
              <w:rPr>
                <w:rFonts w:ascii="Verdana" w:hAnsi="Verdana" w:cs="Verdana"/>
                <w:sz w:val="18"/>
                <w:szCs w:val="18"/>
              </w:rPr>
              <w:t xml:space="preserve"> = </w:t>
            </w:r>
            <w:r w:rsidRPr="005D62D6">
              <w:rPr>
                <w:rFonts w:ascii="Verdana" w:hAnsi="Verdana" w:cs="Verdana"/>
                <w:sz w:val="18"/>
                <w:szCs w:val="18"/>
              </w:rPr>
              <w:t>regular item</w:t>
            </w:r>
            <w:r>
              <w:rPr>
                <w:rFonts w:ascii="Verdana" w:hAnsi="Verdana" w:cs="Verdana"/>
                <w:sz w:val="18"/>
                <w:szCs w:val="18"/>
              </w:rPr>
              <w:t xml:space="preserve"> (not on promotion) </w:t>
            </w:r>
            <w:r>
              <w:rPr>
                <w:rFonts w:ascii="Verdana" w:eastAsia="宋体" w:hAnsi="Verdana" w:cs="Verdana"/>
                <w:sz w:val="18"/>
                <w:szCs w:val="18"/>
              </w:rPr>
              <w:t>(this mean the 70 SKUs are on the DM but not on promotion)</w:t>
            </w:r>
          </w:p>
          <w:p w:rsidR="000D7A2B" w:rsidRPr="002079BD" w:rsidRDefault="000D7A2B" w:rsidP="00FD73B7">
            <w:pPr>
              <w:pStyle w:val="TableContents"/>
              <w:spacing w:line="276" w:lineRule="auto"/>
              <w:rPr>
                <w:rFonts w:ascii="Verdana" w:eastAsia="宋体" w:hAnsi="Verdana" w:cs="Times New Roman"/>
                <w:sz w:val="18"/>
                <w:szCs w:val="18"/>
              </w:rPr>
            </w:pPr>
            <w:r>
              <w:rPr>
                <w:rFonts w:ascii="Verdana" w:eastAsia="宋体" w:hAnsi="Verdana" w:cs="Verdana"/>
                <w:sz w:val="18"/>
                <w:szCs w:val="18"/>
              </w:rPr>
              <w:t>1 = regular regular product</w:t>
            </w:r>
          </w:p>
          <w:p w:rsidR="000D7A2B" w:rsidRPr="004850EC" w:rsidRDefault="000D7A2B" w:rsidP="005D62D6">
            <w:pPr>
              <w:pStyle w:val="TableContents"/>
              <w:suppressLineNumbers w:val="0"/>
              <w:suppressAutoHyphens w:val="0"/>
              <w:spacing w:line="276" w:lineRule="auto"/>
              <w:rPr>
                <w:rFonts w:ascii="Verdana" w:eastAsia="宋体" w:hAnsi="Verdana" w:cs="Times New Roman"/>
                <w:sz w:val="18"/>
                <w:szCs w:val="18"/>
              </w:rPr>
            </w:pPr>
            <w:r w:rsidRPr="004850EC">
              <w:rPr>
                <w:rFonts w:ascii="Verdana" w:eastAsia="宋体" w:hAnsi="Verdana" w:cs="宋体" w:hint="eastAsia"/>
                <w:sz w:val="18"/>
                <w:szCs w:val="18"/>
              </w:rPr>
              <w:t>不同促销版面类型的标识符；如某个商品安排在</w:t>
            </w:r>
            <w:r w:rsidRPr="004850EC">
              <w:rPr>
                <w:rFonts w:ascii="Verdana" w:eastAsia="宋体" w:hAnsi="Verdana" w:cs="Verdana"/>
                <w:sz w:val="18"/>
                <w:szCs w:val="18"/>
              </w:rPr>
              <w:t>DM</w:t>
            </w:r>
            <w:r w:rsidRPr="004850EC">
              <w:rPr>
                <w:rFonts w:ascii="Verdana" w:eastAsia="宋体" w:hAnsi="Verdana" w:cs="宋体" w:hint="eastAsia"/>
                <w:sz w:val="18"/>
                <w:szCs w:val="18"/>
              </w:rPr>
              <w:t>上的某个位置。有以下四种促销版面类型：</w:t>
            </w:r>
            <w:r w:rsidRPr="004850EC">
              <w:rPr>
                <w:rFonts w:ascii="Verdana" w:eastAsia="宋体" w:hAnsi="Verdana" w:cs="Times New Roman"/>
                <w:sz w:val="18"/>
                <w:szCs w:val="18"/>
              </w:rPr>
              <w:br/>
            </w:r>
            <w:r w:rsidRPr="004850EC">
              <w:rPr>
                <w:rFonts w:ascii="Verdana" w:eastAsia="宋体" w:hAnsi="Verdana" w:cs="Verdana"/>
                <w:sz w:val="18"/>
                <w:szCs w:val="18"/>
              </w:rPr>
              <w:t>2=</w:t>
            </w:r>
            <w:r>
              <w:rPr>
                <w:rFonts w:ascii="Verdana" w:eastAsia="宋体" w:hAnsi="Verdana" w:cs="宋体" w:hint="eastAsia"/>
                <w:sz w:val="18"/>
                <w:szCs w:val="18"/>
              </w:rPr>
              <w:t>封面</w:t>
            </w:r>
            <w:r w:rsidRPr="004850EC">
              <w:rPr>
                <w:rFonts w:ascii="Verdana" w:eastAsia="宋体" w:hAnsi="Verdana" w:cs="宋体" w:hint="eastAsia"/>
                <w:sz w:val="18"/>
                <w:szCs w:val="18"/>
              </w:rPr>
              <w:t>商品</w:t>
            </w:r>
            <w:r>
              <w:rPr>
                <w:rFonts w:ascii="Verdana" w:eastAsia="宋体" w:hAnsi="Verdana" w:cs="Verdana"/>
                <w:sz w:val="18"/>
                <w:szCs w:val="18"/>
              </w:rPr>
              <w:t xml:space="preserve"> </w:t>
            </w:r>
            <w:r>
              <w:rPr>
                <w:rFonts w:ascii="Verdana" w:eastAsia="宋体" w:hAnsi="Verdana" w:cs="宋体" w:hint="eastAsia"/>
                <w:sz w:val="18"/>
                <w:szCs w:val="18"/>
              </w:rPr>
              <w:t>（</w:t>
            </w:r>
            <w:r>
              <w:rPr>
                <w:rFonts w:ascii="Verdana" w:eastAsia="宋体" w:hAnsi="Verdana" w:cs="Verdana"/>
                <w:sz w:val="18"/>
                <w:szCs w:val="18"/>
              </w:rPr>
              <w:t>DM</w:t>
            </w:r>
            <w:r>
              <w:rPr>
                <w:rFonts w:ascii="Verdana" w:eastAsia="宋体" w:hAnsi="Verdana" w:cs="宋体" w:hint="eastAsia"/>
                <w:sz w:val="18"/>
                <w:szCs w:val="18"/>
              </w:rPr>
              <w:t>上的封面商品</w:t>
            </w:r>
            <w:r>
              <w:rPr>
                <w:rFonts w:ascii="Verdana" w:eastAsia="宋体" w:hAnsi="Verdana" w:cs="Verdana"/>
                <w:sz w:val="18"/>
                <w:szCs w:val="18"/>
              </w:rPr>
              <w:t xml:space="preserve"> 10</w:t>
            </w:r>
            <w:r>
              <w:rPr>
                <w:rFonts w:ascii="Verdana" w:eastAsia="宋体" w:hAnsi="Verdana" w:cs="宋体" w:hint="eastAsia"/>
                <w:sz w:val="18"/>
                <w:szCs w:val="18"/>
              </w:rPr>
              <w:t>个）</w:t>
            </w:r>
          </w:p>
          <w:p w:rsidR="000D7A2B" w:rsidRPr="004850EC" w:rsidRDefault="000D7A2B" w:rsidP="005D62D6">
            <w:pPr>
              <w:pStyle w:val="TableContents"/>
              <w:suppressLineNumbers w:val="0"/>
              <w:suppressAutoHyphens w:val="0"/>
              <w:spacing w:line="276" w:lineRule="auto"/>
              <w:rPr>
                <w:rFonts w:ascii="Verdana" w:eastAsia="宋体" w:hAnsi="Verdana" w:cs="Times New Roman"/>
                <w:sz w:val="18"/>
                <w:szCs w:val="18"/>
              </w:rPr>
            </w:pPr>
            <w:r w:rsidRPr="004850EC">
              <w:rPr>
                <w:rFonts w:ascii="Verdana" w:eastAsia="宋体" w:hAnsi="Verdana" w:cs="Verdana"/>
                <w:sz w:val="18"/>
                <w:szCs w:val="18"/>
              </w:rPr>
              <w:t>4=</w:t>
            </w:r>
            <w:r>
              <w:rPr>
                <w:rFonts w:ascii="Verdana" w:eastAsia="宋体" w:hAnsi="Verdana" w:cs="宋体" w:hint="eastAsia"/>
                <w:sz w:val="18"/>
                <w:szCs w:val="18"/>
              </w:rPr>
              <w:t>重点</w:t>
            </w:r>
            <w:r w:rsidRPr="004850EC">
              <w:rPr>
                <w:rFonts w:ascii="Verdana" w:eastAsia="宋体" w:hAnsi="Verdana" w:cs="宋体" w:hint="eastAsia"/>
                <w:sz w:val="18"/>
                <w:szCs w:val="18"/>
              </w:rPr>
              <w:t>商品</w:t>
            </w:r>
            <w:r>
              <w:rPr>
                <w:rFonts w:ascii="Verdana" w:eastAsia="宋体" w:hAnsi="Verdana" w:cs="Verdana"/>
                <w:sz w:val="18"/>
                <w:szCs w:val="18"/>
              </w:rPr>
              <w:t xml:space="preserve"> </w:t>
            </w:r>
            <w:r>
              <w:rPr>
                <w:rFonts w:ascii="Verdana" w:eastAsia="宋体" w:hAnsi="Verdana" w:cs="宋体" w:hint="eastAsia"/>
                <w:sz w:val="18"/>
                <w:szCs w:val="18"/>
              </w:rPr>
              <w:t>（</w:t>
            </w:r>
            <w:r>
              <w:rPr>
                <w:rFonts w:ascii="Verdana" w:eastAsia="宋体" w:hAnsi="Verdana" w:cs="Verdana"/>
                <w:sz w:val="18"/>
                <w:szCs w:val="18"/>
              </w:rPr>
              <w:t>DM</w:t>
            </w:r>
            <w:r>
              <w:rPr>
                <w:rFonts w:ascii="Verdana" w:eastAsia="宋体" w:hAnsi="Verdana" w:cs="宋体" w:hint="eastAsia"/>
                <w:sz w:val="18"/>
                <w:szCs w:val="18"/>
              </w:rPr>
              <w:t>上的重点商品</w:t>
            </w:r>
            <w:r>
              <w:rPr>
                <w:rFonts w:ascii="Verdana" w:eastAsia="宋体" w:hAnsi="Verdana" w:cs="Verdana"/>
                <w:sz w:val="18"/>
                <w:szCs w:val="18"/>
              </w:rPr>
              <w:t xml:space="preserve"> 20</w:t>
            </w:r>
            <w:r>
              <w:rPr>
                <w:rFonts w:ascii="Verdana" w:eastAsia="宋体" w:hAnsi="Verdana" w:cs="宋体" w:hint="eastAsia"/>
                <w:sz w:val="18"/>
                <w:szCs w:val="18"/>
              </w:rPr>
              <w:t>个）</w:t>
            </w:r>
          </w:p>
          <w:p w:rsidR="000D7A2B" w:rsidRPr="004850EC" w:rsidRDefault="000D7A2B" w:rsidP="005D62D6">
            <w:pPr>
              <w:pStyle w:val="TableContents"/>
              <w:suppressLineNumbers w:val="0"/>
              <w:suppressAutoHyphens w:val="0"/>
              <w:spacing w:line="276" w:lineRule="auto"/>
              <w:rPr>
                <w:rFonts w:ascii="Verdana" w:eastAsia="宋体" w:hAnsi="Verdana" w:cs="Times New Roman"/>
                <w:sz w:val="18"/>
                <w:szCs w:val="18"/>
              </w:rPr>
            </w:pPr>
            <w:r w:rsidRPr="004850EC">
              <w:rPr>
                <w:rFonts w:ascii="Verdana" w:eastAsia="宋体" w:hAnsi="Verdana" w:cs="Verdana"/>
                <w:sz w:val="18"/>
                <w:szCs w:val="18"/>
              </w:rPr>
              <w:t>6=</w:t>
            </w:r>
            <w:r w:rsidRPr="004850EC">
              <w:rPr>
                <w:rFonts w:ascii="Verdana" w:eastAsia="宋体" w:hAnsi="Verdana" w:cs="宋体" w:hint="eastAsia"/>
                <w:sz w:val="18"/>
                <w:szCs w:val="18"/>
              </w:rPr>
              <w:t>新品版面</w:t>
            </w:r>
            <w:r>
              <w:rPr>
                <w:rFonts w:ascii="Verdana" w:eastAsia="宋体" w:hAnsi="Verdana" w:cs="Verdana"/>
                <w:sz w:val="18"/>
                <w:szCs w:val="18"/>
              </w:rPr>
              <w:t xml:space="preserve"> </w:t>
            </w:r>
          </w:p>
          <w:p w:rsidR="000D7A2B" w:rsidRDefault="000D7A2B" w:rsidP="005D62D6">
            <w:pPr>
              <w:pStyle w:val="TableContents"/>
              <w:suppressLineNumbers w:val="0"/>
              <w:suppressAutoHyphens w:val="0"/>
              <w:spacing w:line="276" w:lineRule="auto"/>
              <w:rPr>
                <w:rFonts w:ascii="Verdana" w:eastAsia="宋体" w:hAnsi="Verdana" w:cs="Verdana"/>
                <w:sz w:val="18"/>
                <w:szCs w:val="18"/>
              </w:rPr>
            </w:pPr>
            <w:r w:rsidRPr="004850EC">
              <w:rPr>
                <w:rFonts w:ascii="Verdana" w:eastAsia="宋体" w:hAnsi="Verdana" w:cs="Verdana"/>
                <w:sz w:val="18"/>
                <w:szCs w:val="18"/>
              </w:rPr>
              <w:t>8=</w:t>
            </w:r>
            <w:r w:rsidRPr="004850EC">
              <w:rPr>
                <w:rFonts w:ascii="Verdana" w:eastAsia="宋体" w:hAnsi="Verdana" w:cs="宋体" w:hint="eastAsia"/>
                <w:sz w:val="18"/>
                <w:szCs w:val="18"/>
              </w:rPr>
              <w:t>供应商版面</w:t>
            </w:r>
            <w:r>
              <w:rPr>
                <w:rFonts w:ascii="Verdana" w:eastAsia="宋体" w:hAnsi="Verdana" w:cs="Verdana"/>
                <w:sz w:val="18"/>
                <w:szCs w:val="18"/>
              </w:rPr>
              <w:t xml:space="preserve"> </w:t>
            </w:r>
          </w:p>
          <w:p w:rsidR="000D7A2B" w:rsidRPr="004850EC" w:rsidRDefault="000D7A2B" w:rsidP="005D62D6">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 xml:space="preserve">0= </w:t>
            </w:r>
            <w:r>
              <w:rPr>
                <w:rFonts w:ascii="Verdana" w:eastAsia="宋体" w:hAnsi="Verdana" w:cs="宋体" w:hint="eastAsia"/>
                <w:sz w:val="18"/>
                <w:szCs w:val="18"/>
              </w:rPr>
              <w:t>普通商品</w:t>
            </w:r>
            <w:r>
              <w:rPr>
                <w:rFonts w:ascii="Verdana" w:eastAsia="宋体" w:hAnsi="Verdana" w:cs="Verdana"/>
                <w:sz w:val="18"/>
                <w:szCs w:val="18"/>
              </w:rPr>
              <w:t xml:space="preserve"> </w:t>
            </w:r>
            <w:r>
              <w:rPr>
                <w:rFonts w:ascii="Verdana" w:eastAsia="宋体" w:hAnsi="Verdana" w:cs="宋体" w:hint="eastAsia"/>
                <w:sz w:val="18"/>
                <w:szCs w:val="18"/>
              </w:rPr>
              <w:t>（</w:t>
            </w:r>
            <w:r>
              <w:rPr>
                <w:rFonts w:ascii="Verdana" w:eastAsia="宋体" w:hAnsi="Verdana" w:cs="Verdana"/>
                <w:sz w:val="18"/>
                <w:szCs w:val="18"/>
              </w:rPr>
              <w:t>DM</w:t>
            </w:r>
            <w:r>
              <w:rPr>
                <w:rFonts w:ascii="Verdana" w:eastAsia="宋体" w:hAnsi="Verdana" w:cs="宋体" w:hint="eastAsia"/>
                <w:sz w:val="18"/>
                <w:szCs w:val="18"/>
              </w:rPr>
              <w:t>上的普通商品</w:t>
            </w:r>
            <w:r>
              <w:rPr>
                <w:rFonts w:ascii="Verdana" w:eastAsia="宋体" w:hAnsi="Verdana" w:cs="Verdana"/>
                <w:sz w:val="18"/>
                <w:szCs w:val="18"/>
              </w:rPr>
              <w:t xml:space="preserve"> 70</w:t>
            </w:r>
            <w:r>
              <w:rPr>
                <w:rFonts w:ascii="Verdana" w:eastAsia="宋体" w:hAnsi="Verdana" w:cs="宋体" w:hint="eastAsia"/>
                <w:sz w:val="18"/>
                <w:szCs w:val="18"/>
              </w:rPr>
              <w:t>个</w:t>
            </w:r>
            <w:r>
              <w:rPr>
                <w:rFonts w:ascii="Verdana" w:eastAsia="宋体" w:hAnsi="Verdana" w:cs="Verdana"/>
                <w:sz w:val="18"/>
                <w:szCs w:val="18"/>
              </w:rPr>
              <w:t xml:space="preserve"> </w:t>
            </w:r>
            <w:r>
              <w:rPr>
                <w:rFonts w:ascii="Verdana" w:eastAsia="宋体" w:hAnsi="Verdana" w:cs="宋体" w:hint="eastAsia"/>
                <w:sz w:val="18"/>
                <w:szCs w:val="18"/>
              </w:rPr>
              <w:t>不在促销范围内的）</w:t>
            </w:r>
          </w:p>
          <w:p w:rsidR="000D7A2B" w:rsidRPr="008B5786" w:rsidRDefault="000D7A2B" w:rsidP="005D62D6">
            <w:pPr>
              <w:pStyle w:val="TableContents"/>
              <w:suppressLineNumbers w:val="0"/>
              <w:suppressAutoHyphens w:val="0"/>
              <w:spacing w:line="276" w:lineRule="auto"/>
              <w:rPr>
                <w:rFonts w:eastAsia="宋体" w:cs="Times New Roman"/>
              </w:rPr>
            </w:pPr>
            <w:r>
              <w:rPr>
                <w:rFonts w:ascii="Verdana" w:eastAsia="宋体" w:hAnsi="Verdana" w:cs="Verdana"/>
                <w:sz w:val="18"/>
                <w:szCs w:val="18"/>
              </w:rPr>
              <w:t>1</w:t>
            </w:r>
            <w:r w:rsidRPr="004850EC">
              <w:rPr>
                <w:rFonts w:ascii="Verdana" w:eastAsia="宋体" w:hAnsi="Verdana" w:cs="Verdana"/>
                <w:sz w:val="18"/>
                <w:szCs w:val="18"/>
              </w:rPr>
              <w:t>=</w:t>
            </w:r>
            <w:r w:rsidRPr="004850EC">
              <w:rPr>
                <w:rFonts w:ascii="Verdana" w:eastAsia="宋体" w:hAnsi="Verdana" w:cs="宋体" w:hint="eastAsia"/>
                <w:sz w:val="18"/>
                <w:szCs w:val="18"/>
              </w:rPr>
              <w:t>普通商品（不在促销范围之内）</w:t>
            </w:r>
            <w:ins w:id="295" w:author="Unknown" w:date="2013-09-09T13:34:00Z">
              <w:r>
                <w:rPr>
                  <w:rFonts w:ascii="Verdana" w:eastAsia="宋体" w:hAnsi="Verdana" w:cs="宋体" w:hint="eastAsia"/>
                  <w:sz w:val="18"/>
                  <w:szCs w:val="18"/>
                </w:rPr>
                <w:t>（目前系统中无此标识符）</w:t>
              </w:r>
            </w:ins>
          </w:p>
        </w:tc>
      </w:tr>
      <w:tr w:rsidR="000D7A2B">
        <w:tc>
          <w:tcPr>
            <w:tcW w:w="2835" w:type="dxa"/>
            <w:shd w:val="clear" w:color="auto" w:fill="FFFFFF"/>
            <w:tcMar>
              <w:top w:w="0" w:type="dxa"/>
              <w:left w:w="108" w:type="dxa"/>
              <w:bottom w:w="0" w:type="dxa"/>
              <w:right w:w="108" w:type="dxa"/>
            </w:tcMar>
          </w:tcPr>
          <w:p w:rsidR="000D7A2B" w:rsidRDefault="000D7A2B" w:rsidP="00142B24">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lastRenderedPageBreak/>
              <w:t>Promotion_page_type_name_en</w:t>
            </w:r>
          </w:p>
          <w:p w:rsidR="000D7A2B" w:rsidRDefault="000D7A2B" w:rsidP="00142B24">
            <w:pPr>
              <w:pStyle w:val="TableContents"/>
              <w:suppressLineNumbers w:val="0"/>
              <w:suppressAutoHyphens w:val="0"/>
              <w:spacing w:line="276" w:lineRule="auto"/>
              <w:rPr>
                <w:rFonts w:eastAsia="宋体" w:cs="Times New Roman"/>
              </w:rPr>
            </w:pPr>
            <w:r w:rsidRPr="004850EC">
              <w:rPr>
                <w:rFonts w:ascii="Verdana" w:eastAsia="宋体" w:hAnsi="Verdana" w:cs="宋体" w:hint="eastAsia"/>
                <w:sz w:val="18"/>
                <w:szCs w:val="18"/>
              </w:rPr>
              <w:t>促销</w:t>
            </w:r>
            <w:r w:rsidRPr="004850EC">
              <w:rPr>
                <w:rFonts w:ascii="Verdana" w:eastAsia="宋体" w:hAnsi="Verdana" w:cs="Verdana"/>
                <w:sz w:val="18"/>
                <w:szCs w:val="18"/>
              </w:rPr>
              <w:t>_</w:t>
            </w:r>
            <w:r w:rsidRPr="004850EC">
              <w:rPr>
                <w:rFonts w:ascii="Verdana" w:eastAsia="宋体" w:hAnsi="Verdana" w:cs="宋体" w:hint="eastAsia"/>
                <w:sz w:val="18"/>
                <w:szCs w:val="18"/>
              </w:rPr>
              <w:t>版面</w:t>
            </w:r>
            <w:r w:rsidRPr="004850EC">
              <w:rPr>
                <w:rFonts w:ascii="Verdana" w:eastAsia="宋体" w:hAnsi="Verdana" w:cs="Verdana"/>
                <w:sz w:val="18"/>
                <w:szCs w:val="18"/>
              </w:rPr>
              <w:t>_</w:t>
            </w:r>
            <w:r w:rsidRPr="004850EC">
              <w:rPr>
                <w:rFonts w:ascii="Verdana" w:eastAsia="宋体" w:hAnsi="Verdana" w:cs="宋体" w:hint="eastAsia"/>
                <w:sz w:val="18"/>
                <w:szCs w:val="18"/>
              </w:rPr>
              <w:t>类型</w:t>
            </w:r>
            <w:r w:rsidRPr="004850EC">
              <w:rPr>
                <w:rFonts w:ascii="Verdana" w:eastAsia="宋体" w:hAnsi="Verdana" w:cs="Verdana"/>
                <w:sz w:val="18"/>
                <w:szCs w:val="18"/>
              </w:rPr>
              <w:t>_</w:t>
            </w:r>
            <w:r w:rsidRPr="004850EC">
              <w:rPr>
                <w:rFonts w:ascii="Verdana" w:eastAsia="宋体" w:hAnsi="Verdana" w:cs="宋体" w:hint="eastAsia"/>
                <w:sz w:val="18"/>
                <w:szCs w:val="18"/>
              </w:rPr>
              <w:t>名称</w:t>
            </w:r>
            <w:r w:rsidRPr="004850EC">
              <w:rPr>
                <w:rFonts w:ascii="Verdana" w:eastAsia="宋体" w:hAnsi="Verdana" w:cs="Verdana"/>
                <w:sz w:val="18"/>
                <w:szCs w:val="18"/>
              </w:rPr>
              <w:t>_</w:t>
            </w:r>
            <w:r w:rsidRPr="004850EC">
              <w:rPr>
                <w:rFonts w:ascii="Verdana" w:eastAsia="宋体" w:hAnsi="Verdana" w:cs="宋体" w:hint="eastAsia"/>
                <w:sz w:val="18"/>
                <w:szCs w:val="18"/>
              </w:rPr>
              <w:t>英文</w:t>
            </w:r>
          </w:p>
        </w:tc>
        <w:tc>
          <w:tcPr>
            <w:tcW w:w="1701" w:type="dxa"/>
            <w:shd w:val="clear" w:color="auto" w:fill="FFFFFF"/>
            <w:tcMar>
              <w:top w:w="0" w:type="dxa"/>
              <w:left w:w="108" w:type="dxa"/>
              <w:bottom w:w="0" w:type="dxa"/>
              <w:right w:w="108" w:type="dxa"/>
            </w:tcMar>
          </w:tcPr>
          <w:p w:rsidR="000D7A2B" w:rsidRDefault="000D7A2B" w:rsidP="00142B24">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142B24">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316" w:type="dxa"/>
            <w:shd w:val="clear" w:color="auto" w:fill="FFFFFF"/>
            <w:tcMar>
              <w:top w:w="0" w:type="dxa"/>
              <w:left w:w="108" w:type="dxa"/>
              <w:bottom w:w="0" w:type="dxa"/>
              <w:right w:w="108" w:type="dxa"/>
            </w:tcMar>
          </w:tcPr>
          <w:p w:rsidR="000D7A2B" w:rsidRDefault="000D7A2B" w:rsidP="00142B24">
            <w:pPr>
              <w:pStyle w:val="TableContents"/>
              <w:suppressLineNumbers w:val="0"/>
              <w:suppressAutoHyphens w:val="0"/>
              <w:spacing w:line="276" w:lineRule="auto"/>
              <w:rPr>
                <w:rFonts w:cs="Times New Roman"/>
              </w:rPr>
            </w:pPr>
          </w:p>
        </w:tc>
      </w:tr>
      <w:tr w:rsidR="000D7A2B">
        <w:tc>
          <w:tcPr>
            <w:tcW w:w="2835" w:type="dxa"/>
            <w:shd w:val="clear" w:color="auto" w:fill="FFFFFF"/>
            <w:tcMar>
              <w:top w:w="0" w:type="dxa"/>
              <w:left w:w="108" w:type="dxa"/>
              <w:bottom w:w="0" w:type="dxa"/>
              <w:right w:w="108" w:type="dxa"/>
            </w:tcMar>
          </w:tcPr>
          <w:p w:rsidR="000D7A2B" w:rsidRDefault="000D7A2B" w:rsidP="00142B24">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Promotion_</w:t>
            </w:r>
            <w:r>
              <w:rPr>
                <w:rFonts w:ascii="Verdana" w:eastAsia="宋体" w:hAnsi="Verdana" w:cs="Verdana"/>
                <w:sz w:val="18"/>
                <w:szCs w:val="18"/>
              </w:rPr>
              <w:t>page_</w:t>
            </w:r>
            <w:r>
              <w:rPr>
                <w:rFonts w:ascii="Verdana" w:hAnsi="Verdana" w:cs="Verdana"/>
                <w:sz w:val="18"/>
                <w:szCs w:val="18"/>
              </w:rPr>
              <w:t>type_name_ch</w:t>
            </w:r>
          </w:p>
          <w:p w:rsidR="000D7A2B" w:rsidRDefault="000D7A2B" w:rsidP="00142B24">
            <w:pPr>
              <w:pStyle w:val="TableContents"/>
              <w:suppressLineNumbers w:val="0"/>
              <w:suppressAutoHyphens w:val="0"/>
              <w:spacing w:line="276" w:lineRule="auto"/>
              <w:rPr>
                <w:rFonts w:eastAsia="宋体" w:cs="Times New Roman"/>
              </w:rPr>
            </w:pPr>
            <w:r w:rsidRPr="000A1D1D">
              <w:rPr>
                <w:rFonts w:ascii="Verdana" w:hAnsi="Verdana" w:cs="SimSun;宋体" w:hint="eastAsia"/>
                <w:sz w:val="18"/>
                <w:szCs w:val="18"/>
              </w:rPr>
              <w:t>促</w:t>
            </w:r>
            <w:r w:rsidRPr="000A1D1D">
              <w:rPr>
                <w:rFonts w:ascii="宋体" w:eastAsia="宋体" w:hAnsi="宋体" w:cs="宋体" w:hint="eastAsia"/>
                <w:sz w:val="18"/>
                <w:szCs w:val="18"/>
              </w:rPr>
              <w:t>销</w:t>
            </w:r>
            <w:r w:rsidRPr="000A1D1D">
              <w:rPr>
                <w:rFonts w:ascii="Verdana" w:hAnsi="Verdana" w:cs="Verdana"/>
                <w:sz w:val="18"/>
                <w:szCs w:val="18"/>
              </w:rPr>
              <w:t>_</w:t>
            </w:r>
            <w:r w:rsidRPr="000A1D1D">
              <w:rPr>
                <w:rFonts w:ascii="Verdana" w:hAnsi="Verdana" w:cs="SimSun;宋体" w:hint="eastAsia"/>
                <w:sz w:val="18"/>
                <w:szCs w:val="18"/>
              </w:rPr>
              <w:t>版面</w:t>
            </w:r>
            <w:r w:rsidRPr="000A1D1D">
              <w:rPr>
                <w:rFonts w:ascii="Verdana" w:hAnsi="Verdana" w:cs="Verdana"/>
                <w:sz w:val="18"/>
                <w:szCs w:val="18"/>
              </w:rPr>
              <w:t>_</w:t>
            </w:r>
            <w:r w:rsidRPr="000A1D1D">
              <w:rPr>
                <w:rFonts w:ascii="宋体" w:eastAsia="宋体" w:hAnsi="宋体" w:cs="宋体" w:hint="eastAsia"/>
                <w:sz w:val="18"/>
                <w:szCs w:val="18"/>
              </w:rPr>
              <w:t>类</w:t>
            </w:r>
            <w:r w:rsidRPr="000A1D1D">
              <w:rPr>
                <w:rFonts w:ascii="Verdana" w:hAnsi="Verdana" w:cs="SimSun;宋体" w:hint="eastAsia"/>
                <w:sz w:val="18"/>
                <w:szCs w:val="18"/>
              </w:rPr>
              <w:t>型</w:t>
            </w:r>
            <w:r w:rsidRPr="000A1D1D">
              <w:rPr>
                <w:rFonts w:ascii="Verdana" w:hAnsi="Verdana" w:cs="Verdana"/>
                <w:sz w:val="18"/>
                <w:szCs w:val="18"/>
              </w:rPr>
              <w:t>_</w:t>
            </w:r>
            <w:r w:rsidRPr="000A1D1D">
              <w:rPr>
                <w:rFonts w:ascii="Verdana" w:hAnsi="Verdana" w:cs="SimSun;宋体" w:hint="eastAsia"/>
                <w:sz w:val="18"/>
                <w:szCs w:val="18"/>
              </w:rPr>
              <w:t>名称</w:t>
            </w:r>
            <w:r w:rsidRPr="000A1D1D">
              <w:rPr>
                <w:rFonts w:ascii="Verdana" w:hAnsi="Verdana" w:cs="Verdana"/>
                <w:sz w:val="18"/>
                <w:szCs w:val="18"/>
              </w:rPr>
              <w:t>_</w:t>
            </w:r>
            <w:r w:rsidRPr="000A1D1D">
              <w:rPr>
                <w:rFonts w:ascii="Verdana" w:hAnsi="Verdana" w:cs="SimSun;宋体" w:hint="eastAsia"/>
                <w:sz w:val="18"/>
                <w:szCs w:val="18"/>
              </w:rPr>
              <w:t>中文</w:t>
            </w:r>
          </w:p>
        </w:tc>
        <w:tc>
          <w:tcPr>
            <w:tcW w:w="1701" w:type="dxa"/>
            <w:shd w:val="clear" w:color="auto" w:fill="FFFFFF"/>
            <w:tcMar>
              <w:top w:w="0" w:type="dxa"/>
              <w:left w:w="108" w:type="dxa"/>
              <w:bottom w:w="0" w:type="dxa"/>
              <w:right w:w="108" w:type="dxa"/>
            </w:tcMar>
          </w:tcPr>
          <w:p w:rsidR="000D7A2B" w:rsidRDefault="000D7A2B" w:rsidP="00142B24">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142B24">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316" w:type="dxa"/>
            <w:shd w:val="clear" w:color="auto" w:fill="FFFFFF"/>
            <w:tcMar>
              <w:top w:w="0" w:type="dxa"/>
              <w:left w:w="108" w:type="dxa"/>
              <w:bottom w:w="0" w:type="dxa"/>
              <w:right w:w="108" w:type="dxa"/>
            </w:tcMar>
          </w:tcPr>
          <w:p w:rsidR="000D7A2B" w:rsidRDefault="000D7A2B" w:rsidP="00142B24">
            <w:pPr>
              <w:pStyle w:val="TableContents"/>
              <w:suppressLineNumbers w:val="0"/>
              <w:suppressAutoHyphens w:val="0"/>
              <w:spacing w:line="276" w:lineRule="auto"/>
              <w:rPr>
                <w:rFonts w:cs="Times New Roman"/>
              </w:rPr>
            </w:pPr>
          </w:p>
        </w:tc>
      </w:tr>
    </w:tbl>
    <w:p w:rsidR="000D7A2B" w:rsidRDefault="000D7A2B" w:rsidP="00106B23">
      <w:pPr>
        <w:suppressAutoHyphens w:val="0"/>
        <w:rPr>
          <w:rFonts w:cs="Times New Roman"/>
        </w:rPr>
      </w:pPr>
    </w:p>
    <w:p w:rsidR="000D7A2B" w:rsidRDefault="000D7A2B" w:rsidP="00106B23">
      <w:pPr>
        <w:suppressAutoHyphens w:val="0"/>
        <w:rPr>
          <w:rFonts w:cs="Times New Roman"/>
        </w:rPr>
      </w:pPr>
    </w:p>
    <w:p w:rsidR="000D7A2B" w:rsidRDefault="000D7A2B" w:rsidP="00FE0147">
      <w:pPr>
        <w:pStyle w:val="2"/>
        <w:numPr>
          <w:ilvl w:val="0"/>
          <w:numId w:val="6"/>
        </w:numPr>
        <w:tabs>
          <w:tab w:val="left" w:pos="576"/>
        </w:tabs>
        <w:suppressAutoHyphens w:val="0"/>
        <w:spacing w:before="0" w:after="0"/>
        <w:ind w:left="357" w:hanging="357"/>
        <w:rPr>
          <w:rFonts w:ascii="Litera Serial" w:hAnsi="Litera Serial" w:cs="Litera Serial"/>
          <w:b w:val="0"/>
          <w:bCs w:val="0"/>
          <w:caps/>
          <w:color w:val="808080"/>
          <w:sz w:val="24"/>
          <w:szCs w:val="24"/>
        </w:rPr>
      </w:pPr>
      <w:bookmarkStart w:id="296" w:name="_Toc238874631"/>
      <w:bookmarkStart w:id="297" w:name="_Toc369255733"/>
      <w:bookmarkStart w:id="298" w:name="_Toc237064904"/>
      <w:r w:rsidRPr="00106B23">
        <w:rPr>
          <w:rFonts w:ascii="Litera Serial" w:hAnsi="Litera Serial" w:cs="Litera Serial"/>
          <w:b w:val="0"/>
          <w:bCs w:val="0"/>
          <w:caps/>
          <w:color w:val="808080"/>
          <w:sz w:val="24"/>
          <w:szCs w:val="24"/>
        </w:rPr>
        <w:t>Master</w:t>
      </w:r>
      <w:r>
        <w:rPr>
          <w:rFonts w:ascii="Litera Serial" w:hAnsi="Litera Serial" w:cs="Litera Serial"/>
          <w:b w:val="0"/>
          <w:bCs w:val="0"/>
          <w:caps/>
          <w:color w:val="808080"/>
          <w:sz w:val="24"/>
          <w:szCs w:val="24"/>
        </w:rPr>
        <w:t>_ASSOrtment_status_</w:t>
      </w:r>
      <w:r w:rsidRPr="00106B23">
        <w:rPr>
          <w:rFonts w:ascii="Litera Serial" w:hAnsi="Litera Serial" w:cs="Litera Serial"/>
          <w:b w:val="0"/>
          <w:bCs w:val="0"/>
          <w:caps/>
          <w:color w:val="808080"/>
          <w:sz w:val="24"/>
          <w:szCs w:val="24"/>
        </w:rPr>
        <w:t>TYPE</w:t>
      </w:r>
      <w:bookmarkEnd w:id="296"/>
      <w:bookmarkEnd w:id="297"/>
      <w:r w:rsidRPr="00106B23">
        <w:rPr>
          <w:rFonts w:ascii="Litera Serial" w:hAnsi="Litera Serial" w:cs="Litera Serial"/>
          <w:b w:val="0"/>
          <w:bCs w:val="0"/>
          <w:caps/>
          <w:color w:val="808080"/>
          <w:sz w:val="24"/>
          <w:szCs w:val="24"/>
        </w:rPr>
        <w:t xml:space="preserve"> </w:t>
      </w:r>
      <w:r>
        <w:rPr>
          <w:rFonts w:ascii="Litera Serial" w:hAnsi="Litera Serial" w:cs="Litera Serial"/>
          <w:b w:val="0"/>
          <w:bCs w:val="0"/>
          <w:caps/>
          <w:color w:val="808080"/>
          <w:sz w:val="24"/>
          <w:szCs w:val="24"/>
        </w:rPr>
        <w:t xml:space="preserve"> </w:t>
      </w:r>
    </w:p>
    <w:bookmarkEnd w:id="298"/>
    <w:p w:rsidR="000D7A2B" w:rsidRPr="00106B23" w:rsidRDefault="000D7A2B" w:rsidP="00832865">
      <w:pPr>
        <w:rPr>
          <w:rFonts w:ascii="Verdana" w:hAnsi="Verdana" w:cs="Verdana"/>
          <w:sz w:val="20"/>
          <w:szCs w:val="20"/>
        </w:rPr>
      </w:pPr>
      <w:r w:rsidRPr="00106B23">
        <w:rPr>
          <w:rFonts w:ascii="Verdana" w:hAnsi="Verdana" w:cs="Verdana"/>
          <w:sz w:val="20"/>
          <w:szCs w:val="20"/>
        </w:rPr>
        <w:t xml:space="preserve">The </w:t>
      </w:r>
      <w:r>
        <w:rPr>
          <w:rFonts w:ascii="Verdana" w:hAnsi="Verdana" w:cs="Verdana"/>
          <w:sz w:val="20"/>
          <w:szCs w:val="20"/>
        </w:rPr>
        <w:t xml:space="preserve">assortment </w:t>
      </w:r>
      <w:r w:rsidRPr="00106B23">
        <w:rPr>
          <w:rFonts w:ascii="Verdana" w:hAnsi="Verdana" w:cs="Verdana"/>
          <w:sz w:val="20"/>
          <w:szCs w:val="20"/>
        </w:rPr>
        <w:t xml:space="preserve">type dimension describes </w:t>
      </w:r>
      <w:r>
        <w:rPr>
          <w:rFonts w:ascii="Verdana" w:hAnsi="Verdana" w:cs="Verdana"/>
          <w:sz w:val="20"/>
          <w:szCs w:val="20"/>
        </w:rPr>
        <w:t>where the product fits within the assortment.</w:t>
      </w:r>
    </w:p>
    <w:p w:rsidR="000D7A2B" w:rsidRPr="00106B23" w:rsidRDefault="000D7A2B" w:rsidP="00832865">
      <w:pPr>
        <w:rPr>
          <w:rFonts w:cs="Times New Roman"/>
          <w:sz w:val="20"/>
          <w:szCs w:val="20"/>
        </w:rPr>
      </w:pPr>
    </w:p>
    <w:p w:rsidR="000D7A2B" w:rsidRPr="00106B23" w:rsidRDefault="000D7A2B" w:rsidP="00832865">
      <w:pPr>
        <w:rPr>
          <w:rFonts w:ascii="宋体" w:eastAsia="宋体" w:cs="Times New Roman"/>
          <w:sz w:val="20"/>
          <w:szCs w:val="20"/>
        </w:rPr>
      </w:pPr>
      <w:r>
        <w:rPr>
          <w:rFonts w:ascii="宋体" w:eastAsia="宋体" w:cs="宋体" w:hint="eastAsia"/>
          <w:sz w:val="20"/>
          <w:szCs w:val="20"/>
        </w:rPr>
        <w:t>商品分类类型维度描述了商品所处在商品分类中的位置</w:t>
      </w:r>
      <w:r w:rsidRPr="00106B23">
        <w:rPr>
          <w:rFonts w:ascii="宋体" w:eastAsia="宋体" w:cs="宋体" w:hint="eastAsia"/>
          <w:sz w:val="20"/>
          <w:szCs w:val="20"/>
        </w:rPr>
        <w:t>。</w:t>
      </w:r>
    </w:p>
    <w:p w:rsidR="000D7A2B" w:rsidRPr="00106B23" w:rsidRDefault="000D7A2B" w:rsidP="00832865">
      <w:pPr>
        <w:rPr>
          <w:rFonts w:ascii="宋体" w:eastAsia="宋体" w:cs="Times New Roman"/>
          <w:sz w:val="20"/>
          <w:szCs w:val="20"/>
        </w:rPr>
      </w:pPr>
      <w:ins w:id="299" w:author="Unknown" w:date="2013-09-18T16:17:00Z">
        <w:r>
          <w:rPr>
            <w:rFonts w:ascii="宋体" w:eastAsia="宋体" w:cs="宋体" w:hint="eastAsia"/>
            <w:sz w:val="20"/>
            <w:szCs w:val="20"/>
          </w:rPr>
          <w:t>系统中无此数据，暂以</w:t>
        </w:r>
        <w:r>
          <w:rPr>
            <w:rFonts w:ascii="宋体" w:eastAsia="宋体" w:cs="宋体"/>
            <w:sz w:val="20"/>
            <w:szCs w:val="20"/>
          </w:rPr>
          <w:t>NULL</w:t>
        </w:r>
        <w:r>
          <w:rPr>
            <w:rFonts w:ascii="宋体" w:eastAsia="宋体" w:cs="宋体" w:hint="eastAsia"/>
            <w:sz w:val="20"/>
            <w:szCs w:val="20"/>
          </w:rPr>
          <w:t>代替。</w:t>
        </w:r>
      </w:ins>
      <w:ins w:id="300" w:author="Unknown" w:date="2013-09-22T08:49:00Z">
        <w:r>
          <w:rPr>
            <w:rFonts w:ascii="宋体" w:eastAsia="宋体" w:cs="Times New Roman"/>
            <w:sz w:val="20"/>
            <w:szCs w:val="20"/>
          </w:rPr>
          <w:br/>
        </w:r>
        <w:proofErr w:type="gramStart"/>
        <w:r>
          <w:rPr>
            <w:rFonts w:ascii="宋体" w:eastAsia="宋体" w:cs="宋体"/>
            <w:sz w:val="20"/>
            <w:szCs w:val="20"/>
          </w:rPr>
          <w:t>no</w:t>
        </w:r>
        <w:proofErr w:type="gramEnd"/>
        <w:r>
          <w:rPr>
            <w:rFonts w:ascii="宋体" w:eastAsia="宋体" w:cs="宋体"/>
            <w:sz w:val="20"/>
            <w:szCs w:val="20"/>
          </w:rPr>
          <w:t xml:space="preserve"> data,will use N</w:t>
        </w:r>
      </w:ins>
      <w:ins w:id="301" w:author="Unknown" w:date="2013-09-22T08:50:00Z">
        <w:r>
          <w:rPr>
            <w:rFonts w:ascii="宋体" w:eastAsia="宋体" w:cs="宋体"/>
            <w:sz w:val="20"/>
            <w:szCs w:val="20"/>
          </w:rPr>
          <w:t>ULL</w:t>
        </w:r>
      </w:ins>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2835"/>
        <w:gridCol w:w="1701"/>
        <w:gridCol w:w="5316"/>
      </w:tblGrid>
      <w:tr w:rsidR="000D7A2B">
        <w:trPr>
          <w:cantSplit/>
          <w:tblHeader/>
        </w:trPr>
        <w:tc>
          <w:tcPr>
            <w:tcW w:w="2835" w:type="dxa"/>
            <w:shd w:val="clear" w:color="auto" w:fill="E6E6E6"/>
            <w:tcMar>
              <w:top w:w="0" w:type="dxa"/>
              <w:left w:w="108" w:type="dxa"/>
              <w:bottom w:w="0" w:type="dxa"/>
              <w:right w:w="108" w:type="dxa"/>
            </w:tcMar>
          </w:tcPr>
          <w:p w:rsidR="000D7A2B" w:rsidRDefault="000D7A2B" w:rsidP="00832865">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01" w:type="dxa"/>
            <w:shd w:val="clear" w:color="auto" w:fill="E6E6E6"/>
            <w:tcMar>
              <w:top w:w="0" w:type="dxa"/>
              <w:left w:w="108" w:type="dxa"/>
              <w:bottom w:w="0" w:type="dxa"/>
              <w:right w:w="108" w:type="dxa"/>
            </w:tcMar>
          </w:tcPr>
          <w:p w:rsidR="000D7A2B" w:rsidRDefault="000D7A2B" w:rsidP="00832865">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316" w:type="dxa"/>
            <w:shd w:val="clear" w:color="auto" w:fill="E6E6E6"/>
            <w:tcMar>
              <w:top w:w="0" w:type="dxa"/>
              <w:left w:w="108" w:type="dxa"/>
              <w:bottom w:w="0" w:type="dxa"/>
              <w:right w:w="108" w:type="dxa"/>
            </w:tcMar>
          </w:tcPr>
          <w:p w:rsidR="000D7A2B" w:rsidRDefault="000D7A2B" w:rsidP="00832865">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Pr>
        <w:tc>
          <w:tcPr>
            <w:tcW w:w="2835" w:type="dxa"/>
            <w:shd w:val="clear" w:color="auto" w:fill="FFFFFF"/>
            <w:tcMar>
              <w:top w:w="0" w:type="dxa"/>
              <w:left w:w="108" w:type="dxa"/>
              <w:bottom w:w="0" w:type="dxa"/>
              <w:right w:w="108" w:type="dxa"/>
            </w:tcMar>
          </w:tcPr>
          <w:p w:rsidR="000D7A2B" w:rsidRDefault="000D7A2B" w:rsidP="008328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Assortment_</w:t>
            </w:r>
            <w:r>
              <w:rPr>
                <w:rFonts w:ascii="Verdana" w:eastAsia="宋体" w:hAnsi="Verdana" w:cs="Verdana"/>
                <w:sz w:val="18"/>
                <w:szCs w:val="18"/>
              </w:rPr>
              <w:t>status_</w:t>
            </w:r>
            <w:r>
              <w:rPr>
                <w:rFonts w:ascii="Verdana" w:hAnsi="Verdana" w:cs="Verdana"/>
                <w:sz w:val="18"/>
                <w:szCs w:val="18"/>
              </w:rPr>
              <w:t>type_id</w:t>
            </w:r>
          </w:p>
          <w:p w:rsidR="000D7A2B" w:rsidRDefault="000D7A2B" w:rsidP="00832865">
            <w:pPr>
              <w:pStyle w:val="TableContents"/>
              <w:suppressLineNumbers w:val="0"/>
              <w:suppressAutoHyphens w:val="0"/>
              <w:spacing w:line="276" w:lineRule="auto"/>
              <w:rPr>
                <w:rFonts w:eastAsia="宋体" w:cs="Times New Roman"/>
              </w:rPr>
            </w:pPr>
            <w:r w:rsidRPr="00900CE1">
              <w:rPr>
                <w:rFonts w:ascii="Verdana" w:eastAsia="宋体" w:hAnsi="Verdana" w:cs="宋体" w:hint="eastAsia"/>
                <w:sz w:val="18"/>
                <w:szCs w:val="18"/>
              </w:rPr>
              <w:t>商品分类</w:t>
            </w:r>
            <w:r w:rsidRPr="00900CE1">
              <w:rPr>
                <w:rFonts w:ascii="Verdana" w:eastAsia="宋体" w:hAnsi="Verdana" w:cs="Verdana"/>
                <w:sz w:val="18"/>
                <w:szCs w:val="18"/>
              </w:rPr>
              <w:t>_</w:t>
            </w:r>
            <w:r w:rsidRPr="00900CE1">
              <w:rPr>
                <w:rFonts w:ascii="Verdana" w:eastAsia="宋体" w:hAnsi="Verdana" w:cs="宋体" w:hint="eastAsia"/>
                <w:sz w:val="18"/>
                <w:szCs w:val="18"/>
              </w:rPr>
              <w:t>状态</w:t>
            </w:r>
            <w:r w:rsidRPr="00900CE1">
              <w:rPr>
                <w:rFonts w:ascii="Verdana" w:eastAsia="宋体" w:hAnsi="Verdana" w:cs="Verdana"/>
                <w:sz w:val="18"/>
                <w:szCs w:val="18"/>
              </w:rPr>
              <w:t>_</w:t>
            </w:r>
            <w:r w:rsidRPr="00900CE1">
              <w:rPr>
                <w:rFonts w:ascii="Verdana" w:eastAsia="宋体" w:hAnsi="Verdana" w:cs="宋体" w:hint="eastAsia"/>
                <w:sz w:val="18"/>
                <w:szCs w:val="18"/>
              </w:rPr>
              <w:t>类型</w:t>
            </w:r>
            <w:r w:rsidRPr="00900CE1">
              <w:rPr>
                <w:rFonts w:ascii="Verdana" w:eastAsia="宋体" w:hAnsi="Verdana" w:cs="Verdana"/>
                <w:sz w:val="18"/>
                <w:szCs w:val="18"/>
              </w:rPr>
              <w:t>_id</w:t>
            </w:r>
            <w:r>
              <w:rPr>
                <w:rFonts w:eastAsia="宋体" w:cs="Times New Roman"/>
              </w:rPr>
              <w:br/>
            </w:r>
          </w:p>
        </w:tc>
        <w:tc>
          <w:tcPr>
            <w:tcW w:w="1701" w:type="dxa"/>
            <w:shd w:val="clear" w:color="auto" w:fill="FFFFFF"/>
            <w:tcMar>
              <w:top w:w="0" w:type="dxa"/>
              <w:left w:w="108" w:type="dxa"/>
              <w:bottom w:w="0" w:type="dxa"/>
              <w:right w:w="108" w:type="dxa"/>
            </w:tcMar>
          </w:tcPr>
          <w:p w:rsidR="000D7A2B" w:rsidRDefault="000D7A2B" w:rsidP="008328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83286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316"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Currently codes are:</w:t>
            </w:r>
          </w:p>
          <w:p w:rsidR="000D7A2B" w:rsidRDefault="000D7A2B" w:rsidP="00FD73B7">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Code 1 = standard assortment;</w:t>
            </w:r>
          </w:p>
          <w:p w:rsidR="000D7A2B" w:rsidRDefault="000D7A2B" w:rsidP="00FD73B7">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Code 2= optional (at store level for local flavor);</w:t>
            </w:r>
          </w:p>
          <w:p w:rsidR="000D7A2B" w:rsidRPr="00821601" w:rsidRDefault="000D7A2B" w:rsidP="00FD73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Code 5 = temporary stop order (eg seasonal)</w:t>
            </w:r>
            <w:r w:rsidDel="00DF3B24">
              <w:rPr>
                <w:rFonts w:ascii="Verdana" w:eastAsia="宋体" w:hAnsi="Verdana" w:cs="Verdana"/>
                <w:sz w:val="18"/>
                <w:szCs w:val="18"/>
              </w:rPr>
              <w:t xml:space="preserve"> </w:t>
            </w:r>
          </w:p>
          <w:p w:rsidR="000D7A2B" w:rsidRDefault="000D7A2B" w:rsidP="00832865">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 xml:space="preserve">Code 8 = </w:t>
            </w:r>
            <w:r>
              <w:rPr>
                <w:rFonts w:ascii="Verdana" w:eastAsia="宋体" w:hAnsi="Verdana" w:cs="Verdana"/>
                <w:sz w:val="18"/>
                <w:szCs w:val="18"/>
              </w:rPr>
              <w:t>entering deletion phase</w:t>
            </w:r>
            <w:r w:rsidDel="000742CE">
              <w:rPr>
                <w:rFonts w:ascii="Verdana" w:hAnsi="Verdana" w:cs="Verdana"/>
                <w:sz w:val="18"/>
                <w:szCs w:val="18"/>
              </w:rPr>
              <w:t xml:space="preserve"> </w:t>
            </w:r>
            <w:r w:rsidRPr="002E5534">
              <w:rPr>
                <w:rFonts w:ascii="Verdana" w:eastAsia="宋体" w:hAnsi="Verdana" w:cs="Verdana"/>
                <w:sz w:val="18"/>
                <w:szCs w:val="18"/>
              </w:rPr>
              <w:t>(when a product has 0 inventory,it goes to code 9 from here)</w:t>
            </w:r>
          </w:p>
          <w:p w:rsidR="000D7A2B" w:rsidRDefault="000D7A2B" w:rsidP="000742CE">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Code 9 = deleted products.</w:t>
            </w:r>
          </w:p>
          <w:p w:rsidR="000D7A2B" w:rsidRDefault="000D7A2B" w:rsidP="000742CE">
            <w:pPr>
              <w:pStyle w:val="TableContents"/>
              <w:suppressLineNumbers w:val="0"/>
              <w:suppressAutoHyphens w:val="0"/>
              <w:spacing w:line="276" w:lineRule="auto"/>
              <w:rPr>
                <w:rFonts w:ascii="Verdana" w:eastAsia="宋体" w:hAnsi="Verdana" w:cs="Times New Roman"/>
                <w:sz w:val="18"/>
                <w:szCs w:val="18"/>
              </w:rPr>
            </w:pPr>
          </w:p>
          <w:p w:rsidR="000D7A2B" w:rsidRPr="004850EC" w:rsidRDefault="000D7A2B" w:rsidP="00832865">
            <w:pPr>
              <w:pStyle w:val="TableContents"/>
              <w:suppressLineNumbers w:val="0"/>
              <w:suppressAutoHyphens w:val="0"/>
              <w:spacing w:line="276" w:lineRule="auto"/>
              <w:rPr>
                <w:rFonts w:ascii="Verdana" w:eastAsia="宋体" w:hAnsi="Verdana" w:cs="Times New Roman"/>
                <w:sz w:val="18"/>
                <w:szCs w:val="18"/>
              </w:rPr>
            </w:pPr>
            <w:r w:rsidRPr="004850EC">
              <w:rPr>
                <w:rFonts w:ascii="Verdana" w:eastAsia="宋体" w:hAnsi="Verdana" w:cs="宋体" w:hint="eastAsia"/>
                <w:sz w:val="18"/>
                <w:szCs w:val="18"/>
              </w:rPr>
              <w:t>目前的编码有：</w:t>
            </w:r>
          </w:p>
          <w:p w:rsidR="000D7A2B" w:rsidRPr="004850EC" w:rsidRDefault="000D7A2B" w:rsidP="00832865">
            <w:pPr>
              <w:pStyle w:val="TableContents"/>
              <w:suppressLineNumbers w:val="0"/>
              <w:suppressAutoHyphens w:val="0"/>
              <w:spacing w:line="276" w:lineRule="auto"/>
              <w:rPr>
                <w:rFonts w:ascii="Verdana" w:eastAsia="宋体" w:hAnsi="Verdana" w:cs="Times New Roman"/>
                <w:sz w:val="18"/>
                <w:szCs w:val="18"/>
              </w:rPr>
            </w:pPr>
            <w:r w:rsidRPr="004850EC">
              <w:rPr>
                <w:rFonts w:ascii="Verdana" w:eastAsia="宋体" w:hAnsi="Verdana" w:cs="宋体" w:hint="eastAsia"/>
                <w:sz w:val="18"/>
                <w:szCs w:val="18"/>
              </w:rPr>
              <w:t>编码</w:t>
            </w:r>
            <w:r w:rsidRPr="004850EC">
              <w:rPr>
                <w:rFonts w:ascii="Verdana" w:eastAsia="宋体" w:hAnsi="Verdana" w:cs="Verdana"/>
                <w:sz w:val="18"/>
                <w:szCs w:val="18"/>
              </w:rPr>
              <w:t>1</w:t>
            </w:r>
            <w:r w:rsidRPr="004850EC">
              <w:rPr>
                <w:rFonts w:ascii="Verdana" w:eastAsia="宋体" w:hAnsi="Verdana" w:cs="宋体" w:hint="eastAsia"/>
                <w:sz w:val="18"/>
                <w:szCs w:val="18"/>
              </w:rPr>
              <w:t>：标准商品分类</w:t>
            </w:r>
          </w:p>
          <w:p w:rsidR="000D7A2B" w:rsidRPr="004850EC" w:rsidRDefault="000D7A2B" w:rsidP="00832865">
            <w:pPr>
              <w:pStyle w:val="TableContents"/>
              <w:suppressLineNumbers w:val="0"/>
              <w:suppressAutoHyphens w:val="0"/>
              <w:spacing w:line="276" w:lineRule="auto"/>
              <w:rPr>
                <w:rFonts w:ascii="Verdana" w:eastAsia="宋体" w:hAnsi="Verdana" w:cs="Times New Roman"/>
                <w:sz w:val="18"/>
                <w:szCs w:val="18"/>
              </w:rPr>
            </w:pPr>
            <w:r w:rsidRPr="004850EC">
              <w:rPr>
                <w:rFonts w:ascii="Verdana" w:eastAsia="宋体" w:hAnsi="Verdana" w:cs="宋体" w:hint="eastAsia"/>
                <w:sz w:val="18"/>
                <w:szCs w:val="18"/>
              </w:rPr>
              <w:t>编码</w:t>
            </w:r>
            <w:r w:rsidRPr="004850EC">
              <w:rPr>
                <w:rFonts w:ascii="Verdana" w:eastAsia="宋体" w:hAnsi="Verdana" w:cs="Verdana"/>
                <w:sz w:val="18"/>
                <w:szCs w:val="18"/>
              </w:rPr>
              <w:t>2</w:t>
            </w:r>
            <w:r w:rsidRPr="004850EC">
              <w:rPr>
                <w:rFonts w:ascii="Verdana" w:eastAsia="宋体" w:hAnsi="Verdana" w:cs="宋体" w:hint="eastAsia"/>
                <w:sz w:val="18"/>
                <w:szCs w:val="18"/>
              </w:rPr>
              <w:t>：可选择的（在门店层级根据当地特色进行选择）</w:t>
            </w:r>
          </w:p>
          <w:p w:rsidR="000D7A2B" w:rsidRPr="004850EC" w:rsidRDefault="000D7A2B" w:rsidP="00832865">
            <w:pPr>
              <w:pStyle w:val="TableContents"/>
              <w:suppressLineNumbers w:val="0"/>
              <w:suppressAutoHyphens w:val="0"/>
              <w:spacing w:line="276" w:lineRule="auto"/>
              <w:rPr>
                <w:rFonts w:ascii="Verdana" w:eastAsia="宋体" w:hAnsi="Verdana" w:cs="Times New Roman"/>
                <w:sz w:val="18"/>
                <w:szCs w:val="18"/>
              </w:rPr>
            </w:pPr>
            <w:r w:rsidRPr="004850EC">
              <w:rPr>
                <w:rFonts w:ascii="Verdana" w:eastAsia="宋体" w:hAnsi="Verdana" w:cs="宋体" w:hint="eastAsia"/>
                <w:sz w:val="18"/>
                <w:szCs w:val="18"/>
              </w:rPr>
              <w:t>编码</w:t>
            </w:r>
            <w:r w:rsidRPr="004850EC">
              <w:rPr>
                <w:rFonts w:ascii="Verdana" w:eastAsia="宋体" w:hAnsi="Verdana" w:cs="Verdana"/>
                <w:sz w:val="18"/>
                <w:szCs w:val="18"/>
              </w:rPr>
              <w:t>5</w:t>
            </w:r>
            <w:r w:rsidRPr="004850EC">
              <w:rPr>
                <w:rFonts w:ascii="Verdana" w:eastAsia="宋体" w:hAnsi="Verdana" w:cs="宋体" w:hint="eastAsia"/>
                <w:sz w:val="18"/>
                <w:szCs w:val="18"/>
              </w:rPr>
              <w:t>：临时停止订货（如季节性商品）</w:t>
            </w:r>
          </w:p>
          <w:p w:rsidR="000D7A2B" w:rsidRDefault="000D7A2B" w:rsidP="00832865">
            <w:pPr>
              <w:pStyle w:val="TableContents"/>
              <w:suppressLineNumbers w:val="0"/>
              <w:suppressAutoHyphens w:val="0"/>
              <w:spacing w:line="276" w:lineRule="auto"/>
              <w:rPr>
                <w:rFonts w:ascii="Verdana" w:eastAsia="宋体" w:hAnsi="Verdana" w:cs="Times New Roman"/>
                <w:sz w:val="18"/>
                <w:szCs w:val="18"/>
              </w:rPr>
            </w:pPr>
            <w:r w:rsidRPr="004850EC">
              <w:rPr>
                <w:rFonts w:ascii="Verdana" w:eastAsia="宋体" w:hAnsi="Verdana" w:cs="宋体" w:hint="eastAsia"/>
                <w:sz w:val="18"/>
                <w:szCs w:val="18"/>
              </w:rPr>
              <w:t>编码</w:t>
            </w:r>
            <w:r w:rsidRPr="004850EC">
              <w:rPr>
                <w:rFonts w:ascii="Verdana" w:eastAsia="宋体" w:hAnsi="Verdana" w:cs="Verdana"/>
                <w:sz w:val="18"/>
                <w:szCs w:val="18"/>
              </w:rPr>
              <w:t>8</w:t>
            </w:r>
            <w:r w:rsidRPr="004850EC">
              <w:rPr>
                <w:rFonts w:ascii="Verdana" w:eastAsia="宋体" w:hAnsi="Verdana" w:cs="宋体" w:hint="eastAsia"/>
                <w:sz w:val="18"/>
                <w:szCs w:val="18"/>
              </w:rPr>
              <w:t>：永久性停止订货（商品在</w:t>
            </w:r>
            <w:r>
              <w:rPr>
                <w:rFonts w:ascii="Verdana" w:eastAsia="宋体" w:hAnsi="Verdana" w:cs="宋体" w:hint="eastAsia"/>
                <w:sz w:val="18"/>
                <w:szCs w:val="18"/>
              </w:rPr>
              <w:t>变成</w:t>
            </w:r>
            <w:r w:rsidRPr="004850EC">
              <w:rPr>
                <w:rFonts w:ascii="Verdana" w:eastAsia="宋体" w:hAnsi="Verdana" w:cs="宋体" w:hint="eastAsia"/>
                <w:sz w:val="18"/>
                <w:szCs w:val="18"/>
              </w:rPr>
              <w:t>零库存后</w:t>
            </w:r>
            <w:r>
              <w:rPr>
                <w:rFonts w:ascii="Verdana" w:eastAsia="宋体" w:hAnsi="Verdana" w:cs="宋体" w:hint="eastAsia"/>
                <w:sz w:val="18"/>
                <w:szCs w:val="18"/>
              </w:rPr>
              <w:t>将进入到编码</w:t>
            </w:r>
            <w:r>
              <w:rPr>
                <w:rFonts w:ascii="Verdana" w:eastAsia="宋体" w:hAnsi="Verdana" w:cs="Verdana"/>
                <w:sz w:val="18"/>
                <w:szCs w:val="18"/>
              </w:rPr>
              <w:t>9</w:t>
            </w:r>
            <w:r w:rsidRPr="004850EC">
              <w:rPr>
                <w:rFonts w:ascii="Verdana" w:eastAsia="宋体" w:hAnsi="Verdana" w:cs="宋体" w:hint="eastAsia"/>
                <w:sz w:val="18"/>
                <w:szCs w:val="18"/>
              </w:rPr>
              <w:t>）</w:t>
            </w:r>
          </w:p>
          <w:p w:rsidR="000D7A2B" w:rsidRDefault="000D7A2B" w:rsidP="000742CE">
            <w:pPr>
              <w:pStyle w:val="TableContents"/>
              <w:suppressLineNumbers w:val="0"/>
              <w:suppressAutoHyphens w:val="0"/>
              <w:spacing w:line="276" w:lineRule="auto"/>
              <w:rPr>
                <w:rFonts w:ascii="Verdana" w:eastAsia="宋体" w:hAnsi="Verdana" w:cs="Times New Roman"/>
                <w:sz w:val="18"/>
                <w:szCs w:val="18"/>
              </w:rPr>
            </w:pPr>
            <w:r w:rsidRPr="004850EC">
              <w:rPr>
                <w:rFonts w:ascii="Verdana" w:eastAsia="宋体" w:hAnsi="Verdana" w:cs="宋体" w:hint="eastAsia"/>
                <w:sz w:val="18"/>
                <w:szCs w:val="18"/>
              </w:rPr>
              <w:t>编码</w:t>
            </w:r>
            <w:r>
              <w:rPr>
                <w:rFonts w:ascii="Verdana" w:eastAsia="宋体" w:hAnsi="Verdana" w:cs="Verdana"/>
                <w:sz w:val="18"/>
                <w:szCs w:val="18"/>
              </w:rPr>
              <w:t>9</w:t>
            </w:r>
            <w:r w:rsidRPr="004850EC">
              <w:rPr>
                <w:rFonts w:ascii="Verdana" w:eastAsia="宋体" w:hAnsi="Verdana" w:cs="宋体" w:hint="eastAsia"/>
                <w:sz w:val="18"/>
                <w:szCs w:val="18"/>
              </w:rPr>
              <w:t>：</w:t>
            </w:r>
            <w:r>
              <w:rPr>
                <w:rFonts w:ascii="Verdana" w:eastAsia="宋体" w:hAnsi="Verdana" w:cs="宋体" w:hint="eastAsia"/>
                <w:sz w:val="18"/>
                <w:szCs w:val="18"/>
              </w:rPr>
              <w:t>已删除的商品</w:t>
            </w:r>
            <w:ins w:id="302" w:author="Unknown" w:date="2013-09-09T13:35:00Z">
              <w:r>
                <w:rPr>
                  <w:rFonts w:ascii="Verdana" w:eastAsia="宋体" w:hAnsi="Verdana" w:cs="宋体" w:hint="eastAsia"/>
                  <w:sz w:val="18"/>
                  <w:szCs w:val="18"/>
                </w:rPr>
                <w:t>（目前系统</w:t>
              </w:r>
            </w:ins>
            <w:proofErr w:type="gramStart"/>
            <w:ins w:id="303" w:author="Unknown" w:date="2013-09-09T13:36:00Z">
              <w:r>
                <w:rPr>
                  <w:rFonts w:ascii="Verdana" w:eastAsia="宋体" w:hAnsi="Verdana" w:cs="宋体" w:hint="eastAsia"/>
                  <w:sz w:val="18"/>
                  <w:szCs w:val="18"/>
                </w:rPr>
                <w:t>商品主档</w:t>
              </w:r>
            </w:ins>
            <w:ins w:id="304" w:author="Unknown" w:date="2013-09-09T13:35:00Z">
              <w:r>
                <w:rPr>
                  <w:rFonts w:ascii="Verdana" w:eastAsia="宋体" w:hAnsi="Verdana" w:cs="宋体" w:hint="eastAsia"/>
                  <w:sz w:val="18"/>
                  <w:szCs w:val="18"/>
                </w:rPr>
                <w:t>中</w:t>
              </w:r>
              <w:proofErr w:type="gramEnd"/>
              <w:r>
                <w:rPr>
                  <w:rFonts w:ascii="Verdana" w:eastAsia="宋体" w:hAnsi="Verdana" w:cs="宋体" w:hint="eastAsia"/>
                  <w:sz w:val="18"/>
                  <w:szCs w:val="18"/>
                </w:rPr>
                <w:t>没有这样的商品状态类型，只有输入、提交、生效或已删除</w:t>
              </w:r>
            </w:ins>
            <w:ins w:id="305" w:author="Unknown" w:date="2013-09-09T13:36:00Z">
              <w:r>
                <w:rPr>
                  <w:rFonts w:ascii="Verdana" w:eastAsia="宋体" w:hAnsi="Verdana" w:cs="宋体" w:hint="eastAsia"/>
                  <w:sz w:val="18"/>
                  <w:szCs w:val="18"/>
                </w:rPr>
                <w:t>，而对于订货状态的控制</w:t>
              </w:r>
            </w:ins>
            <w:ins w:id="306" w:author="Unknown" w:date="2013-09-09T13:40:00Z">
              <w:r>
                <w:rPr>
                  <w:rFonts w:ascii="Verdana" w:eastAsia="宋体" w:hAnsi="Verdana" w:cs="宋体" w:hint="eastAsia"/>
                  <w:sz w:val="18"/>
                  <w:szCs w:val="18"/>
                </w:rPr>
                <w:t>则是到地点层级</w:t>
              </w:r>
            </w:ins>
            <w:ins w:id="307" w:author="Unknown" w:date="2013-09-09T13:35:00Z">
              <w:r>
                <w:rPr>
                  <w:rFonts w:ascii="Verdana" w:eastAsia="宋体" w:hAnsi="Verdana" w:cs="宋体" w:hint="eastAsia"/>
                  <w:sz w:val="18"/>
                  <w:szCs w:val="18"/>
                </w:rPr>
                <w:t>）</w:t>
              </w:r>
            </w:ins>
          </w:p>
          <w:p w:rsidR="000D7A2B" w:rsidRPr="00AC4022" w:rsidRDefault="000D7A2B" w:rsidP="000742CE">
            <w:pPr>
              <w:pStyle w:val="TableContents"/>
              <w:suppressLineNumbers w:val="0"/>
              <w:suppressAutoHyphens w:val="0"/>
              <w:spacing w:line="276" w:lineRule="auto"/>
              <w:rPr>
                <w:rFonts w:eastAsia="宋体" w:cs="Times New Roman"/>
              </w:rPr>
            </w:pPr>
          </w:p>
        </w:tc>
      </w:tr>
      <w:tr w:rsidR="000D7A2B">
        <w:trPr>
          <w:cantSplit/>
        </w:trPr>
        <w:tc>
          <w:tcPr>
            <w:tcW w:w="2835" w:type="dxa"/>
            <w:shd w:val="clear" w:color="auto" w:fill="FFFFFF"/>
            <w:tcMar>
              <w:top w:w="0" w:type="dxa"/>
              <w:left w:w="108" w:type="dxa"/>
              <w:bottom w:w="0" w:type="dxa"/>
              <w:right w:w="108" w:type="dxa"/>
            </w:tcMar>
          </w:tcPr>
          <w:p w:rsidR="000D7A2B" w:rsidRDefault="000D7A2B" w:rsidP="008328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lastRenderedPageBreak/>
              <w:t>Assortment_type_name_en</w:t>
            </w:r>
          </w:p>
          <w:p w:rsidR="000D7A2B" w:rsidRDefault="000D7A2B" w:rsidP="00832865">
            <w:pPr>
              <w:pStyle w:val="TableContents"/>
              <w:suppressLineNumbers w:val="0"/>
              <w:suppressAutoHyphens w:val="0"/>
              <w:spacing w:line="276" w:lineRule="auto"/>
              <w:rPr>
                <w:rFonts w:eastAsia="宋体" w:cs="Times New Roman"/>
              </w:rPr>
            </w:pPr>
            <w:r w:rsidRPr="004850EC">
              <w:rPr>
                <w:rFonts w:ascii="Verdana" w:eastAsia="宋体" w:hAnsi="Verdana" w:cs="宋体" w:hint="eastAsia"/>
                <w:sz w:val="18"/>
                <w:szCs w:val="18"/>
              </w:rPr>
              <w:t>商品分类</w:t>
            </w:r>
            <w:r w:rsidRPr="004850EC">
              <w:rPr>
                <w:rFonts w:ascii="Verdana" w:eastAsia="宋体" w:hAnsi="Verdana" w:cs="Verdana"/>
                <w:sz w:val="18"/>
                <w:szCs w:val="18"/>
              </w:rPr>
              <w:t>_</w:t>
            </w:r>
            <w:r w:rsidRPr="004850EC">
              <w:rPr>
                <w:rFonts w:ascii="Verdana" w:eastAsia="宋体" w:hAnsi="Verdana" w:cs="宋体" w:hint="eastAsia"/>
                <w:sz w:val="18"/>
                <w:szCs w:val="18"/>
              </w:rPr>
              <w:t>类型</w:t>
            </w:r>
            <w:r w:rsidRPr="004850EC">
              <w:rPr>
                <w:rFonts w:ascii="Verdana" w:eastAsia="宋体" w:hAnsi="Verdana" w:cs="Verdana"/>
                <w:sz w:val="18"/>
                <w:szCs w:val="18"/>
              </w:rPr>
              <w:t>_</w:t>
            </w:r>
            <w:r w:rsidRPr="004850EC">
              <w:rPr>
                <w:rFonts w:ascii="Verdana" w:eastAsia="宋体" w:hAnsi="Verdana" w:cs="宋体" w:hint="eastAsia"/>
                <w:sz w:val="18"/>
                <w:szCs w:val="18"/>
              </w:rPr>
              <w:t>名称</w:t>
            </w:r>
            <w:r w:rsidRPr="004850EC">
              <w:rPr>
                <w:rFonts w:ascii="Verdana" w:eastAsia="宋体" w:hAnsi="Verdana" w:cs="Verdana"/>
                <w:sz w:val="18"/>
                <w:szCs w:val="18"/>
              </w:rPr>
              <w:t>_</w:t>
            </w:r>
            <w:r w:rsidRPr="004850EC">
              <w:rPr>
                <w:rFonts w:ascii="Verdana" w:eastAsia="宋体" w:hAnsi="Verdana" w:cs="宋体" w:hint="eastAsia"/>
                <w:sz w:val="18"/>
                <w:szCs w:val="18"/>
              </w:rPr>
              <w:t>英文</w:t>
            </w:r>
          </w:p>
        </w:tc>
        <w:tc>
          <w:tcPr>
            <w:tcW w:w="1701" w:type="dxa"/>
            <w:shd w:val="clear" w:color="auto" w:fill="FFFFFF"/>
            <w:tcMar>
              <w:top w:w="0" w:type="dxa"/>
              <w:left w:w="108" w:type="dxa"/>
              <w:bottom w:w="0" w:type="dxa"/>
              <w:right w:w="108" w:type="dxa"/>
            </w:tcMar>
          </w:tcPr>
          <w:p w:rsidR="000D7A2B" w:rsidRDefault="000D7A2B" w:rsidP="008328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83286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316" w:type="dxa"/>
            <w:shd w:val="clear" w:color="auto" w:fill="FFFFFF"/>
            <w:tcMar>
              <w:top w:w="0" w:type="dxa"/>
              <w:left w:w="108" w:type="dxa"/>
              <w:bottom w:w="0" w:type="dxa"/>
              <w:right w:w="108" w:type="dxa"/>
            </w:tcMar>
          </w:tcPr>
          <w:p w:rsidR="000D7A2B" w:rsidRDefault="000D7A2B" w:rsidP="00832865">
            <w:pPr>
              <w:pStyle w:val="TableContents"/>
              <w:suppressLineNumbers w:val="0"/>
              <w:suppressAutoHyphens w:val="0"/>
              <w:spacing w:line="276" w:lineRule="auto"/>
              <w:rPr>
                <w:rFonts w:cs="Times New Roman"/>
              </w:rPr>
            </w:pPr>
          </w:p>
        </w:tc>
      </w:tr>
      <w:tr w:rsidR="000D7A2B">
        <w:trPr>
          <w:cantSplit/>
        </w:trPr>
        <w:tc>
          <w:tcPr>
            <w:tcW w:w="2835" w:type="dxa"/>
            <w:shd w:val="clear" w:color="auto" w:fill="FFFFFF"/>
            <w:tcMar>
              <w:top w:w="0" w:type="dxa"/>
              <w:left w:w="108" w:type="dxa"/>
              <w:bottom w:w="0" w:type="dxa"/>
              <w:right w:w="108" w:type="dxa"/>
            </w:tcMar>
          </w:tcPr>
          <w:p w:rsidR="000D7A2B" w:rsidRDefault="000D7A2B" w:rsidP="008328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Assortment_type_name_ch</w:t>
            </w:r>
          </w:p>
          <w:p w:rsidR="000D7A2B" w:rsidRDefault="000D7A2B" w:rsidP="00832865">
            <w:pPr>
              <w:pStyle w:val="TableContents"/>
              <w:suppressLineNumbers w:val="0"/>
              <w:suppressAutoHyphens w:val="0"/>
              <w:spacing w:line="276" w:lineRule="auto"/>
              <w:rPr>
                <w:rFonts w:eastAsia="宋体" w:cs="Times New Roman"/>
              </w:rPr>
            </w:pPr>
            <w:r w:rsidRPr="004850EC">
              <w:rPr>
                <w:rFonts w:ascii="Verdana" w:eastAsia="宋体" w:hAnsi="Verdana" w:cs="宋体" w:hint="eastAsia"/>
                <w:sz w:val="18"/>
                <w:szCs w:val="18"/>
              </w:rPr>
              <w:t>商品分类</w:t>
            </w:r>
            <w:r w:rsidRPr="004850EC">
              <w:rPr>
                <w:rFonts w:ascii="Verdana" w:eastAsia="宋体" w:hAnsi="Verdana" w:cs="Verdana"/>
                <w:sz w:val="18"/>
                <w:szCs w:val="18"/>
              </w:rPr>
              <w:t>_</w:t>
            </w:r>
            <w:r w:rsidRPr="004850EC">
              <w:rPr>
                <w:rFonts w:ascii="Verdana" w:eastAsia="宋体" w:hAnsi="Verdana" w:cs="宋体" w:hint="eastAsia"/>
                <w:sz w:val="18"/>
                <w:szCs w:val="18"/>
              </w:rPr>
              <w:t>类型</w:t>
            </w:r>
            <w:r w:rsidRPr="004850EC">
              <w:rPr>
                <w:rFonts w:ascii="Verdana" w:eastAsia="宋体" w:hAnsi="Verdana" w:cs="Verdana"/>
                <w:sz w:val="18"/>
                <w:szCs w:val="18"/>
              </w:rPr>
              <w:t>_</w:t>
            </w:r>
            <w:r w:rsidRPr="004850EC">
              <w:rPr>
                <w:rFonts w:ascii="Verdana" w:eastAsia="宋体" w:hAnsi="Verdana" w:cs="宋体" w:hint="eastAsia"/>
                <w:sz w:val="18"/>
                <w:szCs w:val="18"/>
              </w:rPr>
              <w:t>名称</w:t>
            </w:r>
            <w:r w:rsidRPr="004850EC">
              <w:rPr>
                <w:rFonts w:ascii="Verdana" w:eastAsia="宋体" w:hAnsi="Verdana" w:cs="Verdana"/>
                <w:sz w:val="18"/>
                <w:szCs w:val="18"/>
              </w:rPr>
              <w:t>_</w:t>
            </w:r>
            <w:r w:rsidRPr="004850EC">
              <w:rPr>
                <w:rFonts w:ascii="Verdana" w:eastAsia="宋体" w:hAnsi="Verdana" w:cs="宋体" w:hint="eastAsia"/>
                <w:sz w:val="18"/>
                <w:szCs w:val="18"/>
              </w:rPr>
              <w:t>中文</w:t>
            </w:r>
          </w:p>
        </w:tc>
        <w:tc>
          <w:tcPr>
            <w:tcW w:w="1701" w:type="dxa"/>
            <w:shd w:val="clear" w:color="auto" w:fill="FFFFFF"/>
            <w:tcMar>
              <w:top w:w="0" w:type="dxa"/>
              <w:left w:w="108" w:type="dxa"/>
              <w:bottom w:w="0" w:type="dxa"/>
              <w:right w:w="108" w:type="dxa"/>
            </w:tcMar>
          </w:tcPr>
          <w:p w:rsidR="000D7A2B" w:rsidRDefault="000D7A2B" w:rsidP="008328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83286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316" w:type="dxa"/>
            <w:shd w:val="clear" w:color="auto" w:fill="FFFFFF"/>
            <w:tcMar>
              <w:top w:w="0" w:type="dxa"/>
              <w:left w:w="108" w:type="dxa"/>
              <w:bottom w:w="0" w:type="dxa"/>
              <w:right w:w="108" w:type="dxa"/>
            </w:tcMar>
          </w:tcPr>
          <w:p w:rsidR="000D7A2B" w:rsidRDefault="000D7A2B" w:rsidP="00832865">
            <w:pPr>
              <w:pStyle w:val="TableContents"/>
              <w:suppressLineNumbers w:val="0"/>
              <w:suppressAutoHyphens w:val="0"/>
              <w:spacing w:line="276" w:lineRule="auto"/>
              <w:rPr>
                <w:rFonts w:cs="Times New Roman"/>
              </w:rPr>
            </w:pPr>
          </w:p>
        </w:tc>
      </w:tr>
    </w:tbl>
    <w:p w:rsidR="000D7A2B" w:rsidRDefault="000D7A2B" w:rsidP="001772AE">
      <w:pPr>
        <w:pStyle w:val="2"/>
        <w:keepNext w:val="0"/>
        <w:numPr>
          <w:ilvl w:val="0"/>
          <w:numId w:val="0"/>
        </w:numPr>
        <w:tabs>
          <w:tab w:val="left" w:pos="576"/>
        </w:tabs>
        <w:suppressAutoHyphens w:val="0"/>
        <w:spacing w:before="0" w:after="0"/>
        <w:rPr>
          <w:rFonts w:ascii="Litera Serial" w:hAnsi="Litera Serial" w:cs="Litera Serial"/>
          <w:b w:val="0"/>
          <w:bCs w:val="0"/>
          <w:caps/>
          <w:color w:val="808080"/>
          <w:sz w:val="24"/>
          <w:szCs w:val="24"/>
        </w:rPr>
      </w:pPr>
    </w:p>
    <w:p w:rsidR="000D7A2B" w:rsidRDefault="000D7A2B" w:rsidP="001772AE">
      <w:pPr>
        <w:pStyle w:val="Textbody"/>
        <w:rPr>
          <w:rFonts w:cs="Times New Roman"/>
        </w:rPr>
      </w:pPr>
    </w:p>
    <w:p w:rsidR="000D7A2B" w:rsidRPr="001772AE" w:rsidRDefault="000D7A2B" w:rsidP="001772AE">
      <w:pPr>
        <w:pStyle w:val="Textbody"/>
        <w:rPr>
          <w:rFonts w:cs="Times New Roman"/>
        </w:rPr>
      </w:pPr>
      <w:r>
        <w:rPr>
          <w:rFonts w:cs="Times New Roman"/>
        </w:rPr>
        <w:br w:type="page"/>
      </w:r>
    </w:p>
    <w:p w:rsidR="000D7A2B" w:rsidRPr="00106B23" w:rsidRDefault="000D7A2B" w:rsidP="00C52F03">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308" w:name="_Toc237064905"/>
      <w:bookmarkStart w:id="309" w:name="_Toc238874632"/>
      <w:bookmarkStart w:id="310" w:name="_Toc369255734"/>
      <w:r w:rsidRPr="00106B23">
        <w:rPr>
          <w:rFonts w:ascii="Litera Serial" w:hAnsi="Litera Serial" w:cs="Litera Serial"/>
          <w:b w:val="0"/>
          <w:bCs w:val="0"/>
          <w:caps/>
          <w:color w:val="808080"/>
          <w:sz w:val="24"/>
          <w:szCs w:val="24"/>
        </w:rPr>
        <w:lastRenderedPageBreak/>
        <w:t>master_sales_</w:t>
      </w:r>
      <w:r>
        <w:rPr>
          <w:rFonts w:ascii="Litera Serial" w:hAnsi="Litera Serial" w:cs="Litera Serial"/>
          <w:b w:val="0"/>
          <w:bCs w:val="0"/>
          <w:caps/>
          <w:color w:val="808080"/>
          <w:sz w:val="24"/>
          <w:szCs w:val="24"/>
        </w:rPr>
        <w:t>type</w:t>
      </w:r>
      <w:r w:rsidRPr="00106B23">
        <w:rPr>
          <w:rFonts w:ascii="Litera Serial" w:hAnsi="Litera Serial" w:cs="Litera Serial"/>
          <w:b w:val="0"/>
          <w:bCs w:val="0"/>
          <w:caps/>
          <w:color w:val="808080"/>
          <w:sz w:val="24"/>
          <w:szCs w:val="24"/>
        </w:rPr>
        <w:t xml:space="preserve"> </w:t>
      </w:r>
      <w:proofErr w:type="gramStart"/>
      <w:r>
        <w:rPr>
          <w:rFonts w:ascii="Litera Serial" w:hAnsi="Litera Serial" w:cs="宋体" w:hint="eastAsia"/>
          <w:b w:val="0"/>
          <w:bCs w:val="0"/>
          <w:caps/>
          <w:color w:val="808080"/>
          <w:sz w:val="24"/>
          <w:szCs w:val="24"/>
        </w:rPr>
        <w:t>主数据</w:t>
      </w:r>
      <w:proofErr w:type="gramEnd"/>
      <w:r w:rsidRPr="00106B23">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销售</w:t>
      </w:r>
      <w:r w:rsidRPr="00106B23">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方式</w:t>
      </w:r>
      <w:bookmarkEnd w:id="308"/>
      <w:bookmarkEnd w:id="309"/>
      <w:bookmarkEnd w:id="310"/>
    </w:p>
    <w:p w:rsidR="000D7A2B" w:rsidRPr="00EA44B4" w:rsidRDefault="000D7A2B" w:rsidP="00C52F03">
      <w:pPr>
        <w:rPr>
          <w:rFonts w:ascii="Verdana" w:eastAsia="宋体" w:hAnsi="Verdana" w:cs="Times New Roman"/>
          <w:color w:val="000000"/>
          <w:sz w:val="20"/>
          <w:szCs w:val="20"/>
        </w:rPr>
      </w:pPr>
      <w:r w:rsidRPr="00106B23">
        <w:rPr>
          <w:rFonts w:ascii="Verdana" w:hAnsi="Verdana" w:cs="Verdana"/>
          <w:sz w:val="20"/>
          <w:szCs w:val="20"/>
        </w:rPr>
        <w:t xml:space="preserve">This table captures all the different types of </w:t>
      </w:r>
      <w:r>
        <w:rPr>
          <w:rFonts w:ascii="Verdana" w:eastAsia="宋体" w:hAnsi="Verdana" w:cs="Verdana"/>
          <w:sz w:val="20"/>
          <w:szCs w:val="20"/>
        </w:rPr>
        <w:t>sales that happen in BBG</w:t>
      </w:r>
    </w:p>
    <w:p w:rsidR="000D7A2B" w:rsidRPr="00106B23" w:rsidRDefault="000D7A2B" w:rsidP="00C52F03">
      <w:pPr>
        <w:rPr>
          <w:rFonts w:ascii="Verdana" w:eastAsia="宋体" w:hAnsi="Verdana" w:cs="Times New Roman"/>
          <w:color w:val="000000"/>
          <w:sz w:val="20"/>
          <w:szCs w:val="20"/>
        </w:rPr>
      </w:pPr>
      <w:r w:rsidRPr="00106B23">
        <w:rPr>
          <w:rFonts w:ascii="Verdana" w:eastAsia="宋体" w:hAnsi="Verdana" w:cs="宋体" w:hint="eastAsia"/>
          <w:color w:val="000000"/>
          <w:sz w:val="20"/>
          <w:szCs w:val="20"/>
        </w:rPr>
        <w:t>此表格抓取</w:t>
      </w:r>
      <w:r>
        <w:rPr>
          <w:rFonts w:ascii="Verdana" w:eastAsia="宋体" w:hAnsi="Verdana" w:cs="宋体" w:hint="eastAsia"/>
          <w:color w:val="000000"/>
          <w:sz w:val="20"/>
          <w:szCs w:val="20"/>
        </w:rPr>
        <w:t>步步高企业内部的所有销售类型</w:t>
      </w:r>
    </w:p>
    <w:p w:rsidR="000D7A2B" w:rsidRPr="00F36016" w:rsidRDefault="000D7A2B" w:rsidP="00C52F03">
      <w:pPr>
        <w:rPr>
          <w:rFonts w:ascii="Verdana" w:hAnsi="Verdana" w:cs="Verdana"/>
          <w:sz w:val="22"/>
          <w:szCs w:val="22"/>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725"/>
        <w:gridCol w:w="1732"/>
        <w:gridCol w:w="6382"/>
      </w:tblGrid>
      <w:tr w:rsidR="000D7A2B">
        <w:trPr>
          <w:cantSplit/>
          <w:tblHeader/>
        </w:trPr>
        <w:tc>
          <w:tcPr>
            <w:tcW w:w="1725" w:type="dxa"/>
            <w:shd w:val="clear" w:color="auto" w:fill="E6E6E6"/>
            <w:tcMar>
              <w:top w:w="0" w:type="dxa"/>
              <w:left w:w="108" w:type="dxa"/>
              <w:bottom w:w="0" w:type="dxa"/>
              <w:right w:w="108" w:type="dxa"/>
            </w:tcMar>
          </w:tcPr>
          <w:p w:rsidR="000D7A2B" w:rsidRDefault="000D7A2B" w:rsidP="00C52F03">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32" w:type="dxa"/>
            <w:shd w:val="clear" w:color="auto" w:fill="E6E6E6"/>
            <w:tcMar>
              <w:top w:w="0" w:type="dxa"/>
              <w:left w:w="108" w:type="dxa"/>
              <w:bottom w:w="0" w:type="dxa"/>
              <w:right w:w="108" w:type="dxa"/>
            </w:tcMar>
          </w:tcPr>
          <w:p w:rsidR="000D7A2B" w:rsidRDefault="000D7A2B" w:rsidP="00C52F03">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382" w:type="dxa"/>
            <w:shd w:val="clear" w:color="auto" w:fill="E6E6E6"/>
            <w:tcMar>
              <w:top w:w="0" w:type="dxa"/>
              <w:left w:w="108" w:type="dxa"/>
              <w:bottom w:w="0" w:type="dxa"/>
              <w:right w:w="108" w:type="dxa"/>
            </w:tcMar>
          </w:tcPr>
          <w:p w:rsidR="000D7A2B" w:rsidRDefault="000D7A2B" w:rsidP="00C52F03">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Pr>
        <w:tc>
          <w:tcPr>
            <w:tcW w:w="1725" w:type="dxa"/>
            <w:shd w:val="clear" w:color="auto" w:fill="FFFFFF"/>
            <w:tcMar>
              <w:top w:w="0" w:type="dxa"/>
              <w:left w:w="108" w:type="dxa"/>
              <w:bottom w:w="0" w:type="dxa"/>
              <w:right w:w="108" w:type="dxa"/>
            </w:tcMar>
          </w:tcPr>
          <w:p w:rsidR="000D7A2B" w:rsidRDefault="000D7A2B" w:rsidP="00746410">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Sales_type_id</w:t>
            </w:r>
          </w:p>
          <w:p w:rsidR="000D7A2B" w:rsidRDefault="000D7A2B" w:rsidP="00C52F0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宋体" w:hint="eastAsia"/>
                <w:sz w:val="18"/>
                <w:szCs w:val="18"/>
              </w:rPr>
              <w:t>销售</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74641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C52F03">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82" w:type="dxa"/>
            <w:shd w:val="clear" w:color="auto" w:fill="FFFFFF"/>
            <w:tcMar>
              <w:top w:w="0" w:type="dxa"/>
              <w:left w:w="108" w:type="dxa"/>
              <w:bottom w:w="0" w:type="dxa"/>
              <w:right w:w="108" w:type="dxa"/>
            </w:tcMar>
          </w:tcPr>
          <w:p w:rsidR="000D7A2B" w:rsidRDefault="000D7A2B" w:rsidP="003C3BC1">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To define sales types, there are 3 types:</w:t>
            </w:r>
          </w:p>
          <w:p w:rsidR="000D7A2B" w:rsidRDefault="000D7A2B" w:rsidP="003C3BC1">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1, normal sales</w:t>
            </w:r>
          </w:p>
          <w:p w:rsidR="000D7A2B" w:rsidRDefault="000D7A2B" w:rsidP="003C3BC1">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2, commission sales (with no inventory)</w:t>
            </w:r>
          </w:p>
          <w:p w:rsidR="000D7A2B" w:rsidRDefault="000D7A2B" w:rsidP="003C3BC1">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3, commission sales (with inventory) also known as semi-consignment sales</w:t>
            </w:r>
            <w:r>
              <w:rPr>
                <w:rFonts w:ascii="Verdana" w:eastAsia="宋体" w:hAnsi="Verdana" w:cs="Verdana"/>
                <w:sz w:val="18"/>
                <w:szCs w:val="18"/>
              </w:rPr>
              <w:br/>
            </w:r>
            <w:r>
              <w:rPr>
                <w:rFonts w:ascii="Verdana" w:eastAsia="宋体" w:hAnsi="Verdana" w:cs="宋体" w:hint="eastAsia"/>
                <w:sz w:val="18"/>
                <w:szCs w:val="18"/>
              </w:rPr>
              <w:t>确认销售类型，共三种销售：</w:t>
            </w:r>
          </w:p>
          <w:p w:rsidR="000D7A2B" w:rsidRDefault="000D7A2B" w:rsidP="003C3BC1">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1</w:t>
            </w:r>
            <w:r>
              <w:rPr>
                <w:rFonts w:ascii="Verdana" w:eastAsia="宋体" w:hAnsi="Verdana" w:cs="宋体" w:hint="eastAsia"/>
                <w:sz w:val="18"/>
                <w:szCs w:val="18"/>
              </w:rPr>
              <w:t>，普通销售</w:t>
            </w:r>
            <w:r>
              <w:rPr>
                <w:rFonts w:ascii="Verdana" w:eastAsia="宋体" w:hAnsi="Verdana" w:cs="Verdana"/>
                <w:sz w:val="18"/>
                <w:szCs w:val="18"/>
              </w:rPr>
              <w:t xml:space="preserve"> – </w:t>
            </w:r>
            <w:r>
              <w:rPr>
                <w:rFonts w:ascii="Verdana" w:eastAsia="宋体" w:hAnsi="Verdana" w:cs="宋体" w:hint="eastAsia"/>
                <w:sz w:val="18"/>
                <w:szCs w:val="18"/>
              </w:rPr>
              <w:t>自营</w:t>
            </w:r>
          </w:p>
          <w:p w:rsidR="000D7A2B" w:rsidRDefault="000D7A2B" w:rsidP="003C3BC1">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2</w:t>
            </w:r>
            <w:r>
              <w:rPr>
                <w:rFonts w:ascii="Verdana" w:eastAsia="宋体" w:hAnsi="Verdana" w:cs="宋体" w:hint="eastAsia"/>
                <w:sz w:val="18"/>
                <w:szCs w:val="18"/>
              </w:rPr>
              <w:t>，代理销售</w:t>
            </w:r>
            <w:r>
              <w:rPr>
                <w:rFonts w:ascii="Verdana" w:eastAsia="宋体" w:hAnsi="Verdana" w:cs="Verdana"/>
                <w:sz w:val="18"/>
                <w:szCs w:val="18"/>
              </w:rPr>
              <w:t xml:space="preserve"> </w:t>
            </w:r>
            <w:r>
              <w:rPr>
                <w:rFonts w:ascii="Verdana" w:eastAsia="宋体" w:hAnsi="Verdana" w:cs="宋体" w:hint="eastAsia"/>
                <w:sz w:val="18"/>
                <w:szCs w:val="18"/>
              </w:rPr>
              <w:t>（不管库存）</w:t>
            </w:r>
          </w:p>
          <w:p w:rsidR="000D7A2B" w:rsidRDefault="000D7A2B" w:rsidP="003C3BC1">
            <w:pPr>
              <w:pStyle w:val="TableContents"/>
              <w:suppressLineNumbers w:val="0"/>
              <w:suppressAutoHyphens w:val="0"/>
              <w:spacing w:line="276" w:lineRule="auto"/>
              <w:rPr>
                <w:rFonts w:ascii="Verdana" w:hAnsi="Verdana" w:cs="Verdana"/>
                <w:sz w:val="18"/>
                <w:szCs w:val="18"/>
              </w:rPr>
            </w:pPr>
            <w:r>
              <w:rPr>
                <w:rFonts w:ascii="Verdana" w:eastAsia="宋体" w:hAnsi="Verdana" w:cs="Verdana"/>
                <w:sz w:val="18"/>
                <w:szCs w:val="18"/>
              </w:rPr>
              <w:t>3</w:t>
            </w:r>
            <w:r>
              <w:rPr>
                <w:rFonts w:ascii="Verdana" w:eastAsia="宋体" w:hAnsi="Verdana" w:cs="宋体" w:hint="eastAsia"/>
                <w:sz w:val="18"/>
                <w:szCs w:val="18"/>
              </w:rPr>
              <w:t>，代理销售</w:t>
            </w:r>
            <w:r>
              <w:rPr>
                <w:rFonts w:ascii="Verdana" w:eastAsia="宋体" w:hAnsi="Verdana" w:cs="Verdana"/>
                <w:sz w:val="18"/>
                <w:szCs w:val="18"/>
              </w:rPr>
              <w:t xml:space="preserve"> </w:t>
            </w:r>
            <w:r>
              <w:rPr>
                <w:rFonts w:ascii="Verdana" w:eastAsia="宋体" w:hAnsi="Verdana" w:cs="宋体" w:hint="eastAsia"/>
                <w:sz w:val="18"/>
                <w:szCs w:val="18"/>
              </w:rPr>
              <w:t>（管库存）也称之为半联营销售</w:t>
            </w:r>
            <w:ins w:id="311" w:author="Unknown" w:date="2013-09-09T13:40:00Z">
              <w:r>
                <w:rPr>
                  <w:rFonts w:ascii="Verdana" w:eastAsia="宋体" w:hAnsi="Verdana" w:cs="宋体" w:hint="eastAsia"/>
                  <w:sz w:val="18"/>
                  <w:szCs w:val="18"/>
                </w:rPr>
                <w:t>（目前系统中</w:t>
              </w:r>
            </w:ins>
            <w:ins w:id="312" w:author="Unknown" w:date="2013-09-09T13:41:00Z">
              <w:r>
                <w:rPr>
                  <w:rFonts w:ascii="Verdana" w:eastAsia="宋体" w:hAnsi="Verdana" w:cs="宋体" w:hint="eastAsia"/>
                  <w:sz w:val="18"/>
                  <w:szCs w:val="18"/>
                </w:rPr>
                <w:t>只有自营与联营两种类型，且都是依据主要供应商来做区分，实际上商品的库存与销售在标准功能里是没有区分经营类型的）</w:t>
              </w:r>
            </w:ins>
            <w:ins w:id="313" w:author="Unknown" w:date="2013-10-10T11:14:00Z">
              <w:r>
                <w:rPr>
                  <w:rFonts w:ascii="Verdana" w:eastAsia="宋体" w:hAnsi="Verdana" w:cs="宋体" w:hint="eastAsia"/>
                  <w:sz w:val="18"/>
                  <w:szCs w:val="18"/>
                </w:rPr>
                <w:t>如果</w:t>
              </w:r>
            </w:ins>
            <w:ins w:id="314" w:author="Unknown" w:date="2013-10-10T11:15:00Z">
              <w:r>
                <w:rPr>
                  <w:rFonts w:ascii="Verdana" w:eastAsia="宋体" w:hAnsi="Verdana" w:cs="宋体" w:hint="eastAsia"/>
                  <w:sz w:val="18"/>
                  <w:szCs w:val="18"/>
                </w:rPr>
                <w:t>只用两种类型，那么第三种为</w:t>
              </w:r>
              <w:r>
                <w:rPr>
                  <w:rFonts w:ascii="Verdana" w:eastAsia="宋体" w:hAnsi="Verdana" w:cs="Verdana"/>
                  <w:sz w:val="18"/>
                  <w:szCs w:val="18"/>
                </w:rPr>
                <w:t>NULL</w:t>
              </w:r>
            </w:ins>
            <w:ins w:id="315" w:author="Unknown" w:date="2013-09-19T15:47:00Z">
              <w:r>
                <w:rPr>
                  <w:rFonts w:ascii="Verdana" w:eastAsia="宋体" w:hAnsi="Verdana" w:cs="Times New Roman"/>
                  <w:sz w:val="18"/>
                  <w:szCs w:val="18"/>
                </w:rPr>
                <w:br/>
              </w:r>
              <w:r>
                <w:rPr>
                  <w:rFonts w:ascii="Verdana" w:eastAsia="宋体" w:hAnsi="Verdana" w:cs="Verdana"/>
                  <w:sz w:val="18"/>
                  <w:szCs w:val="18"/>
                </w:rPr>
                <w:t>we are about to receive only 2 types of sales,because there are self supported + consignment,and they are both based on suppler</w:t>
              </w:r>
            </w:ins>
            <w:ins w:id="316" w:author="Unknown" w:date="2013-09-19T15:49:00Z">
              <w:r>
                <w:rPr>
                  <w:rFonts w:ascii="Verdana" w:eastAsia="宋体" w:hAnsi="Verdana" w:cs="Verdana"/>
                  <w:sz w:val="18"/>
                  <w:szCs w:val="18"/>
                </w:rPr>
                <w:t>,in reality,the standard function of product inventory and sales does not tell the differences on sales type</w:t>
              </w:r>
            </w:ins>
            <w:ins w:id="317" w:author="Unknown" w:date="2013-10-10T11:14:00Z">
              <w:r>
                <w:rPr>
                  <w:rFonts w:ascii="Verdana" w:eastAsia="宋体" w:hAnsi="Verdana" w:cs="Verdana"/>
                  <w:sz w:val="18"/>
                  <w:szCs w:val="18"/>
                </w:rPr>
                <w:t xml:space="preserve"> </w:t>
              </w:r>
            </w:ins>
          </w:p>
        </w:tc>
      </w:tr>
      <w:tr w:rsidR="000D7A2B">
        <w:trPr>
          <w:cantSplit/>
        </w:trPr>
        <w:tc>
          <w:tcPr>
            <w:tcW w:w="1725" w:type="dxa"/>
            <w:shd w:val="clear" w:color="auto" w:fill="FFFFFF"/>
            <w:tcMar>
              <w:top w:w="0" w:type="dxa"/>
              <w:left w:w="108" w:type="dxa"/>
              <w:bottom w:w="0" w:type="dxa"/>
              <w:right w:w="108" w:type="dxa"/>
            </w:tcMar>
          </w:tcPr>
          <w:p w:rsidR="000D7A2B" w:rsidRDefault="000D7A2B" w:rsidP="00746410">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Sales_type_name_en</w:t>
            </w:r>
          </w:p>
          <w:p w:rsidR="000D7A2B" w:rsidRDefault="000D7A2B" w:rsidP="00C52F03">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销售</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1732" w:type="dxa"/>
            <w:shd w:val="clear" w:color="auto" w:fill="FFFFFF"/>
            <w:tcMar>
              <w:top w:w="0" w:type="dxa"/>
              <w:left w:w="108" w:type="dxa"/>
              <w:bottom w:w="0" w:type="dxa"/>
              <w:right w:w="108" w:type="dxa"/>
            </w:tcMar>
          </w:tcPr>
          <w:p w:rsidR="000D7A2B" w:rsidRDefault="000D7A2B" w:rsidP="003C3BC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3C3BC1">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文本</w:t>
            </w:r>
          </w:p>
        </w:tc>
        <w:tc>
          <w:tcPr>
            <w:tcW w:w="6382" w:type="dxa"/>
            <w:shd w:val="clear" w:color="auto" w:fill="FFFFFF"/>
            <w:tcMar>
              <w:top w:w="0" w:type="dxa"/>
              <w:left w:w="108" w:type="dxa"/>
              <w:bottom w:w="0" w:type="dxa"/>
              <w:right w:w="108" w:type="dxa"/>
            </w:tcMar>
          </w:tcPr>
          <w:p w:rsidR="000D7A2B" w:rsidRDefault="000D7A2B" w:rsidP="00C52F03">
            <w:pPr>
              <w:pStyle w:val="TableContents"/>
              <w:suppressLineNumbers w:val="0"/>
              <w:suppressAutoHyphens w:val="0"/>
              <w:spacing w:line="276" w:lineRule="auto"/>
              <w:rPr>
                <w:rFonts w:ascii="Verdana" w:hAnsi="Verdana" w:cs="Verdana"/>
                <w:sz w:val="18"/>
                <w:szCs w:val="18"/>
              </w:rPr>
            </w:pPr>
          </w:p>
        </w:tc>
      </w:tr>
      <w:tr w:rsidR="000D7A2B">
        <w:trPr>
          <w:cantSplit/>
        </w:trPr>
        <w:tc>
          <w:tcPr>
            <w:tcW w:w="1725" w:type="dxa"/>
            <w:shd w:val="clear" w:color="auto" w:fill="FFFFFF"/>
            <w:tcMar>
              <w:top w:w="0" w:type="dxa"/>
              <w:left w:w="108" w:type="dxa"/>
              <w:bottom w:w="0" w:type="dxa"/>
              <w:right w:w="108" w:type="dxa"/>
            </w:tcMar>
          </w:tcPr>
          <w:p w:rsidR="000D7A2B" w:rsidRDefault="000D7A2B" w:rsidP="00C52F0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Sales_type_name_ch</w:t>
            </w:r>
          </w:p>
          <w:p w:rsidR="000D7A2B" w:rsidRDefault="000D7A2B" w:rsidP="00C52F03">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销售</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1732" w:type="dxa"/>
            <w:shd w:val="clear" w:color="auto" w:fill="FFFFFF"/>
            <w:tcMar>
              <w:top w:w="0" w:type="dxa"/>
              <w:left w:w="108" w:type="dxa"/>
              <w:bottom w:w="0" w:type="dxa"/>
              <w:right w:w="108" w:type="dxa"/>
            </w:tcMar>
          </w:tcPr>
          <w:p w:rsidR="000D7A2B" w:rsidRDefault="000D7A2B" w:rsidP="003C3BC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3C3BC1">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文本</w:t>
            </w:r>
          </w:p>
        </w:tc>
        <w:tc>
          <w:tcPr>
            <w:tcW w:w="6382" w:type="dxa"/>
            <w:shd w:val="clear" w:color="auto" w:fill="FFFFFF"/>
            <w:tcMar>
              <w:top w:w="0" w:type="dxa"/>
              <w:left w:w="108" w:type="dxa"/>
              <w:bottom w:w="0" w:type="dxa"/>
              <w:right w:w="108" w:type="dxa"/>
            </w:tcMar>
          </w:tcPr>
          <w:p w:rsidR="000D7A2B" w:rsidRDefault="000D7A2B" w:rsidP="00C52F03">
            <w:pPr>
              <w:pStyle w:val="TableContents"/>
              <w:suppressLineNumbers w:val="0"/>
              <w:suppressAutoHyphens w:val="0"/>
              <w:spacing w:line="276" w:lineRule="auto"/>
              <w:rPr>
                <w:rFonts w:ascii="Verdana" w:hAnsi="Verdana" w:cs="Verdana"/>
                <w:sz w:val="18"/>
                <w:szCs w:val="18"/>
              </w:rPr>
            </w:pPr>
          </w:p>
        </w:tc>
      </w:tr>
    </w:tbl>
    <w:p w:rsidR="000D7A2B" w:rsidRDefault="000D7A2B" w:rsidP="00106B23">
      <w:pPr>
        <w:suppressAutoHyphens w:val="0"/>
        <w:rPr>
          <w:rFonts w:cs="Times New Roman"/>
        </w:rPr>
      </w:pPr>
    </w:p>
    <w:p w:rsidR="000D7A2B" w:rsidRDefault="000D7A2B" w:rsidP="00106B23">
      <w:pPr>
        <w:suppressAutoHyphens w:val="0"/>
        <w:rPr>
          <w:rFonts w:cs="Times New Roman"/>
        </w:rPr>
      </w:pPr>
    </w:p>
    <w:p w:rsidR="000D7A2B" w:rsidRPr="00106B23" w:rsidRDefault="000D7A2B" w:rsidP="00D2397C">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318" w:name="_Toc237064906"/>
      <w:bookmarkStart w:id="319" w:name="_Toc238874633"/>
      <w:bookmarkStart w:id="320" w:name="_Toc369255735"/>
      <w:r w:rsidRPr="00106B23">
        <w:rPr>
          <w:rFonts w:ascii="Litera Serial" w:hAnsi="Litera Serial" w:cs="Litera Serial"/>
          <w:b w:val="0"/>
          <w:bCs w:val="0"/>
          <w:caps/>
          <w:color w:val="808080"/>
          <w:sz w:val="24"/>
          <w:szCs w:val="24"/>
        </w:rPr>
        <w:t xml:space="preserve">master_sales_tender </w:t>
      </w:r>
      <w:r w:rsidRPr="00D2397C">
        <w:rPr>
          <w:rFonts w:ascii="Litera Serial" w:hAnsi="Litera Serial" w:cs="宋体" w:hint="eastAsia"/>
          <w:b w:val="0"/>
          <w:bCs w:val="0"/>
          <w:caps/>
          <w:color w:val="808080"/>
          <w:sz w:val="24"/>
          <w:szCs w:val="24"/>
        </w:rPr>
        <w:t>交易型</w:t>
      </w:r>
      <w:r w:rsidRPr="00106B23">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销售</w:t>
      </w:r>
      <w:r w:rsidRPr="00106B23">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支付方式</w:t>
      </w:r>
      <w:bookmarkEnd w:id="318"/>
      <w:bookmarkEnd w:id="319"/>
      <w:bookmarkEnd w:id="320"/>
    </w:p>
    <w:p w:rsidR="000D7A2B" w:rsidRPr="00EA44B4" w:rsidRDefault="000D7A2B" w:rsidP="00682A15">
      <w:pPr>
        <w:rPr>
          <w:rFonts w:ascii="Verdana" w:eastAsia="宋体" w:hAnsi="Verdana" w:cs="Times New Roman"/>
          <w:color w:val="000000"/>
          <w:sz w:val="20"/>
          <w:szCs w:val="20"/>
        </w:rPr>
      </w:pPr>
      <w:r w:rsidRPr="00106B23">
        <w:rPr>
          <w:rFonts w:ascii="Verdana" w:hAnsi="Verdana" w:cs="Verdana"/>
          <w:sz w:val="20"/>
          <w:szCs w:val="20"/>
        </w:rPr>
        <w:t>This table captures all the different types of tender that a customer can pay with, including credit</w:t>
      </w:r>
      <w:r w:rsidRPr="00106B23">
        <w:rPr>
          <w:rFonts w:ascii="Verdana" w:hAnsi="Verdana" w:cs="Verdana"/>
          <w:color w:val="000000"/>
          <w:sz w:val="20"/>
          <w:szCs w:val="20"/>
        </w:rPr>
        <w:t xml:space="preserve"> + debit cards, customer top-up prepaid + gift cards, and cash.</w:t>
      </w:r>
      <w:r w:rsidDel="00501C64">
        <w:rPr>
          <w:rFonts w:ascii="Verdana" w:eastAsia="宋体" w:hAnsi="Verdana" w:cs="Verdana"/>
          <w:color w:val="000000"/>
          <w:sz w:val="20"/>
          <w:szCs w:val="20"/>
        </w:rPr>
        <w:t xml:space="preserve"> </w:t>
      </w:r>
    </w:p>
    <w:p w:rsidR="000D7A2B" w:rsidRDefault="000D7A2B" w:rsidP="00682A15">
      <w:pPr>
        <w:rPr>
          <w:rFonts w:ascii="Verdana" w:eastAsia="宋体" w:hAnsi="Verdana" w:cs="Verdana"/>
          <w:color w:val="000000"/>
          <w:sz w:val="20"/>
          <w:szCs w:val="20"/>
        </w:rPr>
      </w:pPr>
      <w:r w:rsidRPr="00106B23">
        <w:rPr>
          <w:rFonts w:ascii="Verdana" w:eastAsia="宋体" w:hAnsi="Verdana" w:cs="宋体" w:hint="eastAsia"/>
          <w:color w:val="000000"/>
          <w:sz w:val="20"/>
          <w:szCs w:val="20"/>
        </w:rPr>
        <w:t>此表格抓取一个顾客的所有的支付方式，包含信用卡，记账卡，储值卡和现金</w:t>
      </w:r>
      <w:r>
        <w:rPr>
          <w:rFonts w:ascii="Verdana" w:eastAsia="宋体" w:hAnsi="Verdana" w:cs="Verdana"/>
          <w:color w:val="000000"/>
          <w:sz w:val="20"/>
          <w:szCs w:val="20"/>
        </w:rPr>
        <w:t xml:space="preserve"> </w:t>
      </w:r>
    </w:p>
    <w:p w:rsidR="000D7A2B" w:rsidRPr="00106B23" w:rsidRDefault="000D7A2B" w:rsidP="00682A15">
      <w:pPr>
        <w:rPr>
          <w:rFonts w:ascii="Verdana" w:eastAsia="宋体" w:hAnsi="Verdana" w:cs="Times New Roman"/>
          <w:color w:val="000000"/>
          <w:sz w:val="20"/>
          <w:szCs w:val="20"/>
        </w:rPr>
      </w:pPr>
    </w:p>
    <w:p w:rsidR="000D7A2B" w:rsidRPr="00F36016" w:rsidRDefault="000D7A2B" w:rsidP="00682A15">
      <w:pPr>
        <w:rPr>
          <w:rFonts w:ascii="Verdana" w:hAnsi="Verdana" w:cs="Verdana"/>
          <w:sz w:val="22"/>
          <w:szCs w:val="22"/>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725"/>
        <w:gridCol w:w="1732"/>
        <w:gridCol w:w="6382"/>
      </w:tblGrid>
      <w:tr w:rsidR="000D7A2B">
        <w:trPr>
          <w:tblHeader/>
        </w:trPr>
        <w:tc>
          <w:tcPr>
            <w:tcW w:w="1725"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32"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382"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1725" w:type="dxa"/>
            <w:shd w:val="clear" w:color="auto" w:fill="FFFFFF"/>
            <w:tcMar>
              <w:top w:w="0" w:type="dxa"/>
              <w:left w:w="108" w:type="dxa"/>
              <w:bottom w:w="0" w:type="dxa"/>
              <w:right w:w="108" w:type="dxa"/>
            </w:tcMar>
          </w:tcPr>
          <w:p w:rsidR="000D7A2B" w:rsidRPr="004F690D" w:rsidRDefault="000D7A2B" w:rsidP="00E57DE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tender_type</w:t>
            </w:r>
            <w:r>
              <w:rPr>
                <w:rFonts w:ascii="宋体" w:eastAsia="宋体" w:hAnsi="宋体" w:cs="宋体"/>
                <w:sz w:val="18"/>
                <w:szCs w:val="18"/>
              </w:rPr>
              <w:t>_</w:t>
            </w:r>
            <w:r>
              <w:rPr>
                <w:rFonts w:ascii="Verdana" w:eastAsia="宋体" w:hAnsi="Verdana" w:cs="Verdana"/>
                <w:sz w:val="18"/>
                <w:szCs w:val="18"/>
              </w:rPr>
              <w:t>id</w:t>
            </w:r>
          </w:p>
          <w:p w:rsidR="000D7A2B" w:rsidRDefault="000D7A2B" w:rsidP="00392B59">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支付方式</w:t>
            </w:r>
            <w:r>
              <w:rPr>
                <w:rFonts w:ascii="Verdana" w:eastAsia="宋体" w:hAnsi="Verdana" w:cs="Verdana"/>
                <w:sz w:val="18"/>
                <w:szCs w:val="18"/>
              </w:rPr>
              <w:t>_</w:t>
            </w:r>
            <w:r>
              <w:rPr>
                <w:rFonts w:ascii="Verdana" w:eastAsia="宋体" w:hAnsi="Verdana" w:cs="宋体" w:hint="eastAsia"/>
                <w:sz w:val="18"/>
                <w:szCs w:val="18"/>
              </w:rPr>
              <w:t>类型</w:t>
            </w:r>
          </w:p>
        </w:tc>
        <w:tc>
          <w:tcPr>
            <w:tcW w:w="1732" w:type="dxa"/>
            <w:shd w:val="clear" w:color="auto" w:fill="FFFFFF"/>
            <w:tcMar>
              <w:top w:w="0" w:type="dxa"/>
              <w:left w:w="108" w:type="dxa"/>
              <w:bottom w:w="0" w:type="dxa"/>
              <w:right w:w="108" w:type="dxa"/>
            </w:tcMar>
          </w:tcPr>
          <w:p w:rsidR="000D7A2B" w:rsidRDefault="000D7A2B" w:rsidP="00E57DE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82" w:type="dxa"/>
            <w:shd w:val="clear" w:color="auto" w:fill="FFFFFF"/>
            <w:tcMar>
              <w:top w:w="0" w:type="dxa"/>
              <w:left w:w="108" w:type="dxa"/>
              <w:bottom w:w="0" w:type="dxa"/>
              <w:right w:w="108" w:type="dxa"/>
            </w:tcMar>
          </w:tcPr>
          <w:p w:rsidR="000D7A2B" w:rsidRDefault="000D7A2B" w:rsidP="00E57DE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Indicates if customer paid by cash, credit card.</w:t>
            </w:r>
          </w:p>
          <w:p w:rsidR="000D7A2B" w:rsidRDefault="000D7A2B" w:rsidP="00E57DE6">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表示顾客是以何种方式支付，现金、信用卡、优惠</w:t>
            </w:r>
            <w:proofErr w:type="gramStart"/>
            <w:r>
              <w:rPr>
                <w:rFonts w:ascii="Verdana" w:eastAsia="宋体" w:hAnsi="Verdana" w:cs="宋体" w:hint="eastAsia"/>
                <w:sz w:val="18"/>
                <w:szCs w:val="18"/>
              </w:rPr>
              <w:t>劵</w:t>
            </w:r>
            <w:proofErr w:type="gramEnd"/>
          </w:p>
          <w:p w:rsidR="000D7A2B" w:rsidRDefault="000D7A2B" w:rsidP="00E57DE6">
            <w:pPr>
              <w:pStyle w:val="TableContents"/>
              <w:suppressLineNumbers w:val="0"/>
              <w:suppressAutoHyphens w:val="0"/>
              <w:spacing w:line="276" w:lineRule="auto"/>
              <w:rPr>
                <w:rFonts w:ascii="Verdana" w:eastAsia="宋体" w:hAnsi="Verdana" w:cs="Times New Roman"/>
                <w:sz w:val="18"/>
                <w:szCs w:val="18"/>
              </w:rPr>
            </w:pPr>
          </w:p>
          <w:p w:rsidR="000D7A2B" w:rsidRDefault="000D7A2B" w:rsidP="00501C64">
            <w:pPr>
              <w:pStyle w:val="TableContents"/>
              <w:suppressLineNumbers w:val="0"/>
              <w:suppressAutoHyphens w:val="0"/>
              <w:spacing w:line="276" w:lineRule="auto"/>
              <w:rPr>
                <w:rFonts w:ascii="Verdana" w:hAnsi="Verdana" w:cs="Verdana"/>
                <w:sz w:val="18"/>
                <w:szCs w:val="18"/>
              </w:rPr>
            </w:pPr>
          </w:p>
        </w:tc>
      </w:tr>
      <w:tr w:rsidR="000D7A2B">
        <w:tc>
          <w:tcPr>
            <w:tcW w:w="1725"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Tender_type_name_en</w:t>
            </w:r>
          </w:p>
          <w:p w:rsidR="000D7A2B" w:rsidRPr="00223228"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支付方式</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1732"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Text</w:t>
            </w:r>
          </w:p>
          <w:p w:rsidR="000D7A2B" w:rsidRPr="00223228"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文档</w:t>
            </w:r>
          </w:p>
        </w:tc>
        <w:tc>
          <w:tcPr>
            <w:tcW w:w="6382"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hAnsi="Verdana" w:cs="Verdana"/>
                <w:sz w:val="18"/>
                <w:szCs w:val="18"/>
              </w:rPr>
            </w:pPr>
          </w:p>
        </w:tc>
      </w:tr>
      <w:tr w:rsidR="000D7A2B">
        <w:tc>
          <w:tcPr>
            <w:tcW w:w="1725" w:type="dxa"/>
            <w:shd w:val="clear" w:color="auto" w:fill="FFFFFF"/>
            <w:tcMar>
              <w:top w:w="0" w:type="dxa"/>
              <w:left w:w="108" w:type="dxa"/>
              <w:bottom w:w="0" w:type="dxa"/>
              <w:right w:w="108" w:type="dxa"/>
            </w:tcMar>
          </w:tcPr>
          <w:p w:rsidR="000D7A2B" w:rsidRDefault="000D7A2B" w:rsidP="002C1031">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Tender_type_name_ch</w:t>
            </w:r>
          </w:p>
          <w:p w:rsidR="000D7A2B" w:rsidRDefault="000D7A2B" w:rsidP="00392B59">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支付方式</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1732" w:type="dxa"/>
            <w:shd w:val="clear" w:color="auto" w:fill="FFFFFF"/>
            <w:tcMar>
              <w:top w:w="0" w:type="dxa"/>
              <w:left w:w="108" w:type="dxa"/>
              <w:bottom w:w="0" w:type="dxa"/>
              <w:right w:w="108" w:type="dxa"/>
            </w:tcMar>
          </w:tcPr>
          <w:p w:rsidR="000D7A2B" w:rsidRDefault="000D7A2B" w:rsidP="002C1031">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Text</w:t>
            </w:r>
          </w:p>
          <w:p w:rsidR="000D7A2B" w:rsidRDefault="000D7A2B" w:rsidP="00392B59">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文档</w:t>
            </w:r>
          </w:p>
        </w:tc>
        <w:tc>
          <w:tcPr>
            <w:tcW w:w="6382"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hAnsi="Verdana" w:cs="Verdana"/>
                <w:sz w:val="18"/>
                <w:szCs w:val="18"/>
              </w:rPr>
            </w:pPr>
          </w:p>
        </w:tc>
      </w:tr>
    </w:tbl>
    <w:p w:rsidR="000D7A2B" w:rsidRDefault="000D7A2B" w:rsidP="00106B23">
      <w:pPr>
        <w:suppressAutoHyphens w:val="0"/>
        <w:rPr>
          <w:rFonts w:cs="Times New Roman"/>
        </w:rPr>
      </w:pPr>
    </w:p>
    <w:p w:rsidR="000D7A2B" w:rsidRDefault="000D7A2B" w:rsidP="00106B23">
      <w:pPr>
        <w:suppressAutoHyphens w:val="0"/>
        <w:rPr>
          <w:rFonts w:cs="Times New Roman"/>
        </w:rPr>
      </w:pPr>
    </w:p>
    <w:p w:rsidR="000D7A2B" w:rsidRPr="007475C0" w:rsidRDefault="000D7A2B" w:rsidP="00D2397C">
      <w:pPr>
        <w:pStyle w:val="2"/>
        <w:keepNext w:val="0"/>
        <w:numPr>
          <w:ilvl w:val="0"/>
          <w:numId w:val="6"/>
        </w:numPr>
        <w:tabs>
          <w:tab w:val="left" w:pos="576"/>
        </w:tabs>
        <w:suppressAutoHyphens w:val="0"/>
        <w:spacing w:before="0" w:after="0"/>
        <w:rPr>
          <w:rFonts w:ascii="Litera Serial" w:hAnsi="Litera Serial" w:cs="Litera Serial"/>
          <w:bCs w:val="0"/>
          <w:caps/>
          <w:color w:val="C00000"/>
          <w:sz w:val="24"/>
          <w:szCs w:val="24"/>
        </w:rPr>
      </w:pPr>
      <w:bookmarkStart w:id="321" w:name="_Toc237064907"/>
      <w:bookmarkStart w:id="322" w:name="_Toc238874634"/>
      <w:bookmarkStart w:id="323" w:name="_Toc369255736"/>
      <w:r w:rsidRPr="007475C0">
        <w:rPr>
          <w:rFonts w:ascii="Litera Serial" w:hAnsi="Litera Serial" w:cs="Litera Serial"/>
          <w:bCs w:val="0"/>
          <w:caps/>
          <w:color w:val="C00000"/>
          <w:sz w:val="24"/>
          <w:szCs w:val="24"/>
        </w:rPr>
        <w:t xml:space="preserve">Master_customer </w:t>
      </w:r>
      <w:proofErr w:type="gramStart"/>
      <w:r w:rsidRPr="007475C0">
        <w:rPr>
          <w:rFonts w:ascii="Litera Serial" w:hAnsi="Litera Serial" w:cs="宋体" w:hint="eastAsia"/>
          <w:bCs w:val="0"/>
          <w:caps/>
          <w:color w:val="C00000"/>
          <w:sz w:val="24"/>
          <w:szCs w:val="24"/>
        </w:rPr>
        <w:t>主数据</w:t>
      </w:r>
      <w:proofErr w:type="gramEnd"/>
      <w:r w:rsidRPr="007475C0">
        <w:rPr>
          <w:rFonts w:ascii="Litera Serial" w:hAnsi="Litera Serial" w:cs="Litera Serial"/>
          <w:bCs w:val="0"/>
          <w:caps/>
          <w:color w:val="C00000"/>
          <w:sz w:val="24"/>
          <w:szCs w:val="24"/>
        </w:rPr>
        <w:t>_</w:t>
      </w:r>
      <w:r w:rsidRPr="007475C0">
        <w:rPr>
          <w:rFonts w:ascii="Litera Serial" w:hAnsi="Litera Serial" w:cs="宋体" w:hint="eastAsia"/>
          <w:bCs w:val="0"/>
          <w:caps/>
          <w:color w:val="C00000"/>
          <w:sz w:val="24"/>
          <w:szCs w:val="24"/>
        </w:rPr>
        <w:t>顾客</w:t>
      </w:r>
      <w:bookmarkEnd w:id="321"/>
      <w:bookmarkEnd w:id="322"/>
      <w:r w:rsidR="007C220C">
        <w:rPr>
          <w:rFonts w:ascii="Litera Serial" w:hAnsi="Litera Serial" w:cs="Litera Serial" w:hint="eastAsia"/>
          <w:bCs w:val="0"/>
          <w:caps/>
          <w:color w:val="C00000"/>
          <w:sz w:val="24"/>
          <w:szCs w:val="24"/>
        </w:rPr>
        <w:t>（增加字段）</w:t>
      </w:r>
      <w:bookmarkEnd w:id="323"/>
    </w:p>
    <w:p w:rsidR="000D7A2B" w:rsidRPr="00106B23" w:rsidRDefault="000D7A2B" w:rsidP="00AE52E7">
      <w:pPr>
        <w:rPr>
          <w:rFonts w:ascii="Verdana" w:hAnsi="Verdana" w:cs="Verdana"/>
          <w:sz w:val="20"/>
          <w:szCs w:val="20"/>
        </w:rPr>
      </w:pPr>
      <w:r w:rsidRPr="00106B23">
        <w:rPr>
          <w:rFonts w:ascii="Verdana" w:hAnsi="Verdana" w:cs="Verdana"/>
          <w:sz w:val="20"/>
          <w:szCs w:val="20"/>
        </w:rPr>
        <w:t xml:space="preserve">Taking advantage of the loyalty program we can create master data for the customer. </w:t>
      </w:r>
    </w:p>
    <w:p w:rsidR="000D7A2B" w:rsidRPr="00106B23" w:rsidRDefault="000D7A2B" w:rsidP="00AE52E7">
      <w:pPr>
        <w:rPr>
          <w:rFonts w:ascii="Verdana" w:hAnsi="Verdana" w:cs="Verdana"/>
          <w:sz w:val="20"/>
          <w:szCs w:val="20"/>
        </w:rPr>
      </w:pPr>
    </w:p>
    <w:p w:rsidR="000D7A2B" w:rsidRPr="00106B23" w:rsidRDefault="000D7A2B" w:rsidP="00AE52E7">
      <w:pPr>
        <w:rPr>
          <w:rFonts w:ascii="宋体" w:eastAsia="宋体" w:hAnsi="Verdana" w:cs="Times New Roman"/>
          <w:sz w:val="20"/>
          <w:szCs w:val="20"/>
        </w:rPr>
      </w:pPr>
      <w:r w:rsidRPr="00106B23">
        <w:rPr>
          <w:rFonts w:ascii="宋体" w:eastAsia="宋体" w:hAnsi="Verdana" w:cs="宋体" w:hint="eastAsia"/>
          <w:sz w:val="20"/>
          <w:szCs w:val="20"/>
        </w:rPr>
        <w:t>我们可以利用客户忠诚计划创建顾客的主数据。</w:t>
      </w:r>
    </w:p>
    <w:p w:rsidR="000D7A2B" w:rsidRPr="00522830" w:rsidRDefault="000D7A2B" w:rsidP="00106B23">
      <w:pPr>
        <w:pStyle w:val="Textbody"/>
        <w:spacing w:after="0"/>
        <w:rPr>
          <w:rFonts w:eastAsia="宋体" w:cs="Times New Roman"/>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2120"/>
        <w:gridCol w:w="1787"/>
        <w:gridCol w:w="5945"/>
      </w:tblGrid>
      <w:tr w:rsidR="000D7A2B">
        <w:trPr>
          <w:cantSplit/>
          <w:tblHeader/>
        </w:trPr>
        <w:tc>
          <w:tcPr>
            <w:tcW w:w="2120"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87"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945"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Pr>
        <w:tc>
          <w:tcPr>
            <w:tcW w:w="212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cs="Times New Roman"/>
              </w:rPr>
            </w:pPr>
            <w:r>
              <w:rPr>
                <w:rFonts w:ascii="Verdana" w:hAnsi="Verdana" w:cs="Verdana"/>
                <w:sz w:val="18"/>
                <w:szCs w:val="18"/>
              </w:rPr>
              <w:t>VIP_</w:t>
            </w:r>
            <w:r>
              <w:rPr>
                <w:rFonts w:ascii="Verdana" w:eastAsia="宋体" w:hAnsi="Verdana" w:cs="Verdana"/>
                <w:sz w:val="18"/>
                <w:szCs w:val="18"/>
              </w:rPr>
              <w:t>card_</w:t>
            </w:r>
            <w:r>
              <w:rPr>
                <w:rFonts w:ascii="Verdana" w:hAnsi="Verdana" w:cs="Verdana"/>
                <w:sz w:val="18"/>
                <w:szCs w:val="18"/>
              </w:rPr>
              <w:t>id</w:t>
            </w:r>
          </w:p>
        </w:tc>
        <w:tc>
          <w:tcPr>
            <w:tcW w:w="1787"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945" w:type="dxa"/>
            <w:shd w:val="clear" w:color="auto" w:fill="FFFFFF"/>
            <w:tcMar>
              <w:top w:w="0" w:type="dxa"/>
              <w:left w:w="108" w:type="dxa"/>
              <w:bottom w:w="0" w:type="dxa"/>
              <w:right w:w="108" w:type="dxa"/>
            </w:tcMar>
          </w:tcPr>
          <w:p w:rsidR="000D7A2B" w:rsidRPr="00223228"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Identifier for the </w:t>
            </w:r>
            <w:r>
              <w:rPr>
                <w:rFonts w:ascii="Verdana" w:eastAsia="宋体" w:hAnsi="Verdana" w:cs="Verdana"/>
                <w:sz w:val="18"/>
                <w:szCs w:val="18"/>
              </w:rPr>
              <w:t>VIP</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忠诚计划的标识符改成</w:t>
            </w:r>
            <w:r>
              <w:rPr>
                <w:rFonts w:ascii="Verdana" w:eastAsia="宋体" w:hAnsi="Verdana" w:cs="Verdana"/>
                <w:sz w:val="18"/>
                <w:szCs w:val="18"/>
              </w:rPr>
              <w:t>VIP</w:t>
            </w:r>
            <w:r>
              <w:rPr>
                <w:rFonts w:ascii="Verdana" w:eastAsia="宋体" w:hAnsi="Verdana" w:cs="宋体" w:hint="eastAsia"/>
                <w:sz w:val="18"/>
                <w:szCs w:val="18"/>
              </w:rPr>
              <w:t>卡号</w:t>
            </w:r>
            <w:ins w:id="324" w:author="Unknown" w:date="2013-09-09T13:42:00Z">
              <w:r>
                <w:rPr>
                  <w:rFonts w:ascii="Verdana" w:eastAsia="宋体" w:hAnsi="Verdana" w:cs="宋体" w:hint="eastAsia"/>
                  <w:sz w:val="18"/>
                  <w:szCs w:val="18"/>
                </w:rPr>
                <w:t>（需要从</w:t>
              </w:r>
              <w:r>
                <w:rPr>
                  <w:rFonts w:ascii="Verdana" w:eastAsia="宋体" w:hAnsi="Verdana" w:cs="Verdana"/>
                  <w:sz w:val="18"/>
                  <w:szCs w:val="18"/>
                </w:rPr>
                <w:t>CRM</w:t>
              </w:r>
              <w:r>
                <w:rPr>
                  <w:rFonts w:ascii="Verdana" w:eastAsia="宋体" w:hAnsi="Verdana" w:cs="宋体" w:hint="eastAsia"/>
                  <w:sz w:val="18"/>
                  <w:szCs w:val="18"/>
                </w:rPr>
                <w:t>系统中抽取数据）</w:t>
              </w:r>
            </w:ins>
          </w:p>
        </w:tc>
      </w:tr>
      <w:tr w:rsidR="000D7A2B">
        <w:trPr>
          <w:cantSplit/>
        </w:trPr>
        <w:tc>
          <w:tcPr>
            <w:tcW w:w="212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phone_number</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手机</w:t>
            </w:r>
            <w:r>
              <w:rPr>
                <w:rFonts w:ascii="Verdana" w:eastAsia="宋体" w:hAnsi="Verdana" w:cs="Verdana"/>
                <w:sz w:val="18"/>
                <w:szCs w:val="18"/>
              </w:rPr>
              <w:t>_</w:t>
            </w:r>
            <w:r>
              <w:rPr>
                <w:rFonts w:ascii="Verdana" w:eastAsia="宋体" w:hAnsi="Verdana" w:cs="宋体" w:hint="eastAsia"/>
                <w:sz w:val="18"/>
                <w:szCs w:val="18"/>
              </w:rPr>
              <w:t>数字</w:t>
            </w:r>
          </w:p>
        </w:tc>
        <w:tc>
          <w:tcPr>
            <w:tcW w:w="1787"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945"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cs="Times New Roman"/>
              </w:rPr>
            </w:pPr>
          </w:p>
        </w:tc>
      </w:tr>
      <w:tr w:rsidR="000D7A2B">
        <w:trPr>
          <w:cantSplit/>
        </w:trPr>
        <w:tc>
          <w:tcPr>
            <w:tcW w:w="212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name_en</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1787"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945"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cs="Times New Roman"/>
              </w:rPr>
            </w:pPr>
          </w:p>
        </w:tc>
      </w:tr>
      <w:tr w:rsidR="000D7A2B">
        <w:trPr>
          <w:cantSplit/>
        </w:trPr>
        <w:tc>
          <w:tcPr>
            <w:tcW w:w="212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name_ch</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1787"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945"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cs="Times New Roman"/>
              </w:rPr>
            </w:pPr>
          </w:p>
        </w:tc>
      </w:tr>
      <w:tr w:rsidR="000D7A2B">
        <w:trPr>
          <w:cantSplit/>
        </w:trPr>
        <w:tc>
          <w:tcPr>
            <w:tcW w:w="212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date_of_birth</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生日</w:t>
            </w:r>
            <w:r>
              <w:rPr>
                <w:rFonts w:ascii="Verdana" w:eastAsia="宋体" w:hAnsi="Verdana" w:cs="Verdana"/>
                <w:sz w:val="18"/>
                <w:szCs w:val="18"/>
              </w:rPr>
              <w:t>_</w:t>
            </w:r>
            <w:r>
              <w:rPr>
                <w:rFonts w:ascii="Verdana" w:eastAsia="宋体" w:hAnsi="Verdana" w:cs="宋体" w:hint="eastAsia"/>
                <w:sz w:val="18"/>
                <w:szCs w:val="18"/>
              </w:rPr>
              <w:t>的</w:t>
            </w:r>
            <w:r>
              <w:rPr>
                <w:rFonts w:ascii="Verdana" w:eastAsia="宋体" w:hAnsi="Verdana" w:cs="Verdana"/>
                <w:sz w:val="18"/>
                <w:szCs w:val="18"/>
              </w:rPr>
              <w:t>_</w:t>
            </w:r>
            <w:r>
              <w:rPr>
                <w:rFonts w:ascii="Verdana" w:eastAsia="宋体" w:hAnsi="Verdana" w:cs="宋体" w:hint="eastAsia"/>
                <w:sz w:val="18"/>
                <w:szCs w:val="18"/>
              </w:rPr>
              <w:t>日期</w:t>
            </w:r>
          </w:p>
        </w:tc>
        <w:tc>
          <w:tcPr>
            <w:tcW w:w="1787" w:type="dxa"/>
            <w:shd w:val="clear" w:color="auto" w:fill="FFFFFF"/>
            <w:tcMar>
              <w:top w:w="0" w:type="dxa"/>
              <w:left w:w="108" w:type="dxa"/>
              <w:bottom w:w="0" w:type="dxa"/>
              <w:right w:w="108" w:type="dxa"/>
            </w:tcMar>
          </w:tcPr>
          <w:p w:rsidR="000D7A2B" w:rsidRDefault="000D7A2B" w:rsidP="00287804">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Date</w:t>
            </w:r>
            <w:r>
              <w:rPr>
                <w:rFonts w:ascii="Verdana" w:eastAsia="宋体" w:hAnsi="Verdana" w:cs="Verdana"/>
                <w:sz w:val="18"/>
                <w:szCs w:val="18"/>
              </w:rPr>
              <w:t xml:space="preserve"> </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5945" w:type="dxa"/>
            <w:shd w:val="clear" w:color="auto" w:fill="FFFFFF"/>
            <w:tcMar>
              <w:top w:w="0" w:type="dxa"/>
              <w:left w:w="108" w:type="dxa"/>
              <w:bottom w:w="0" w:type="dxa"/>
              <w:right w:w="108" w:type="dxa"/>
            </w:tcMar>
          </w:tcPr>
          <w:p w:rsidR="000D7A2B" w:rsidRDefault="000D7A2B" w:rsidP="00287804">
            <w:pPr>
              <w:pStyle w:val="TableContents"/>
              <w:suppressLineNumbers w:val="0"/>
              <w:suppressAutoHyphens w:val="0"/>
              <w:spacing w:line="200" w:lineRule="atLeast"/>
              <w:rPr>
                <w:rFonts w:ascii="Verdana" w:eastAsia="宋体" w:hAnsi="Verdana" w:cs="Times New Roman"/>
                <w:color w:val="000000"/>
                <w:sz w:val="18"/>
                <w:szCs w:val="18"/>
              </w:rPr>
            </w:pPr>
            <w:r>
              <w:rPr>
                <w:rFonts w:ascii="Verdana" w:hAnsi="Verdana" w:cs="Verdana"/>
                <w:color w:val="000000"/>
                <w:sz w:val="18"/>
                <w:szCs w:val="18"/>
              </w:rPr>
              <w:t>yyyy/mm/dd</w:t>
            </w:r>
          </w:p>
          <w:p w:rsidR="000D7A2B" w:rsidRDefault="000D7A2B" w:rsidP="00287804">
            <w:pPr>
              <w:pStyle w:val="TableContents"/>
              <w:suppressLineNumbers w:val="0"/>
              <w:suppressAutoHyphens w:val="0"/>
              <w:spacing w:line="276" w:lineRule="auto"/>
              <w:rPr>
                <w:rFonts w:cs="Times New Roman"/>
              </w:rPr>
            </w:pPr>
            <w:r>
              <w:rPr>
                <w:rFonts w:ascii="Verdana" w:eastAsia="宋体" w:hAnsi="Verdana" w:cs="宋体" w:hint="eastAsia"/>
                <w:color w:val="000000"/>
                <w:sz w:val="18"/>
                <w:szCs w:val="18"/>
              </w:rPr>
              <w:t>年</w:t>
            </w:r>
            <w:r>
              <w:rPr>
                <w:rFonts w:ascii="Verdana" w:eastAsia="宋体" w:hAnsi="Verdana" w:cs="Verdana"/>
                <w:color w:val="000000"/>
                <w:sz w:val="18"/>
                <w:szCs w:val="18"/>
              </w:rPr>
              <w:t>/</w:t>
            </w:r>
            <w:r>
              <w:rPr>
                <w:rFonts w:ascii="Verdana" w:eastAsia="宋体" w:hAnsi="Verdana" w:cs="宋体" w:hint="eastAsia"/>
                <w:color w:val="000000"/>
                <w:sz w:val="18"/>
                <w:szCs w:val="18"/>
              </w:rPr>
              <w:t>月</w:t>
            </w:r>
            <w:r>
              <w:rPr>
                <w:rFonts w:ascii="Verdana" w:eastAsia="宋体" w:hAnsi="Verdana" w:cs="Verdana"/>
                <w:color w:val="000000"/>
                <w:sz w:val="18"/>
                <w:szCs w:val="18"/>
              </w:rPr>
              <w:t>/</w:t>
            </w:r>
            <w:r>
              <w:rPr>
                <w:rFonts w:ascii="Verdana" w:eastAsia="宋体" w:hAnsi="Verdana" w:cs="宋体" w:hint="eastAsia"/>
                <w:color w:val="000000"/>
                <w:sz w:val="18"/>
                <w:szCs w:val="18"/>
              </w:rPr>
              <w:t>日</w:t>
            </w:r>
          </w:p>
        </w:tc>
      </w:tr>
      <w:tr w:rsidR="000D7A2B">
        <w:trPr>
          <w:cantSplit/>
        </w:trPr>
        <w:tc>
          <w:tcPr>
            <w:tcW w:w="2120" w:type="dxa"/>
            <w:shd w:val="clear" w:color="auto" w:fill="FFFFFF"/>
            <w:tcMar>
              <w:top w:w="0" w:type="dxa"/>
              <w:left w:w="108" w:type="dxa"/>
              <w:bottom w:w="0" w:type="dxa"/>
              <w:right w:w="108" w:type="dxa"/>
            </w:tcMar>
          </w:tcPr>
          <w:p w:rsidR="000D7A2B" w:rsidRDefault="000D7A2B" w:rsidP="0017452B">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 xml:space="preserve">VIP joining date </w:t>
            </w:r>
            <w:r>
              <w:rPr>
                <w:rFonts w:ascii="Verdana" w:hAnsi="Verdana" w:cs="Verdana"/>
                <w:sz w:val="18"/>
                <w:szCs w:val="18"/>
              </w:rPr>
              <w:br/>
            </w:r>
            <w:r w:rsidRPr="000231A7">
              <w:rPr>
                <w:rFonts w:ascii="Verdana" w:hAnsi="Verdana" w:cs="Verdana"/>
                <w:sz w:val="18"/>
                <w:szCs w:val="18"/>
              </w:rPr>
              <w:t>VIP</w:t>
            </w:r>
            <w:r w:rsidRPr="000231A7">
              <w:rPr>
                <w:rFonts w:ascii="Verdana" w:hAnsi="Verdana" w:cs="SimSun;宋体" w:hint="eastAsia"/>
                <w:sz w:val="18"/>
                <w:szCs w:val="18"/>
              </w:rPr>
              <w:t>加入日期</w:t>
            </w:r>
          </w:p>
        </w:tc>
        <w:tc>
          <w:tcPr>
            <w:tcW w:w="1787" w:type="dxa"/>
            <w:shd w:val="clear" w:color="auto" w:fill="FFFFFF"/>
            <w:tcMar>
              <w:top w:w="0" w:type="dxa"/>
              <w:left w:w="108" w:type="dxa"/>
              <w:bottom w:w="0" w:type="dxa"/>
              <w:right w:w="108" w:type="dxa"/>
            </w:tcMar>
          </w:tcPr>
          <w:p w:rsidR="000D7A2B" w:rsidRDefault="000D7A2B" w:rsidP="0017452B">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Date</w:t>
            </w:r>
            <w:r>
              <w:rPr>
                <w:rFonts w:ascii="Verdana" w:eastAsia="宋体" w:hAnsi="Verdana" w:cs="Verdana"/>
                <w:sz w:val="18"/>
                <w:szCs w:val="18"/>
              </w:rPr>
              <w:t xml:space="preserve"> </w:t>
            </w:r>
          </w:p>
          <w:p w:rsidR="000D7A2B" w:rsidRDefault="000D7A2B" w:rsidP="0017452B">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日期</w:t>
            </w:r>
          </w:p>
        </w:tc>
        <w:tc>
          <w:tcPr>
            <w:tcW w:w="5945" w:type="dxa"/>
            <w:shd w:val="clear" w:color="auto" w:fill="FFFFFF"/>
            <w:tcMar>
              <w:top w:w="0" w:type="dxa"/>
              <w:left w:w="108" w:type="dxa"/>
              <w:bottom w:w="0" w:type="dxa"/>
              <w:right w:w="108" w:type="dxa"/>
            </w:tcMar>
          </w:tcPr>
          <w:p w:rsidR="000D7A2B" w:rsidRDefault="000D7A2B" w:rsidP="0017452B">
            <w:pPr>
              <w:pStyle w:val="TableContents"/>
              <w:suppressLineNumbers w:val="0"/>
              <w:suppressAutoHyphens w:val="0"/>
              <w:spacing w:line="200" w:lineRule="atLeast"/>
              <w:rPr>
                <w:rFonts w:ascii="Verdana" w:eastAsia="宋体" w:hAnsi="Verdana" w:cs="Times New Roman"/>
                <w:color w:val="000000"/>
                <w:sz w:val="18"/>
                <w:szCs w:val="18"/>
              </w:rPr>
            </w:pPr>
            <w:r>
              <w:rPr>
                <w:rFonts w:ascii="Verdana" w:hAnsi="Verdana" w:cs="Verdana"/>
                <w:color w:val="000000"/>
                <w:sz w:val="18"/>
                <w:szCs w:val="18"/>
              </w:rPr>
              <w:t>This is the date the customer joined the VIP programme</w:t>
            </w:r>
            <w:r>
              <w:rPr>
                <w:rFonts w:ascii="Verdana" w:hAnsi="Verdana" w:cs="Verdana"/>
                <w:color w:val="000000"/>
                <w:sz w:val="18"/>
                <w:szCs w:val="18"/>
              </w:rPr>
              <w:br/>
            </w:r>
            <w:r w:rsidRPr="002904A9">
              <w:rPr>
                <w:rFonts w:ascii="Verdana" w:hAnsi="Verdana" w:cs="SimSun;宋体" w:hint="eastAsia"/>
                <w:color w:val="000000"/>
                <w:sz w:val="18"/>
                <w:szCs w:val="18"/>
              </w:rPr>
              <w:t>此</w:t>
            </w:r>
            <w:r w:rsidRPr="002904A9">
              <w:rPr>
                <w:rFonts w:ascii="宋体" w:eastAsia="宋体" w:hAnsi="宋体" w:cs="宋体" w:hint="eastAsia"/>
                <w:color w:val="000000"/>
                <w:sz w:val="18"/>
                <w:szCs w:val="18"/>
              </w:rPr>
              <w:t>为顾</w:t>
            </w:r>
            <w:r w:rsidRPr="002904A9">
              <w:rPr>
                <w:rFonts w:ascii="Verdana" w:hAnsi="Verdana" w:cs="SimSun;宋体" w:hint="eastAsia"/>
                <w:color w:val="000000"/>
                <w:sz w:val="18"/>
                <w:szCs w:val="18"/>
              </w:rPr>
              <w:t>客加入</w:t>
            </w:r>
            <w:r w:rsidRPr="002904A9">
              <w:rPr>
                <w:rFonts w:ascii="Verdana" w:hAnsi="Verdana" w:cs="Verdana"/>
                <w:color w:val="000000"/>
                <w:sz w:val="18"/>
                <w:szCs w:val="18"/>
              </w:rPr>
              <w:t>VIP</w:t>
            </w:r>
            <w:r w:rsidRPr="002904A9">
              <w:rPr>
                <w:rFonts w:ascii="宋体" w:eastAsia="宋体" w:hAnsi="宋体" w:cs="宋体" w:hint="eastAsia"/>
                <w:color w:val="000000"/>
                <w:sz w:val="18"/>
                <w:szCs w:val="18"/>
              </w:rPr>
              <w:t>计</w:t>
            </w:r>
            <w:r w:rsidRPr="002904A9">
              <w:rPr>
                <w:rFonts w:ascii="Verdana" w:hAnsi="Verdana" w:cs="SimSun;宋体" w:hint="eastAsia"/>
                <w:color w:val="000000"/>
                <w:sz w:val="18"/>
                <w:szCs w:val="18"/>
              </w:rPr>
              <w:t>划的日期、</w:t>
            </w:r>
            <w:r>
              <w:rPr>
                <w:rFonts w:ascii="Verdana" w:hAnsi="Verdana" w:cs="Verdana"/>
                <w:color w:val="000000"/>
                <w:sz w:val="18"/>
                <w:szCs w:val="18"/>
              </w:rPr>
              <w:br/>
              <w:t>yyyy/mm/dd</w:t>
            </w:r>
          </w:p>
          <w:p w:rsidR="000D7A2B" w:rsidRDefault="000D7A2B" w:rsidP="0017452B">
            <w:pPr>
              <w:pStyle w:val="TableContents"/>
              <w:suppressLineNumbers w:val="0"/>
              <w:suppressAutoHyphens w:val="0"/>
              <w:spacing w:line="276" w:lineRule="auto"/>
              <w:rPr>
                <w:rFonts w:cs="Times New Roman"/>
              </w:rPr>
            </w:pPr>
            <w:r>
              <w:rPr>
                <w:rFonts w:ascii="Verdana" w:eastAsia="宋体" w:hAnsi="Verdana" w:cs="宋体" w:hint="eastAsia"/>
                <w:color w:val="000000"/>
                <w:sz w:val="18"/>
                <w:szCs w:val="18"/>
              </w:rPr>
              <w:t>年</w:t>
            </w:r>
            <w:r>
              <w:rPr>
                <w:rFonts w:ascii="Verdana" w:eastAsia="宋体" w:hAnsi="Verdana" w:cs="Verdana"/>
                <w:color w:val="000000"/>
                <w:sz w:val="18"/>
                <w:szCs w:val="18"/>
              </w:rPr>
              <w:t>/</w:t>
            </w:r>
            <w:r>
              <w:rPr>
                <w:rFonts w:ascii="Verdana" w:eastAsia="宋体" w:hAnsi="Verdana" w:cs="宋体" w:hint="eastAsia"/>
                <w:color w:val="000000"/>
                <w:sz w:val="18"/>
                <w:szCs w:val="18"/>
              </w:rPr>
              <w:t>月</w:t>
            </w:r>
            <w:r>
              <w:rPr>
                <w:rFonts w:ascii="Verdana" w:eastAsia="宋体" w:hAnsi="Verdana" w:cs="Verdana"/>
                <w:color w:val="000000"/>
                <w:sz w:val="18"/>
                <w:szCs w:val="18"/>
              </w:rPr>
              <w:t>/</w:t>
            </w:r>
            <w:r>
              <w:rPr>
                <w:rFonts w:ascii="Verdana" w:eastAsia="宋体" w:hAnsi="Verdana" w:cs="宋体" w:hint="eastAsia"/>
                <w:color w:val="000000"/>
                <w:sz w:val="18"/>
                <w:szCs w:val="18"/>
              </w:rPr>
              <w:t>日</w:t>
            </w:r>
          </w:p>
        </w:tc>
      </w:tr>
      <w:tr w:rsidR="000D7A2B">
        <w:trPr>
          <w:cantSplit/>
          <w:ins w:id="325" w:author="Unknown" w:date="2013-09-18T15:21:00Z"/>
        </w:trPr>
        <w:tc>
          <w:tcPr>
            <w:tcW w:w="2120" w:type="dxa"/>
            <w:shd w:val="clear" w:color="auto" w:fill="FFFFFF"/>
            <w:tcMar>
              <w:top w:w="0" w:type="dxa"/>
              <w:left w:w="108" w:type="dxa"/>
              <w:bottom w:w="0" w:type="dxa"/>
              <w:right w:w="108" w:type="dxa"/>
            </w:tcMar>
          </w:tcPr>
          <w:p w:rsidR="000D7A2B" w:rsidRDefault="000D7A2B" w:rsidP="0017452B">
            <w:pPr>
              <w:pStyle w:val="TableContents"/>
              <w:numPr>
                <w:ins w:id="326" w:author="Unknown" w:date="2013-09-19T15:52:00Z"/>
              </w:numPr>
              <w:suppressLineNumbers w:val="0"/>
              <w:suppressAutoHyphens w:val="0"/>
              <w:spacing w:line="276" w:lineRule="auto"/>
              <w:rPr>
                <w:ins w:id="327" w:author="Unknown" w:date="2013-09-19T15:52:00Z"/>
                <w:rFonts w:ascii="宋体" w:eastAsia="宋体" w:hAnsi="宋体" w:cs="Times New Roman"/>
                <w:sz w:val="18"/>
                <w:szCs w:val="18"/>
              </w:rPr>
            </w:pPr>
            <w:ins w:id="328" w:author="Unknown" w:date="2013-09-19T15:52:00Z">
              <w:r>
                <w:rPr>
                  <w:rFonts w:ascii="宋体" w:eastAsia="宋体" w:hAnsi="宋体" w:cs="宋体"/>
                  <w:sz w:val="18"/>
                  <w:szCs w:val="18"/>
                </w:rPr>
                <w:t>VIP_end_da</w:t>
              </w:r>
            </w:ins>
            <w:ins w:id="329" w:author="Unknown" w:date="2013-10-10T11:16:00Z">
              <w:r>
                <w:rPr>
                  <w:rFonts w:ascii="宋体" w:eastAsia="宋体" w:hAnsi="宋体" w:cs="宋体"/>
                  <w:sz w:val="18"/>
                  <w:szCs w:val="18"/>
                </w:rPr>
                <w:t>te</w:t>
              </w:r>
            </w:ins>
            <w:ins w:id="330" w:author="Unknown" w:date="2013-09-19T15:52:00Z">
              <w:del w:id="331" w:author="Unknown" w:date="2013-10-10T11:16:00Z">
                <w:r w:rsidDel="00DD01BA">
                  <w:rPr>
                    <w:rFonts w:ascii="宋体" w:eastAsia="宋体" w:hAnsi="宋体" w:cs="宋体"/>
                    <w:sz w:val="18"/>
                    <w:szCs w:val="18"/>
                  </w:rPr>
                  <w:delText>y</w:delText>
                </w:r>
              </w:del>
            </w:ins>
          </w:p>
          <w:p w:rsidR="000D7A2B" w:rsidRPr="00672EBC" w:rsidRDefault="000D7A2B" w:rsidP="0017452B">
            <w:pPr>
              <w:pStyle w:val="TableContents"/>
              <w:suppressLineNumbers w:val="0"/>
              <w:suppressAutoHyphens w:val="0"/>
              <w:spacing w:line="276" w:lineRule="auto"/>
              <w:rPr>
                <w:ins w:id="332" w:author="Unknown" w:date="2013-09-18T15:21:00Z"/>
                <w:rFonts w:ascii="Verdana" w:eastAsia="宋体" w:hAnsi="Verdana" w:cs="Times New Roman"/>
                <w:sz w:val="18"/>
                <w:szCs w:val="18"/>
              </w:rPr>
            </w:pPr>
            <w:ins w:id="333" w:author="Unknown" w:date="2013-09-18T15:22:00Z">
              <w:r>
                <w:rPr>
                  <w:rFonts w:ascii="宋体" w:eastAsia="宋体" w:hAnsi="宋体" w:cs="宋体"/>
                  <w:sz w:val="18"/>
                  <w:szCs w:val="18"/>
                </w:rPr>
                <w:t>VIP</w:t>
              </w:r>
              <w:r>
                <w:rPr>
                  <w:rFonts w:ascii="宋体" w:eastAsia="宋体" w:hAnsi="宋体" w:cs="宋体" w:hint="eastAsia"/>
                  <w:sz w:val="18"/>
                  <w:szCs w:val="18"/>
                </w:rPr>
                <w:t>截止日期</w:t>
              </w:r>
            </w:ins>
          </w:p>
        </w:tc>
        <w:tc>
          <w:tcPr>
            <w:tcW w:w="1787" w:type="dxa"/>
            <w:shd w:val="clear" w:color="auto" w:fill="FFFFFF"/>
            <w:tcMar>
              <w:top w:w="0" w:type="dxa"/>
              <w:left w:w="108" w:type="dxa"/>
              <w:bottom w:w="0" w:type="dxa"/>
              <w:right w:w="108" w:type="dxa"/>
            </w:tcMar>
          </w:tcPr>
          <w:p w:rsidR="000D7A2B" w:rsidRDefault="000D7A2B" w:rsidP="009864A7">
            <w:pPr>
              <w:pStyle w:val="TableContents"/>
              <w:suppressLineNumbers w:val="0"/>
              <w:suppressAutoHyphens w:val="0"/>
              <w:spacing w:line="200" w:lineRule="atLeast"/>
              <w:rPr>
                <w:ins w:id="334" w:author="Unknown" w:date="2013-09-18T15:22:00Z"/>
                <w:rFonts w:ascii="Verdana" w:eastAsia="宋体" w:hAnsi="Verdana" w:cs="Times New Roman"/>
                <w:sz w:val="18"/>
                <w:szCs w:val="18"/>
              </w:rPr>
            </w:pPr>
            <w:ins w:id="335" w:author="Unknown" w:date="2013-09-18T15:22:00Z">
              <w:r>
                <w:rPr>
                  <w:rFonts w:ascii="Verdana" w:hAnsi="Verdana" w:cs="Verdana"/>
                  <w:sz w:val="18"/>
                  <w:szCs w:val="18"/>
                </w:rPr>
                <w:t>Date</w:t>
              </w:r>
              <w:r>
                <w:rPr>
                  <w:rFonts w:ascii="Verdana" w:eastAsia="宋体" w:hAnsi="Verdana" w:cs="Verdana"/>
                  <w:sz w:val="18"/>
                  <w:szCs w:val="18"/>
                </w:rPr>
                <w:t xml:space="preserve"> </w:t>
              </w:r>
            </w:ins>
          </w:p>
          <w:p w:rsidR="000D7A2B" w:rsidRDefault="000D7A2B" w:rsidP="009864A7">
            <w:pPr>
              <w:pStyle w:val="TableContents"/>
              <w:suppressLineNumbers w:val="0"/>
              <w:suppressAutoHyphens w:val="0"/>
              <w:spacing w:line="200" w:lineRule="atLeast"/>
              <w:rPr>
                <w:ins w:id="336" w:author="Unknown" w:date="2013-09-18T15:21:00Z"/>
                <w:rFonts w:ascii="Verdana" w:hAnsi="Verdana" w:cs="Verdana"/>
                <w:sz w:val="18"/>
                <w:szCs w:val="18"/>
              </w:rPr>
            </w:pPr>
            <w:ins w:id="337" w:author="Unknown" w:date="2013-09-18T15:22:00Z">
              <w:r>
                <w:rPr>
                  <w:rFonts w:ascii="Verdana" w:eastAsia="宋体" w:hAnsi="Verdana" w:cs="宋体" w:hint="eastAsia"/>
                  <w:sz w:val="18"/>
                  <w:szCs w:val="18"/>
                </w:rPr>
                <w:t>日期</w:t>
              </w:r>
            </w:ins>
          </w:p>
        </w:tc>
        <w:tc>
          <w:tcPr>
            <w:tcW w:w="5945" w:type="dxa"/>
            <w:shd w:val="clear" w:color="auto" w:fill="FFFFFF"/>
            <w:tcMar>
              <w:top w:w="0" w:type="dxa"/>
              <w:left w:w="108" w:type="dxa"/>
              <w:bottom w:w="0" w:type="dxa"/>
              <w:right w:w="108" w:type="dxa"/>
            </w:tcMar>
          </w:tcPr>
          <w:p w:rsidR="000D7A2B" w:rsidRDefault="000D7A2B" w:rsidP="00C90C5C">
            <w:pPr>
              <w:pStyle w:val="TableContents"/>
              <w:numPr>
                <w:ins w:id="338" w:author="Unknown" w:date="2013-09-19T15:51:00Z"/>
              </w:numPr>
              <w:suppressLineNumbers w:val="0"/>
              <w:suppressAutoHyphens w:val="0"/>
              <w:spacing w:line="200" w:lineRule="atLeast"/>
              <w:rPr>
                <w:ins w:id="339" w:author="Unknown" w:date="2013-09-19T15:51:00Z"/>
                <w:rFonts w:ascii="Verdana" w:eastAsia="宋体" w:hAnsi="Verdana" w:cs="Times New Roman"/>
                <w:color w:val="000000"/>
                <w:sz w:val="18"/>
                <w:szCs w:val="18"/>
              </w:rPr>
            </w:pPr>
            <w:ins w:id="340" w:author="Unknown" w:date="2013-09-19T15:51:00Z">
              <w:r>
                <w:rPr>
                  <w:rFonts w:ascii="Verdana" w:hAnsi="Verdana" w:cs="Verdana"/>
                  <w:color w:val="000000"/>
                  <w:sz w:val="18"/>
                  <w:szCs w:val="18"/>
                </w:rPr>
                <w:t>This is the date the customer ended their VIP membership.  This end could be through issuance of new card, suspension or cancellation.</w:t>
              </w:r>
            </w:ins>
          </w:p>
          <w:p w:rsidR="000D7A2B" w:rsidRDefault="000D7A2B" w:rsidP="00C90C5C">
            <w:pPr>
              <w:pStyle w:val="TableContents"/>
              <w:numPr>
                <w:ins w:id="341" w:author="Unknown" w:date="2013-09-19T15:51:00Z"/>
              </w:numPr>
              <w:suppressLineNumbers w:val="0"/>
              <w:suppressAutoHyphens w:val="0"/>
              <w:spacing w:line="200" w:lineRule="atLeast"/>
              <w:rPr>
                <w:ins w:id="342" w:author="Unknown" w:date="2013-09-19T15:51:00Z"/>
                <w:rFonts w:ascii="Verdana" w:eastAsia="宋体" w:hAnsi="Verdana" w:cs="Times New Roman"/>
                <w:color w:val="000000"/>
                <w:sz w:val="18"/>
                <w:szCs w:val="18"/>
              </w:rPr>
            </w:pPr>
            <w:ins w:id="343" w:author="Unknown" w:date="2013-09-19T15:51:00Z">
              <w:r>
                <w:rPr>
                  <w:rFonts w:ascii="Verdana" w:eastAsia="宋体" w:hAnsi="Verdana" w:cs="宋体" w:hint="eastAsia"/>
                  <w:color w:val="000000"/>
                  <w:sz w:val="18"/>
                  <w:szCs w:val="18"/>
                </w:rPr>
                <w:t>此为顾客结束他们的</w:t>
              </w:r>
              <w:r>
                <w:rPr>
                  <w:rFonts w:ascii="Verdana" w:eastAsia="宋体" w:hAnsi="Verdana" w:cs="Verdana"/>
                  <w:color w:val="000000"/>
                  <w:sz w:val="18"/>
                  <w:szCs w:val="18"/>
                </w:rPr>
                <w:t>VIP</w:t>
              </w:r>
              <w:r>
                <w:rPr>
                  <w:rFonts w:ascii="Verdana" w:eastAsia="宋体" w:hAnsi="Verdana" w:cs="宋体" w:hint="eastAsia"/>
                  <w:color w:val="000000"/>
                  <w:sz w:val="18"/>
                  <w:szCs w:val="18"/>
                </w:rPr>
                <w:t>身份的日期。</w:t>
              </w:r>
            </w:ins>
          </w:p>
          <w:p w:rsidR="000D7A2B" w:rsidRDefault="000D7A2B" w:rsidP="00C90C5C">
            <w:pPr>
              <w:pStyle w:val="TableContents"/>
              <w:numPr>
                <w:ins w:id="344" w:author="Unknown" w:date="2013-09-19T15:51:00Z"/>
              </w:numPr>
              <w:suppressLineNumbers w:val="0"/>
              <w:suppressAutoHyphens w:val="0"/>
              <w:spacing w:line="200" w:lineRule="atLeast"/>
              <w:rPr>
                <w:ins w:id="345" w:author="Unknown" w:date="2013-09-19T15:51:00Z"/>
                <w:rFonts w:ascii="Verdana" w:eastAsia="宋体" w:hAnsi="Verdana" w:cs="Times New Roman"/>
                <w:color w:val="000000"/>
                <w:sz w:val="18"/>
                <w:szCs w:val="18"/>
              </w:rPr>
            </w:pPr>
            <w:ins w:id="346" w:author="Unknown" w:date="2013-09-19T15:51:00Z">
              <w:r>
                <w:rPr>
                  <w:rFonts w:ascii="Verdana" w:eastAsia="宋体" w:hAnsi="Verdana" w:cs="宋体" w:hint="eastAsia"/>
                  <w:color w:val="000000"/>
                  <w:sz w:val="18"/>
                  <w:szCs w:val="18"/>
                </w:rPr>
                <w:t>这个结束日期可能是通过更换新的</w:t>
              </w:r>
              <w:r>
                <w:rPr>
                  <w:rFonts w:ascii="Verdana" w:eastAsia="宋体" w:hAnsi="Verdana" w:cs="Verdana"/>
                  <w:color w:val="000000"/>
                  <w:sz w:val="18"/>
                  <w:szCs w:val="18"/>
                </w:rPr>
                <w:t>VIP</w:t>
              </w:r>
              <w:r>
                <w:rPr>
                  <w:rFonts w:ascii="Verdana" w:eastAsia="宋体" w:hAnsi="Verdana" w:cs="宋体" w:hint="eastAsia"/>
                  <w:color w:val="000000"/>
                  <w:sz w:val="18"/>
                  <w:szCs w:val="18"/>
                </w:rPr>
                <w:t>卡，</w:t>
              </w:r>
              <w:r>
                <w:rPr>
                  <w:rFonts w:ascii="Verdana" w:eastAsia="宋体" w:hAnsi="Verdana" w:cs="Verdana"/>
                  <w:color w:val="000000"/>
                  <w:sz w:val="18"/>
                  <w:szCs w:val="18"/>
                </w:rPr>
                <w:t>VIP</w:t>
              </w:r>
              <w:r>
                <w:rPr>
                  <w:rFonts w:ascii="Verdana" w:eastAsia="宋体" w:hAnsi="Verdana" w:cs="宋体" w:hint="eastAsia"/>
                  <w:color w:val="000000"/>
                  <w:sz w:val="18"/>
                  <w:szCs w:val="18"/>
                </w:rPr>
                <w:t>卡作废或者取消。</w:t>
              </w:r>
              <w:r>
                <w:rPr>
                  <w:rFonts w:ascii="Verdana" w:hAnsi="Verdana" w:cs="Verdana"/>
                  <w:color w:val="000000"/>
                  <w:sz w:val="18"/>
                  <w:szCs w:val="18"/>
                </w:rPr>
                <w:br/>
                <w:t>yyyy/mm/dd</w:t>
              </w:r>
            </w:ins>
          </w:p>
          <w:p w:rsidR="000D7A2B" w:rsidRDefault="000D7A2B" w:rsidP="00C90C5C">
            <w:pPr>
              <w:pStyle w:val="TableContents"/>
              <w:suppressLineNumbers w:val="0"/>
              <w:suppressAutoHyphens w:val="0"/>
              <w:spacing w:line="200" w:lineRule="atLeast"/>
              <w:rPr>
                <w:ins w:id="347" w:author="Unknown" w:date="2013-09-18T15:21:00Z"/>
                <w:rFonts w:ascii="Verdana" w:hAnsi="Verdana" w:cs="Verdana"/>
                <w:color w:val="000000"/>
                <w:sz w:val="18"/>
                <w:szCs w:val="18"/>
              </w:rPr>
            </w:pPr>
            <w:ins w:id="348" w:author="Unknown" w:date="2013-09-19T15:51:00Z">
              <w:r>
                <w:rPr>
                  <w:rFonts w:ascii="Verdana" w:eastAsia="宋体" w:hAnsi="Verdana" w:cs="宋体" w:hint="eastAsia"/>
                  <w:color w:val="000000"/>
                  <w:sz w:val="18"/>
                  <w:szCs w:val="18"/>
                </w:rPr>
                <w:t>年</w:t>
              </w:r>
              <w:r>
                <w:rPr>
                  <w:rFonts w:ascii="Verdana" w:eastAsia="宋体" w:hAnsi="Verdana" w:cs="Verdana"/>
                  <w:color w:val="000000"/>
                  <w:sz w:val="18"/>
                  <w:szCs w:val="18"/>
                </w:rPr>
                <w:t>/</w:t>
              </w:r>
              <w:r>
                <w:rPr>
                  <w:rFonts w:ascii="Verdana" w:eastAsia="宋体" w:hAnsi="Verdana" w:cs="宋体" w:hint="eastAsia"/>
                  <w:color w:val="000000"/>
                  <w:sz w:val="18"/>
                  <w:szCs w:val="18"/>
                </w:rPr>
                <w:t>月</w:t>
              </w:r>
              <w:r>
                <w:rPr>
                  <w:rFonts w:ascii="Verdana" w:eastAsia="宋体" w:hAnsi="Verdana" w:cs="Verdana"/>
                  <w:color w:val="000000"/>
                  <w:sz w:val="18"/>
                  <w:szCs w:val="18"/>
                </w:rPr>
                <w:t>/</w:t>
              </w:r>
              <w:r>
                <w:rPr>
                  <w:rFonts w:ascii="Verdana" w:eastAsia="宋体" w:hAnsi="Verdana" w:cs="宋体" w:hint="eastAsia"/>
                  <w:color w:val="000000"/>
                  <w:sz w:val="18"/>
                  <w:szCs w:val="18"/>
                </w:rPr>
                <w:t>日</w:t>
              </w:r>
            </w:ins>
          </w:p>
        </w:tc>
      </w:tr>
      <w:tr w:rsidR="000D7A2B">
        <w:trPr>
          <w:cantSplit/>
        </w:trPr>
        <w:tc>
          <w:tcPr>
            <w:tcW w:w="212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Gender</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性别</w:t>
            </w:r>
          </w:p>
        </w:tc>
        <w:tc>
          <w:tcPr>
            <w:tcW w:w="1787"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Text 'F', 'M'</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文本</w:t>
            </w:r>
          </w:p>
        </w:tc>
        <w:tc>
          <w:tcPr>
            <w:tcW w:w="5945" w:type="dxa"/>
            <w:shd w:val="clear" w:color="auto" w:fill="FFFFFF"/>
            <w:tcMar>
              <w:top w:w="0" w:type="dxa"/>
              <w:left w:w="108" w:type="dxa"/>
              <w:bottom w:w="0" w:type="dxa"/>
              <w:right w:w="108" w:type="dxa"/>
            </w:tcMar>
          </w:tcPr>
          <w:p w:rsidR="000D7A2B" w:rsidRDefault="000D7A2B" w:rsidP="00287804">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 xml:space="preserve">'F'= female; 'M'= Male </w:t>
            </w:r>
          </w:p>
          <w:p w:rsidR="000D7A2B" w:rsidRDefault="000D7A2B" w:rsidP="00287804">
            <w:pPr>
              <w:pStyle w:val="TableContents"/>
              <w:suppressLineNumbers w:val="0"/>
              <w:suppressAutoHyphens w:val="0"/>
              <w:spacing w:line="200" w:lineRule="atLeast"/>
              <w:rPr>
                <w:rFonts w:ascii="Verdana" w:eastAsia="宋体" w:hAnsi="Verdana" w:cs="Times New Roman"/>
                <w:sz w:val="18"/>
                <w:szCs w:val="18"/>
              </w:rPr>
            </w:pPr>
            <w:r>
              <w:rPr>
                <w:rFonts w:ascii="Verdana" w:eastAsia="宋体" w:hAnsi="Verdana" w:cs="宋体" w:hint="eastAsia"/>
                <w:sz w:val="18"/>
                <w:szCs w:val="18"/>
              </w:rPr>
              <w:t>“</w:t>
            </w:r>
            <w:r>
              <w:rPr>
                <w:rFonts w:ascii="Verdana" w:eastAsia="宋体" w:hAnsi="Verdana" w:cs="Verdana"/>
                <w:sz w:val="18"/>
                <w:szCs w:val="18"/>
              </w:rPr>
              <w:t>F</w:t>
            </w:r>
            <w:r>
              <w:rPr>
                <w:rFonts w:ascii="Verdana" w:eastAsia="宋体" w:hAnsi="Verdana" w:cs="宋体" w:hint="eastAsia"/>
                <w:sz w:val="18"/>
                <w:szCs w:val="18"/>
              </w:rPr>
              <w:t>”</w:t>
            </w:r>
            <w:r>
              <w:rPr>
                <w:rFonts w:ascii="Verdana" w:eastAsia="宋体" w:hAnsi="Verdana" w:cs="Verdana"/>
                <w:sz w:val="18"/>
                <w:szCs w:val="18"/>
              </w:rPr>
              <w:t xml:space="preserve">= </w:t>
            </w:r>
            <w:r>
              <w:rPr>
                <w:rFonts w:ascii="Verdana" w:eastAsia="宋体" w:hAnsi="Verdana" w:cs="宋体" w:hint="eastAsia"/>
                <w:sz w:val="18"/>
                <w:szCs w:val="18"/>
              </w:rPr>
              <w:t>女性</w:t>
            </w:r>
          </w:p>
          <w:p w:rsidR="000D7A2B" w:rsidRDefault="000D7A2B" w:rsidP="00287804">
            <w:pPr>
              <w:pStyle w:val="TableContents"/>
              <w:suppressLineNumbers w:val="0"/>
              <w:suppressAutoHyphens w:val="0"/>
              <w:spacing w:line="276" w:lineRule="auto"/>
              <w:rPr>
                <w:rFonts w:cs="Times New Roman"/>
              </w:rPr>
            </w:pPr>
            <w:r>
              <w:rPr>
                <w:rFonts w:ascii="Verdana" w:eastAsia="宋体" w:hAnsi="Verdana" w:cs="宋体" w:hint="eastAsia"/>
                <w:sz w:val="18"/>
                <w:szCs w:val="18"/>
              </w:rPr>
              <w:t>“</w:t>
            </w:r>
            <w:r>
              <w:rPr>
                <w:rFonts w:ascii="Verdana" w:eastAsia="宋体" w:hAnsi="Verdana" w:cs="Verdana"/>
                <w:sz w:val="18"/>
                <w:szCs w:val="18"/>
              </w:rPr>
              <w:t>M</w:t>
            </w:r>
            <w:r>
              <w:rPr>
                <w:rFonts w:ascii="Verdana" w:eastAsia="宋体" w:hAnsi="Verdana" w:cs="宋体" w:hint="eastAsia"/>
                <w:sz w:val="18"/>
                <w:szCs w:val="18"/>
              </w:rPr>
              <w:t>”</w:t>
            </w:r>
            <w:r>
              <w:rPr>
                <w:rFonts w:ascii="Verdana" w:eastAsia="宋体" w:hAnsi="Verdana" w:cs="Verdana"/>
                <w:sz w:val="18"/>
                <w:szCs w:val="18"/>
              </w:rPr>
              <w:t xml:space="preserve">= </w:t>
            </w:r>
            <w:r>
              <w:rPr>
                <w:rFonts w:ascii="Verdana" w:eastAsia="宋体" w:hAnsi="Verdana" w:cs="宋体" w:hint="eastAsia"/>
                <w:sz w:val="18"/>
                <w:szCs w:val="18"/>
              </w:rPr>
              <w:t>男性</w:t>
            </w:r>
          </w:p>
        </w:tc>
      </w:tr>
      <w:tr w:rsidR="000D7A2B">
        <w:trPr>
          <w:cantSplit/>
        </w:trPr>
        <w:tc>
          <w:tcPr>
            <w:tcW w:w="212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Outlet_id</w:t>
            </w:r>
          </w:p>
          <w:p w:rsidR="000D7A2B" w:rsidRPr="00CC05FC"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门店</w:t>
            </w:r>
            <w:r>
              <w:rPr>
                <w:rFonts w:ascii="Verdana" w:eastAsia="宋体" w:hAnsi="Verdana" w:cs="Verdana"/>
                <w:sz w:val="18"/>
                <w:szCs w:val="18"/>
              </w:rPr>
              <w:t>_id</w:t>
            </w:r>
          </w:p>
        </w:tc>
        <w:tc>
          <w:tcPr>
            <w:tcW w:w="1787" w:type="dxa"/>
            <w:shd w:val="clear" w:color="auto" w:fill="FFFFFF"/>
            <w:tcMar>
              <w:top w:w="0" w:type="dxa"/>
              <w:left w:w="108" w:type="dxa"/>
              <w:bottom w:w="0" w:type="dxa"/>
              <w:right w:w="108" w:type="dxa"/>
            </w:tcMar>
          </w:tcPr>
          <w:p w:rsidR="000D7A2B" w:rsidRDefault="000D7A2B" w:rsidP="00CC05FC">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CC05FC">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5945" w:type="dxa"/>
            <w:shd w:val="clear" w:color="auto" w:fill="FFFFFF"/>
            <w:tcMar>
              <w:top w:w="0" w:type="dxa"/>
              <w:left w:w="108" w:type="dxa"/>
              <w:bottom w:w="0" w:type="dxa"/>
              <w:right w:w="108" w:type="dxa"/>
            </w:tcMar>
          </w:tcPr>
          <w:p w:rsidR="000D7A2B" w:rsidRPr="00CC05FC" w:rsidRDefault="000D7A2B" w:rsidP="00392B59">
            <w:pPr>
              <w:pStyle w:val="TableContents"/>
              <w:suppressLineNumbers w:val="0"/>
              <w:suppressAutoHyphens w:val="0"/>
              <w:spacing w:line="276" w:lineRule="auto"/>
              <w:rPr>
                <w:rFonts w:ascii="Verdana" w:eastAsia="宋体" w:hAnsi="Verdana" w:cs="Verdana"/>
                <w:sz w:val="18"/>
                <w:szCs w:val="18"/>
              </w:rPr>
            </w:pPr>
            <w:r w:rsidRPr="00CC05FC">
              <w:rPr>
                <w:rFonts w:ascii="Verdana" w:eastAsia="宋体" w:hAnsi="Verdana" w:cs="Verdana"/>
                <w:sz w:val="18"/>
                <w:szCs w:val="18"/>
              </w:rPr>
              <w:t>This is the store issued any card</w:t>
            </w:r>
          </w:p>
          <w:p w:rsidR="000D7A2B" w:rsidRPr="00CC05FC" w:rsidRDefault="000D7A2B" w:rsidP="00392B59">
            <w:pPr>
              <w:pStyle w:val="TableContents"/>
              <w:suppressLineNumbers w:val="0"/>
              <w:suppressAutoHyphens w:val="0"/>
              <w:spacing w:line="276" w:lineRule="auto"/>
              <w:rPr>
                <w:rFonts w:eastAsia="宋体" w:cs="Times New Roman"/>
              </w:rPr>
            </w:pPr>
            <w:r w:rsidRPr="00CC05FC">
              <w:rPr>
                <w:rFonts w:ascii="Verdana" w:eastAsia="宋体" w:hAnsi="Verdana" w:cs="宋体" w:hint="eastAsia"/>
                <w:sz w:val="18"/>
                <w:szCs w:val="18"/>
              </w:rPr>
              <w:t>此为发放</w:t>
            </w:r>
            <w:r w:rsidRPr="00CC05FC">
              <w:rPr>
                <w:rFonts w:ascii="Verdana" w:eastAsia="宋体" w:hAnsi="Verdana" w:cs="Verdana"/>
                <w:sz w:val="18"/>
                <w:szCs w:val="18"/>
              </w:rPr>
              <w:t>VIP</w:t>
            </w:r>
            <w:r w:rsidRPr="00CC05FC">
              <w:rPr>
                <w:rFonts w:ascii="Verdana" w:eastAsia="宋体" w:hAnsi="Verdana" w:cs="宋体" w:hint="eastAsia"/>
                <w:sz w:val="18"/>
                <w:szCs w:val="18"/>
              </w:rPr>
              <w:t>卡的门店</w:t>
            </w:r>
          </w:p>
        </w:tc>
      </w:tr>
      <w:tr w:rsidR="000D7A2B">
        <w:trPr>
          <w:cantSplit/>
        </w:trPr>
        <w:tc>
          <w:tcPr>
            <w:tcW w:w="212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Address Postal code</w:t>
            </w:r>
          </w:p>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地址邮政编码</w:t>
            </w:r>
          </w:p>
        </w:tc>
        <w:tc>
          <w:tcPr>
            <w:tcW w:w="1787"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数字</w:t>
            </w:r>
          </w:p>
        </w:tc>
        <w:tc>
          <w:tcPr>
            <w:tcW w:w="5945"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cs="Times New Roman"/>
              </w:rPr>
            </w:pPr>
          </w:p>
        </w:tc>
      </w:tr>
    </w:tbl>
    <w:p w:rsidR="000D7A2B" w:rsidRDefault="000D7A2B" w:rsidP="008F60E4">
      <w:pPr>
        <w:suppressAutoHyphens w:val="0"/>
        <w:rPr>
          <w:rFonts w:cs="Times New Roman"/>
        </w:rPr>
      </w:pPr>
    </w:p>
    <w:p w:rsidR="000D7A2B" w:rsidRPr="00106B23" w:rsidRDefault="000D7A2B" w:rsidP="00516A4F">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349" w:name="_Toc238874635"/>
      <w:bookmarkStart w:id="350" w:name="_Toc369255737"/>
      <w:bookmarkStart w:id="351" w:name="__DdeLink__9012_1749936381"/>
      <w:bookmarkStart w:id="352" w:name="__DdeLink__9013_1749936381"/>
      <w:r w:rsidRPr="00106B23">
        <w:rPr>
          <w:rFonts w:ascii="Litera Serial" w:hAnsi="Litera Serial" w:cs="Litera Serial"/>
          <w:b w:val="0"/>
          <w:bCs w:val="0"/>
          <w:caps/>
          <w:color w:val="808080"/>
          <w:sz w:val="24"/>
          <w:szCs w:val="24"/>
        </w:rPr>
        <w:t>master_</w:t>
      </w:r>
      <w:r>
        <w:rPr>
          <w:rFonts w:ascii="Litera Serial" w:hAnsi="Litera Serial" w:cs="Litera Serial"/>
          <w:b w:val="0"/>
          <w:bCs w:val="0"/>
          <w:caps/>
          <w:color w:val="808080"/>
          <w:sz w:val="24"/>
          <w:szCs w:val="24"/>
        </w:rPr>
        <w:t xml:space="preserve">other_income_type </w:t>
      </w:r>
      <w:r w:rsidRPr="00106B23">
        <w:rPr>
          <w:rFonts w:ascii="Litera Serial" w:hAnsi="Litera Serial" w:cs="Litera Serial"/>
          <w:b w:val="0"/>
          <w:bCs w:val="0"/>
          <w:caps/>
          <w:color w:val="808080"/>
          <w:sz w:val="24"/>
          <w:szCs w:val="24"/>
        </w:rPr>
        <w:t xml:space="preserve"> </w:t>
      </w:r>
      <w:proofErr w:type="gramStart"/>
      <w:r>
        <w:rPr>
          <w:rFonts w:ascii="Litera Serial" w:hAnsi="Litera Serial" w:cs="宋体" w:hint="eastAsia"/>
          <w:b w:val="0"/>
          <w:bCs w:val="0"/>
          <w:caps/>
          <w:color w:val="808080"/>
          <w:sz w:val="24"/>
          <w:szCs w:val="24"/>
        </w:rPr>
        <w:t>主数据</w:t>
      </w:r>
      <w:proofErr w:type="gramEnd"/>
      <w:r w:rsidRPr="00106B23">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其他</w:t>
      </w:r>
      <w:r w:rsidRPr="00106B23">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收入</w:t>
      </w:r>
      <w:r>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类型</w:t>
      </w:r>
      <w:bookmarkEnd w:id="349"/>
      <w:bookmarkEnd w:id="350"/>
    </w:p>
    <w:p w:rsidR="000D7A2B" w:rsidRDefault="000D7A2B" w:rsidP="00516A4F">
      <w:pPr>
        <w:rPr>
          <w:rFonts w:ascii="Verdana" w:eastAsia="宋体" w:hAnsi="Verdana" w:cs="Verdana"/>
          <w:sz w:val="20"/>
          <w:szCs w:val="20"/>
        </w:rPr>
      </w:pPr>
      <w:r w:rsidRPr="00106B23">
        <w:rPr>
          <w:rFonts w:ascii="Verdana" w:hAnsi="Verdana" w:cs="Verdana"/>
          <w:sz w:val="20"/>
          <w:szCs w:val="20"/>
        </w:rPr>
        <w:t xml:space="preserve">This table captures all the different types of </w:t>
      </w:r>
      <w:r>
        <w:rPr>
          <w:rFonts w:ascii="Verdana" w:eastAsia="宋体" w:hAnsi="Verdana" w:cs="Verdana"/>
          <w:sz w:val="20"/>
          <w:szCs w:val="20"/>
        </w:rPr>
        <w:t>other income, which are sourced from Supplier contracts</w:t>
      </w:r>
    </w:p>
    <w:p w:rsidR="000D7A2B" w:rsidRDefault="000D7A2B" w:rsidP="00516A4F">
      <w:pPr>
        <w:rPr>
          <w:rFonts w:ascii="Verdana" w:eastAsia="宋体" w:hAnsi="Verdana" w:cs="Verdana"/>
          <w:color w:val="000000"/>
          <w:sz w:val="20"/>
          <w:szCs w:val="20"/>
        </w:rPr>
      </w:pPr>
      <w:r w:rsidRPr="00106B23">
        <w:rPr>
          <w:rFonts w:ascii="Verdana" w:eastAsia="宋体" w:hAnsi="Verdana" w:cs="宋体" w:hint="eastAsia"/>
          <w:color w:val="000000"/>
          <w:sz w:val="20"/>
          <w:szCs w:val="20"/>
        </w:rPr>
        <w:t>此表格抓取</w:t>
      </w:r>
      <w:r>
        <w:rPr>
          <w:rFonts w:ascii="Verdana" w:eastAsia="宋体" w:hAnsi="Verdana" w:cs="宋体" w:hint="eastAsia"/>
          <w:color w:val="000000"/>
          <w:sz w:val="20"/>
          <w:szCs w:val="20"/>
        </w:rPr>
        <w:t>步步</w:t>
      </w:r>
      <w:proofErr w:type="gramStart"/>
      <w:r>
        <w:rPr>
          <w:rFonts w:ascii="Verdana" w:eastAsia="宋体" w:hAnsi="Verdana" w:cs="宋体" w:hint="eastAsia"/>
          <w:color w:val="000000"/>
          <w:sz w:val="20"/>
          <w:szCs w:val="20"/>
        </w:rPr>
        <w:t>高供应</w:t>
      </w:r>
      <w:proofErr w:type="gramEnd"/>
      <w:r>
        <w:rPr>
          <w:rFonts w:ascii="Verdana" w:eastAsia="宋体" w:hAnsi="Verdana" w:cs="宋体" w:hint="eastAsia"/>
          <w:color w:val="000000"/>
          <w:sz w:val="20"/>
          <w:szCs w:val="20"/>
        </w:rPr>
        <w:t>商合同内的所有其他收入的类型</w:t>
      </w:r>
      <w:r>
        <w:rPr>
          <w:rFonts w:ascii="Verdana" w:eastAsia="宋体" w:hAnsi="Verdana" w:cs="Verdana"/>
          <w:color w:val="000000"/>
          <w:sz w:val="20"/>
          <w:szCs w:val="20"/>
        </w:rPr>
        <w:t xml:space="preserve"> </w:t>
      </w:r>
    </w:p>
    <w:p w:rsidR="000D7A2B" w:rsidRPr="001F3604" w:rsidRDefault="000D7A2B" w:rsidP="00516A4F">
      <w:pPr>
        <w:rPr>
          <w:rFonts w:ascii="Verdana" w:eastAsia="宋体" w:hAnsi="Verdana" w:cs="Times New Roman"/>
          <w:color w:val="000000"/>
          <w:sz w:val="20"/>
          <w:szCs w:val="20"/>
        </w:rPr>
      </w:pPr>
      <w:ins w:id="353" w:author="Unknown" w:date="2013-09-18T15:23:00Z">
        <w:r>
          <w:rPr>
            <w:rFonts w:ascii="Verdana" w:eastAsia="宋体" w:hAnsi="Verdana" w:cs="宋体" w:hint="eastAsia"/>
            <w:color w:val="000000"/>
            <w:sz w:val="20"/>
            <w:szCs w:val="20"/>
          </w:rPr>
          <w:t>所有合同内收入</w:t>
        </w:r>
        <w:r>
          <w:rPr>
            <w:rFonts w:ascii="Verdana" w:eastAsia="宋体" w:hAnsi="Verdana" w:cs="Verdana"/>
            <w:color w:val="000000"/>
            <w:sz w:val="20"/>
            <w:szCs w:val="20"/>
          </w:rPr>
          <w:t>ID</w:t>
        </w:r>
      </w:ins>
      <w:ins w:id="354" w:author="Unknown" w:date="2013-09-18T15:25:00Z">
        <w:r>
          <w:rPr>
            <w:rFonts w:ascii="Verdana" w:eastAsia="宋体" w:hAnsi="Verdana" w:cs="宋体" w:hint="eastAsia"/>
            <w:color w:val="000000"/>
            <w:sz w:val="20"/>
            <w:szCs w:val="20"/>
          </w:rPr>
          <w:t>（需要财务提供收入</w:t>
        </w:r>
        <w:r>
          <w:rPr>
            <w:rFonts w:ascii="Verdana" w:eastAsia="宋体" w:hAnsi="Verdana" w:cs="Verdana"/>
            <w:color w:val="000000"/>
            <w:sz w:val="20"/>
            <w:szCs w:val="20"/>
          </w:rPr>
          <w:t>ID</w:t>
        </w:r>
        <w:r>
          <w:rPr>
            <w:rFonts w:ascii="Verdana" w:eastAsia="宋体" w:hAnsi="Verdana" w:cs="宋体" w:hint="eastAsia"/>
            <w:color w:val="000000"/>
            <w:sz w:val="20"/>
            <w:szCs w:val="20"/>
          </w:rPr>
          <w:t>号码）</w:t>
        </w:r>
      </w:ins>
      <w:ins w:id="355" w:author="Unknown" w:date="2013-09-19T15:52:00Z">
        <w:r>
          <w:rPr>
            <w:rFonts w:ascii="Verdana" w:eastAsia="宋体" w:hAnsi="Verdana" w:cs="Times New Roman"/>
            <w:color w:val="000000"/>
            <w:sz w:val="20"/>
            <w:szCs w:val="20"/>
          </w:rPr>
          <w:br/>
        </w:r>
        <w:r>
          <w:rPr>
            <w:rFonts w:ascii="Verdana" w:eastAsia="宋体" w:hAnsi="Verdana" w:cs="Verdana"/>
            <w:color w:val="000000"/>
            <w:sz w:val="20"/>
            <w:szCs w:val="20"/>
          </w:rPr>
          <w:t>this is all the other income id sourced from supplier contract(need to be provided from finance)</w:t>
        </w:r>
      </w:ins>
    </w:p>
    <w:p w:rsidR="000D7A2B" w:rsidRPr="00C90C5C" w:rsidRDefault="000D7A2B" w:rsidP="00516A4F">
      <w:pPr>
        <w:rPr>
          <w:rFonts w:ascii="Verdana" w:hAnsi="Verdana" w:cs="Verdana"/>
          <w:sz w:val="22"/>
          <w:szCs w:val="22"/>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2420"/>
        <w:gridCol w:w="2126"/>
        <w:gridCol w:w="5293"/>
      </w:tblGrid>
      <w:tr w:rsidR="000D7A2B">
        <w:trPr>
          <w:tblHeader/>
        </w:trPr>
        <w:tc>
          <w:tcPr>
            <w:tcW w:w="2420" w:type="dxa"/>
            <w:shd w:val="clear" w:color="auto" w:fill="E6E6E6"/>
            <w:tcMar>
              <w:top w:w="0" w:type="dxa"/>
              <w:left w:w="108" w:type="dxa"/>
              <w:bottom w:w="0" w:type="dxa"/>
              <w:right w:w="108" w:type="dxa"/>
            </w:tcMar>
          </w:tcPr>
          <w:p w:rsidR="000D7A2B" w:rsidRDefault="000D7A2B" w:rsidP="00C419C3">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126" w:type="dxa"/>
            <w:shd w:val="clear" w:color="auto" w:fill="E6E6E6"/>
            <w:tcMar>
              <w:top w:w="0" w:type="dxa"/>
              <w:left w:w="108" w:type="dxa"/>
              <w:bottom w:w="0" w:type="dxa"/>
              <w:right w:w="108" w:type="dxa"/>
            </w:tcMar>
          </w:tcPr>
          <w:p w:rsidR="000D7A2B" w:rsidRDefault="000D7A2B" w:rsidP="00C419C3">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293" w:type="dxa"/>
            <w:shd w:val="clear" w:color="auto" w:fill="E6E6E6"/>
            <w:tcMar>
              <w:top w:w="0" w:type="dxa"/>
              <w:left w:w="108" w:type="dxa"/>
              <w:bottom w:w="0" w:type="dxa"/>
              <w:right w:w="108" w:type="dxa"/>
            </w:tcMar>
          </w:tcPr>
          <w:p w:rsidR="000D7A2B" w:rsidRDefault="000D7A2B" w:rsidP="00C419C3">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2420" w:type="dxa"/>
            <w:shd w:val="clear" w:color="auto" w:fill="FFFFFF"/>
            <w:tcMar>
              <w:top w:w="0" w:type="dxa"/>
              <w:left w:w="108" w:type="dxa"/>
              <w:bottom w:w="0" w:type="dxa"/>
              <w:right w:w="108" w:type="dxa"/>
            </w:tcMar>
          </w:tcPr>
          <w:p w:rsidR="000D7A2B" w:rsidRPr="004F690D" w:rsidRDefault="000D7A2B" w:rsidP="00C419C3">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Other</w:t>
            </w:r>
            <w:r>
              <w:rPr>
                <w:rFonts w:ascii="Verdana" w:hAnsi="Verdana" w:cs="Verdana"/>
                <w:sz w:val="18"/>
                <w:szCs w:val="18"/>
              </w:rPr>
              <w:t>_</w:t>
            </w:r>
            <w:r>
              <w:rPr>
                <w:rFonts w:ascii="Verdana" w:eastAsia="宋体" w:hAnsi="Verdana" w:cs="Verdana"/>
                <w:sz w:val="18"/>
                <w:szCs w:val="18"/>
              </w:rPr>
              <w:t>income_type</w:t>
            </w:r>
            <w:r>
              <w:rPr>
                <w:rFonts w:ascii="宋体" w:eastAsia="宋体" w:hAnsi="宋体" w:cs="宋体"/>
                <w:sz w:val="18"/>
                <w:szCs w:val="18"/>
              </w:rPr>
              <w:t>_</w:t>
            </w:r>
            <w:r>
              <w:rPr>
                <w:rFonts w:ascii="Verdana" w:eastAsia="宋体" w:hAnsi="Verdana" w:cs="Verdana"/>
                <w:sz w:val="18"/>
                <w:szCs w:val="18"/>
              </w:rPr>
              <w:t>id</w:t>
            </w:r>
          </w:p>
          <w:p w:rsidR="000D7A2B" w:rsidRDefault="000D7A2B" w:rsidP="00C419C3">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其他</w:t>
            </w:r>
            <w:r>
              <w:rPr>
                <w:rFonts w:ascii="Verdana" w:eastAsia="宋体" w:hAnsi="Verdana" w:cs="Verdana"/>
                <w:sz w:val="18"/>
                <w:szCs w:val="18"/>
              </w:rPr>
              <w:t>_</w:t>
            </w:r>
            <w:r>
              <w:rPr>
                <w:rFonts w:ascii="Verdana" w:eastAsia="宋体" w:hAnsi="Verdana" w:cs="宋体" w:hint="eastAsia"/>
                <w:sz w:val="18"/>
                <w:szCs w:val="18"/>
              </w:rPr>
              <w:t>收入</w:t>
            </w:r>
            <w:r>
              <w:rPr>
                <w:rFonts w:ascii="Verdana" w:eastAsia="宋体" w:hAnsi="Verdana" w:cs="Verdana"/>
                <w:sz w:val="18"/>
                <w:szCs w:val="18"/>
              </w:rPr>
              <w:t>_id</w:t>
            </w:r>
          </w:p>
        </w:tc>
        <w:tc>
          <w:tcPr>
            <w:tcW w:w="2126" w:type="dxa"/>
            <w:shd w:val="clear" w:color="auto" w:fill="FFFFFF"/>
            <w:tcMar>
              <w:top w:w="0" w:type="dxa"/>
              <w:left w:w="108" w:type="dxa"/>
              <w:bottom w:w="0" w:type="dxa"/>
              <w:right w:w="108" w:type="dxa"/>
            </w:tcMar>
          </w:tcPr>
          <w:p w:rsidR="000D7A2B" w:rsidRDefault="000D7A2B" w:rsidP="00C419C3">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C419C3">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5293" w:type="dxa"/>
            <w:shd w:val="clear" w:color="auto" w:fill="FFFFFF"/>
            <w:tcMar>
              <w:top w:w="0" w:type="dxa"/>
              <w:left w:w="108" w:type="dxa"/>
              <w:bottom w:w="0" w:type="dxa"/>
              <w:right w:w="108" w:type="dxa"/>
            </w:tcMar>
          </w:tcPr>
          <w:p w:rsidR="000D7A2B" w:rsidRPr="008B65ED" w:rsidRDefault="000D7A2B" w:rsidP="00C419C3">
            <w:pPr>
              <w:pStyle w:val="TableContents"/>
              <w:suppressLineNumbers w:val="0"/>
              <w:suppressAutoHyphens w:val="0"/>
              <w:spacing w:line="276" w:lineRule="auto"/>
              <w:rPr>
                <w:rFonts w:ascii="Verdana" w:eastAsia="宋体" w:hAnsi="Verdana" w:cs="Times New Roman"/>
                <w:sz w:val="18"/>
                <w:szCs w:val="18"/>
              </w:rPr>
            </w:pPr>
          </w:p>
        </w:tc>
      </w:tr>
      <w:tr w:rsidR="000D7A2B">
        <w:tc>
          <w:tcPr>
            <w:tcW w:w="2420" w:type="dxa"/>
            <w:shd w:val="clear" w:color="auto" w:fill="FFFFFF"/>
            <w:tcMar>
              <w:top w:w="0" w:type="dxa"/>
              <w:left w:w="108" w:type="dxa"/>
              <w:bottom w:w="0" w:type="dxa"/>
              <w:right w:w="108" w:type="dxa"/>
            </w:tcMar>
          </w:tcPr>
          <w:p w:rsidR="000D7A2B" w:rsidRDefault="000D7A2B" w:rsidP="00C419C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Other_income_Type_name_en</w:t>
            </w:r>
          </w:p>
          <w:p w:rsidR="000D7A2B" w:rsidRPr="00223228" w:rsidRDefault="000D7A2B" w:rsidP="00C419C3">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其他</w:t>
            </w:r>
            <w:r>
              <w:rPr>
                <w:rFonts w:ascii="Verdana" w:eastAsia="宋体" w:hAnsi="Verdana" w:cs="Verdana"/>
                <w:sz w:val="18"/>
                <w:szCs w:val="18"/>
              </w:rPr>
              <w:t>_</w:t>
            </w:r>
            <w:r>
              <w:rPr>
                <w:rFonts w:ascii="Verdana" w:eastAsia="宋体" w:hAnsi="Verdana" w:cs="宋体" w:hint="eastAsia"/>
                <w:sz w:val="18"/>
                <w:szCs w:val="18"/>
              </w:rPr>
              <w:t>收入</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2126" w:type="dxa"/>
            <w:shd w:val="clear" w:color="auto" w:fill="FFFFFF"/>
            <w:tcMar>
              <w:top w:w="0" w:type="dxa"/>
              <w:left w:w="108" w:type="dxa"/>
              <w:bottom w:w="0" w:type="dxa"/>
              <w:right w:w="108" w:type="dxa"/>
            </w:tcMar>
          </w:tcPr>
          <w:p w:rsidR="000D7A2B" w:rsidRDefault="000D7A2B" w:rsidP="00C419C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Text</w:t>
            </w:r>
          </w:p>
          <w:p w:rsidR="000D7A2B" w:rsidRPr="00223228" w:rsidRDefault="000D7A2B" w:rsidP="00C419C3">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文档</w:t>
            </w:r>
          </w:p>
        </w:tc>
        <w:tc>
          <w:tcPr>
            <w:tcW w:w="5293" w:type="dxa"/>
            <w:shd w:val="clear" w:color="auto" w:fill="FFFFFF"/>
            <w:tcMar>
              <w:top w:w="0" w:type="dxa"/>
              <w:left w:w="108" w:type="dxa"/>
              <w:bottom w:w="0" w:type="dxa"/>
              <w:right w:w="108" w:type="dxa"/>
            </w:tcMar>
          </w:tcPr>
          <w:p w:rsidR="000D7A2B" w:rsidRDefault="000D7A2B" w:rsidP="00C419C3">
            <w:pPr>
              <w:pStyle w:val="TableContents"/>
              <w:suppressLineNumbers w:val="0"/>
              <w:suppressAutoHyphens w:val="0"/>
              <w:spacing w:line="276" w:lineRule="auto"/>
              <w:rPr>
                <w:rFonts w:ascii="Verdana" w:hAnsi="Verdana" w:cs="Verdana"/>
                <w:sz w:val="18"/>
                <w:szCs w:val="18"/>
              </w:rPr>
            </w:pPr>
          </w:p>
        </w:tc>
      </w:tr>
      <w:tr w:rsidR="000D7A2B">
        <w:tc>
          <w:tcPr>
            <w:tcW w:w="2420" w:type="dxa"/>
            <w:shd w:val="clear" w:color="auto" w:fill="FFFFFF"/>
            <w:tcMar>
              <w:top w:w="0" w:type="dxa"/>
              <w:left w:w="108" w:type="dxa"/>
              <w:bottom w:w="0" w:type="dxa"/>
              <w:right w:w="108" w:type="dxa"/>
            </w:tcMar>
          </w:tcPr>
          <w:p w:rsidR="000D7A2B" w:rsidRDefault="000D7A2B" w:rsidP="00C419C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Other_income_type_na</w:t>
            </w:r>
            <w:r>
              <w:rPr>
                <w:rFonts w:ascii="Verdana" w:eastAsia="宋体" w:hAnsi="Verdana" w:cs="Verdana"/>
                <w:sz w:val="18"/>
                <w:szCs w:val="18"/>
              </w:rPr>
              <w:lastRenderedPageBreak/>
              <w:t>me_ch</w:t>
            </w:r>
          </w:p>
          <w:p w:rsidR="000D7A2B" w:rsidRDefault="000D7A2B" w:rsidP="00C419C3">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其他</w:t>
            </w:r>
            <w:r>
              <w:rPr>
                <w:rFonts w:ascii="Verdana" w:eastAsia="宋体" w:hAnsi="Verdana" w:cs="Verdana"/>
                <w:sz w:val="18"/>
                <w:szCs w:val="18"/>
              </w:rPr>
              <w:t>_</w:t>
            </w:r>
            <w:r>
              <w:rPr>
                <w:rFonts w:ascii="Verdana" w:eastAsia="宋体" w:hAnsi="Verdana" w:cs="宋体" w:hint="eastAsia"/>
                <w:sz w:val="18"/>
                <w:szCs w:val="18"/>
              </w:rPr>
              <w:t>收入</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2126" w:type="dxa"/>
            <w:shd w:val="clear" w:color="auto" w:fill="FFFFFF"/>
            <w:tcMar>
              <w:top w:w="0" w:type="dxa"/>
              <w:left w:w="108" w:type="dxa"/>
              <w:bottom w:w="0" w:type="dxa"/>
              <w:right w:w="108" w:type="dxa"/>
            </w:tcMar>
          </w:tcPr>
          <w:p w:rsidR="000D7A2B" w:rsidRDefault="000D7A2B" w:rsidP="00C419C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lastRenderedPageBreak/>
              <w:t>Text</w:t>
            </w:r>
          </w:p>
          <w:p w:rsidR="000D7A2B" w:rsidRDefault="000D7A2B" w:rsidP="00C419C3">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lastRenderedPageBreak/>
              <w:t>文档</w:t>
            </w:r>
          </w:p>
        </w:tc>
        <w:tc>
          <w:tcPr>
            <w:tcW w:w="5293" w:type="dxa"/>
            <w:shd w:val="clear" w:color="auto" w:fill="FFFFFF"/>
            <w:tcMar>
              <w:top w:w="0" w:type="dxa"/>
              <w:left w:w="108" w:type="dxa"/>
              <w:bottom w:w="0" w:type="dxa"/>
              <w:right w:w="108" w:type="dxa"/>
            </w:tcMar>
          </w:tcPr>
          <w:p w:rsidR="000D7A2B" w:rsidRDefault="000D7A2B" w:rsidP="00C419C3">
            <w:pPr>
              <w:pStyle w:val="TableContents"/>
              <w:suppressLineNumbers w:val="0"/>
              <w:suppressAutoHyphens w:val="0"/>
              <w:spacing w:line="276" w:lineRule="auto"/>
              <w:rPr>
                <w:rFonts w:ascii="Verdana" w:hAnsi="Verdana" w:cs="Verdana"/>
                <w:sz w:val="18"/>
                <w:szCs w:val="18"/>
              </w:rPr>
            </w:pPr>
          </w:p>
        </w:tc>
      </w:tr>
    </w:tbl>
    <w:p w:rsidR="000D7A2B" w:rsidRDefault="000D7A2B" w:rsidP="008F60E4">
      <w:pPr>
        <w:suppressAutoHyphens w:val="0"/>
        <w:rPr>
          <w:rFonts w:cs="Times New Roman"/>
        </w:rPr>
      </w:pPr>
    </w:p>
    <w:p w:rsidR="000D7A2B" w:rsidRPr="00106B23" w:rsidRDefault="000D7A2B" w:rsidP="00F02BDB">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r>
        <w:rPr>
          <w:rFonts w:cs="Times New Roman"/>
        </w:rPr>
        <w:br w:type="page"/>
      </w:r>
      <w:bookmarkStart w:id="356" w:name="_Toc238874636"/>
      <w:bookmarkStart w:id="357" w:name="_Toc369255738"/>
      <w:r w:rsidRPr="00106B23">
        <w:rPr>
          <w:rFonts w:ascii="Litera Serial" w:hAnsi="Litera Serial" w:cs="Litera Serial"/>
          <w:b w:val="0"/>
          <w:bCs w:val="0"/>
          <w:caps/>
          <w:color w:val="808080"/>
          <w:sz w:val="24"/>
          <w:szCs w:val="24"/>
        </w:rPr>
        <w:lastRenderedPageBreak/>
        <w:t>master_</w:t>
      </w:r>
      <w:r>
        <w:rPr>
          <w:rFonts w:ascii="Litera Serial" w:hAnsi="Litera Serial" w:cs="Litera Serial"/>
          <w:b w:val="0"/>
          <w:bCs w:val="0"/>
          <w:caps/>
          <w:color w:val="808080"/>
          <w:sz w:val="24"/>
          <w:szCs w:val="24"/>
        </w:rPr>
        <w:t xml:space="preserve">assets_type </w:t>
      </w:r>
      <w:r w:rsidRPr="00106B23">
        <w:rPr>
          <w:rFonts w:ascii="Litera Serial" w:hAnsi="Litera Serial" w:cs="Litera Serial"/>
          <w:b w:val="0"/>
          <w:bCs w:val="0"/>
          <w:caps/>
          <w:color w:val="808080"/>
          <w:sz w:val="24"/>
          <w:szCs w:val="24"/>
        </w:rPr>
        <w:t xml:space="preserve"> </w:t>
      </w:r>
      <w:proofErr w:type="gramStart"/>
      <w:r>
        <w:rPr>
          <w:rFonts w:ascii="Litera Serial" w:hAnsi="Litera Serial" w:cs="宋体" w:hint="eastAsia"/>
          <w:b w:val="0"/>
          <w:bCs w:val="0"/>
          <w:caps/>
          <w:color w:val="808080"/>
          <w:sz w:val="24"/>
          <w:szCs w:val="24"/>
        </w:rPr>
        <w:t>主数据</w:t>
      </w:r>
      <w:proofErr w:type="gramEnd"/>
      <w:r w:rsidRPr="00106B23">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资产</w:t>
      </w:r>
      <w:r>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类型</w:t>
      </w:r>
      <w:bookmarkEnd w:id="356"/>
      <w:bookmarkEnd w:id="357"/>
    </w:p>
    <w:p w:rsidR="000D7A2B" w:rsidRDefault="000D7A2B" w:rsidP="00F02BDB">
      <w:pPr>
        <w:rPr>
          <w:rFonts w:ascii="Verdana" w:eastAsia="宋体" w:hAnsi="Verdana" w:cs="Verdana"/>
          <w:sz w:val="20"/>
          <w:szCs w:val="20"/>
        </w:rPr>
      </w:pPr>
      <w:r w:rsidRPr="00106B23">
        <w:rPr>
          <w:rFonts w:ascii="Verdana" w:hAnsi="Verdana" w:cs="Verdana"/>
          <w:sz w:val="20"/>
          <w:szCs w:val="20"/>
        </w:rPr>
        <w:t xml:space="preserve">This table captures all the different types of </w:t>
      </w:r>
      <w:r>
        <w:rPr>
          <w:rFonts w:ascii="Verdana" w:eastAsia="宋体" w:hAnsi="Verdana" w:cs="Verdana"/>
          <w:sz w:val="20"/>
          <w:szCs w:val="20"/>
        </w:rPr>
        <w:t>assets type inside of BBG</w:t>
      </w:r>
    </w:p>
    <w:p w:rsidR="000D7A2B" w:rsidRDefault="000D7A2B" w:rsidP="00F02BDB">
      <w:pPr>
        <w:rPr>
          <w:rFonts w:ascii="Verdana" w:eastAsia="宋体" w:hAnsi="Verdana" w:cs="Verdana"/>
          <w:color w:val="000000"/>
          <w:sz w:val="20"/>
          <w:szCs w:val="20"/>
        </w:rPr>
      </w:pPr>
      <w:r w:rsidRPr="00106B23">
        <w:rPr>
          <w:rFonts w:ascii="Verdana" w:eastAsia="宋体" w:hAnsi="Verdana" w:cs="宋体" w:hint="eastAsia"/>
          <w:color w:val="000000"/>
          <w:sz w:val="20"/>
          <w:szCs w:val="20"/>
        </w:rPr>
        <w:t>此表格抓取</w:t>
      </w:r>
      <w:r>
        <w:rPr>
          <w:rFonts w:ascii="Verdana" w:eastAsia="宋体" w:hAnsi="Verdana" w:cs="宋体" w:hint="eastAsia"/>
          <w:color w:val="000000"/>
          <w:sz w:val="20"/>
          <w:szCs w:val="20"/>
        </w:rPr>
        <w:t>步步高内所有资产类型</w:t>
      </w:r>
      <w:r>
        <w:rPr>
          <w:rFonts w:ascii="Verdana" w:eastAsia="宋体" w:hAnsi="Verdana" w:cs="Verdana"/>
          <w:color w:val="000000"/>
          <w:sz w:val="20"/>
          <w:szCs w:val="20"/>
        </w:rPr>
        <w:t xml:space="preserve"> </w:t>
      </w:r>
    </w:p>
    <w:p w:rsidR="000D7A2B" w:rsidRPr="00106B23" w:rsidRDefault="000D7A2B" w:rsidP="00F02BDB">
      <w:pPr>
        <w:rPr>
          <w:rFonts w:ascii="Verdana" w:eastAsia="宋体" w:hAnsi="Verdana" w:cs="Times New Roman"/>
          <w:color w:val="000000"/>
          <w:sz w:val="20"/>
          <w:szCs w:val="20"/>
        </w:rPr>
      </w:pPr>
    </w:p>
    <w:p w:rsidR="000D7A2B" w:rsidRPr="00F36016" w:rsidRDefault="000D7A2B" w:rsidP="00F02BDB">
      <w:pPr>
        <w:rPr>
          <w:rFonts w:ascii="Verdana" w:hAnsi="Verdana" w:cs="Verdana"/>
          <w:sz w:val="22"/>
          <w:szCs w:val="22"/>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2420"/>
        <w:gridCol w:w="2126"/>
        <w:gridCol w:w="5293"/>
      </w:tblGrid>
      <w:tr w:rsidR="000D7A2B">
        <w:trPr>
          <w:tblHeader/>
        </w:trPr>
        <w:tc>
          <w:tcPr>
            <w:tcW w:w="2420" w:type="dxa"/>
            <w:shd w:val="clear" w:color="auto" w:fill="E6E6E6"/>
            <w:tcMar>
              <w:top w:w="0" w:type="dxa"/>
              <w:left w:w="108" w:type="dxa"/>
              <w:bottom w:w="0" w:type="dxa"/>
              <w:right w:w="108" w:type="dxa"/>
            </w:tcMar>
          </w:tcPr>
          <w:p w:rsidR="000D7A2B" w:rsidRDefault="000D7A2B" w:rsidP="00813D2F">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126" w:type="dxa"/>
            <w:shd w:val="clear" w:color="auto" w:fill="E6E6E6"/>
            <w:tcMar>
              <w:top w:w="0" w:type="dxa"/>
              <w:left w:w="108" w:type="dxa"/>
              <w:bottom w:w="0" w:type="dxa"/>
              <w:right w:w="108" w:type="dxa"/>
            </w:tcMar>
          </w:tcPr>
          <w:p w:rsidR="000D7A2B" w:rsidRDefault="000D7A2B" w:rsidP="00813D2F">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293" w:type="dxa"/>
            <w:shd w:val="clear" w:color="auto" w:fill="E6E6E6"/>
            <w:tcMar>
              <w:top w:w="0" w:type="dxa"/>
              <w:left w:w="108" w:type="dxa"/>
              <w:bottom w:w="0" w:type="dxa"/>
              <w:right w:w="108" w:type="dxa"/>
            </w:tcMar>
          </w:tcPr>
          <w:p w:rsidR="000D7A2B" w:rsidRDefault="000D7A2B" w:rsidP="00813D2F">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2420" w:type="dxa"/>
            <w:shd w:val="clear" w:color="auto" w:fill="FFFFFF"/>
            <w:tcMar>
              <w:top w:w="0" w:type="dxa"/>
              <w:left w:w="108" w:type="dxa"/>
              <w:bottom w:w="0" w:type="dxa"/>
              <w:right w:w="108" w:type="dxa"/>
            </w:tcMar>
          </w:tcPr>
          <w:p w:rsidR="000D7A2B" w:rsidRPr="004F690D" w:rsidRDefault="000D7A2B" w:rsidP="00813D2F">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assets_type</w:t>
            </w:r>
            <w:r>
              <w:rPr>
                <w:rFonts w:ascii="宋体" w:eastAsia="宋体" w:hAnsi="宋体" w:cs="宋体"/>
                <w:sz w:val="18"/>
                <w:szCs w:val="18"/>
              </w:rPr>
              <w:t>_</w:t>
            </w:r>
            <w:r>
              <w:rPr>
                <w:rFonts w:ascii="Verdana" w:eastAsia="宋体" w:hAnsi="Verdana" w:cs="Verdana"/>
                <w:sz w:val="18"/>
                <w:szCs w:val="18"/>
              </w:rPr>
              <w:t>id</w:t>
            </w:r>
          </w:p>
          <w:p w:rsidR="000D7A2B" w:rsidRDefault="000D7A2B" w:rsidP="00813D2F">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资产</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_id</w:t>
            </w:r>
          </w:p>
        </w:tc>
        <w:tc>
          <w:tcPr>
            <w:tcW w:w="2126" w:type="dxa"/>
            <w:shd w:val="clear" w:color="auto" w:fill="FFFFFF"/>
            <w:tcMar>
              <w:top w:w="0" w:type="dxa"/>
              <w:left w:w="108" w:type="dxa"/>
              <w:bottom w:w="0" w:type="dxa"/>
              <w:right w:w="108" w:type="dxa"/>
            </w:tcMar>
          </w:tcPr>
          <w:p w:rsidR="000D7A2B" w:rsidRDefault="000D7A2B" w:rsidP="00813D2F">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813D2F">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5293" w:type="dxa"/>
            <w:shd w:val="clear" w:color="auto" w:fill="FFFFFF"/>
            <w:tcMar>
              <w:top w:w="0" w:type="dxa"/>
              <w:left w:w="108" w:type="dxa"/>
              <w:bottom w:w="0" w:type="dxa"/>
              <w:right w:w="108" w:type="dxa"/>
            </w:tcMar>
          </w:tcPr>
          <w:tbl>
            <w:tblPr>
              <w:tblW w:w="7840" w:type="dxa"/>
              <w:tblLayout w:type="fixed"/>
              <w:tblCellMar>
                <w:left w:w="0" w:type="dxa"/>
                <w:right w:w="0" w:type="dxa"/>
              </w:tblCellMar>
              <w:tblLook w:val="0000" w:firstRow="0" w:lastRow="0" w:firstColumn="0" w:lastColumn="0" w:noHBand="0" w:noVBand="0"/>
            </w:tblPr>
            <w:tblGrid>
              <w:gridCol w:w="800"/>
              <w:gridCol w:w="7040"/>
            </w:tblGrid>
            <w:tr w:rsidR="000D7A2B" w:rsidRPr="00D02886">
              <w:trPr>
                <w:trHeight w:val="260"/>
              </w:trPr>
              <w:tc>
                <w:tcPr>
                  <w:tcW w:w="800" w:type="dxa"/>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1</w:t>
                  </w:r>
                </w:p>
              </w:tc>
              <w:tc>
                <w:tcPr>
                  <w:tcW w:w="7040" w:type="dxa"/>
                  <w:tcBorders>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Design &amp; Drawing</w:t>
                  </w:r>
                  <w:r w:rsidRPr="00864059">
                    <w:rPr>
                      <w:rFonts w:ascii="宋体" w:eastAsia="宋体" w:hAnsi="Verdana" w:cs="Times New Roman"/>
                      <w:sz w:val="18"/>
                      <w:szCs w:val="18"/>
                    </w:rPr>
                    <w:t> </w:t>
                  </w:r>
                  <w:r w:rsidRPr="00864059">
                    <w:rPr>
                      <w:rFonts w:ascii="宋体" w:eastAsia="宋体" w:hAnsi="Verdana" w:cs="宋体" w:hint="eastAsia"/>
                      <w:sz w:val="18"/>
                      <w:szCs w:val="18"/>
                    </w:rPr>
                    <w:t>设计出图</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2</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Civil Works</w:t>
                  </w:r>
                  <w:r w:rsidRPr="00864059">
                    <w:rPr>
                      <w:rFonts w:ascii="宋体" w:eastAsia="宋体" w:hAnsi="Verdana" w:cs="Times New Roman"/>
                      <w:sz w:val="18"/>
                      <w:szCs w:val="18"/>
                    </w:rPr>
                    <w:t> </w:t>
                  </w:r>
                  <w:r w:rsidRPr="00864059">
                    <w:rPr>
                      <w:rFonts w:ascii="宋体" w:eastAsia="宋体" w:hAnsi="Verdana" w:cs="宋体" w:hint="eastAsia"/>
                      <w:sz w:val="18"/>
                      <w:szCs w:val="18"/>
                    </w:rPr>
                    <w:t>土建工程</w:t>
                  </w:r>
                  <w:r w:rsidRPr="00864059">
                    <w:rPr>
                      <w:rFonts w:ascii="宋体" w:eastAsia="宋体" w:hAnsi="Verdana" w:cs="Times New Roman"/>
                      <w:sz w:val="18"/>
                      <w:szCs w:val="18"/>
                    </w:rPr>
                    <w:t> </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3</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MEP Works</w:t>
                  </w:r>
                  <w:r w:rsidRPr="00864059">
                    <w:rPr>
                      <w:rFonts w:ascii="宋体" w:eastAsia="宋体" w:hAnsi="Verdana" w:cs="Times New Roman"/>
                      <w:sz w:val="18"/>
                      <w:szCs w:val="18"/>
                    </w:rPr>
                    <w:t> </w:t>
                  </w:r>
                  <w:r w:rsidRPr="00864059">
                    <w:rPr>
                      <w:rFonts w:ascii="宋体" w:eastAsia="宋体" w:hAnsi="Verdana" w:cs="宋体" w:hint="eastAsia"/>
                      <w:sz w:val="18"/>
                      <w:szCs w:val="18"/>
                    </w:rPr>
                    <w:t>机电工程</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4</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Tenant Fit Out Cost</w:t>
                  </w:r>
                  <w:r w:rsidRPr="00864059">
                    <w:rPr>
                      <w:rFonts w:ascii="宋体" w:eastAsia="宋体" w:hAnsi="Verdana" w:cs="Times New Roman"/>
                      <w:sz w:val="18"/>
                      <w:szCs w:val="18"/>
                    </w:rPr>
                    <w:t> </w:t>
                  </w:r>
                  <w:r w:rsidRPr="00864059">
                    <w:rPr>
                      <w:rFonts w:ascii="宋体" w:eastAsia="宋体" w:hAnsi="Verdana" w:cs="宋体" w:hint="eastAsia"/>
                      <w:sz w:val="18"/>
                      <w:szCs w:val="18"/>
                    </w:rPr>
                    <w:t>招商区装修费用</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5</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Air Conditioning &amp; Exhaust System</w:t>
                  </w:r>
                  <w:r w:rsidRPr="00864059">
                    <w:rPr>
                      <w:rFonts w:ascii="宋体" w:eastAsia="宋体" w:hAnsi="Verdana" w:cs="Times New Roman"/>
                      <w:sz w:val="18"/>
                      <w:szCs w:val="18"/>
                    </w:rPr>
                    <w:t> </w:t>
                  </w:r>
                  <w:r w:rsidRPr="00864059">
                    <w:rPr>
                      <w:rFonts w:ascii="宋体" w:eastAsia="宋体" w:hAnsi="Verdana" w:cs="宋体" w:hint="eastAsia"/>
                      <w:sz w:val="18"/>
                      <w:szCs w:val="18"/>
                    </w:rPr>
                    <w:t>空调及排烟系统</w:t>
                  </w:r>
                  <w:r w:rsidRPr="00864059">
                    <w:rPr>
                      <w:rFonts w:ascii="宋体" w:eastAsia="宋体" w:hAnsi="Verdana" w:cs="Times New Roman"/>
                      <w:sz w:val="18"/>
                      <w:szCs w:val="18"/>
                    </w:rPr>
                    <w:t> </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6</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SIGNAGE - Exterior LOGO</w:t>
                  </w:r>
                  <w:r w:rsidRPr="00864059">
                    <w:rPr>
                      <w:rFonts w:ascii="宋体" w:eastAsia="宋体" w:hAnsi="Verdana" w:cs="Times New Roman"/>
                      <w:sz w:val="18"/>
                      <w:szCs w:val="18"/>
                    </w:rPr>
                    <w:t> </w:t>
                  </w:r>
                  <w:r w:rsidRPr="00864059">
                    <w:rPr>
                      <w:rFonts w:ascii="宋体" w:eastAsia="宋体" w:hAnsi="Verdana" w:cs="宋体" w:hint="eastAsia"/>
                      <w:sz w:val="18"/>
                      <w:szCs w:val="18"/>
                    </w:rPr>
                    <w:t>外部标识</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7</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Signage Interior - Graphics &amp; POP</w:t>
                  </w:r>
                  <w:r w:rsidRPr="00864059">
                    <w:rPr>
                      <w:rFonts w:ascii="宋体" w:eastAsia="宋体" w:hAnsi="Verdana" w:cs="Times New Roman"/>
                      <w:sz w:val="18"/>
                      <w:szCs w:val="18"/>
                    </w:rPr>
                    <w:t> </w:t>
                  </w:r>
                  <w:r w:rsidRPr="00864059">
                    <w:rPr>
                      <w:rFonts w:ascii="宋体" w:eastAsia="宋体" w:hAnsi="Verdana" w:cs="宋体" w:hint="eastAsia"/>
                      <w:sz w:val="18"/>
                      <w:szCs w:val="18"/>
                    </w:rPr>
                    <w:t>内部标识</w:t>
                  </w:r>
                  <w:r w:rsidRPr="00864059">
                    <w:rPr>
                      <w:rFonts w:ascii="宋体" w:eastAsia="宋体" w:hAnsi="Verdana" w:cs="宋体"/>
                      <w:sz w:val="18"/>
                      <w:szCs w:val="18"/>
                    </w:rPr>
                    <w:t>-</w:t>
                  </w:r>
                  <w:r w:rsidRPr="00864059">
                    <w:rPr>
                      <w:rFonts w:ascii="宋体" w:eastAsia="宋体" w:hAnsi="Verdana" w:cs="宋体" w:hint="eastAsia"/>
                      <w:sz w:val="18"/>
                      <w:szCs w:val="18"/>
                    </w:rPr>
                    <w:t>贴图</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8</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Security System - CCTV</w:t>
                  </w:r>
                  <w:r w:rsidRPr="00864059">
                    <w:rPr>
                      <w:rFonts w:ascii="宋体" w:eastAsia="宋体" w:hAnsi="Verdana" w:cs="Times New Roman"/>
                      <w:sz w:val="18"/>
                      <w:szCs w:val="18"/>
                    </w:rPr>
                    <w:t>  </w:t>
                  </w:r>
                  <w:r w:rsidRPr="00864059">
                    <w:rPr>
                      <w:rFonts w:ascii="宋体" w:eastAsia="宋体" w:hAnsi="Verdana" w:cs="宋体" w:hint="eastAsia"/>
                      <w:sz w:val="18"/>
                      <w:szCs w:val="18"/>
                    </w:rPr>
                    <w:t>防盗系统</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9</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Sound System, Telephone, MATV</w:t>
                  </w:r>
                  <w:r w:rsidRPr="00864059">
                    <w:rPr>
                      <w:rFonts w:ascii="宋体" w:eastAsia="宋体" w:hAnsi="Verdana" w:cs="Times New Roman"/>
                      <w:sz w:val="18"/>
                      <w:szCs w:val="18"/>
                    </w:rPr>
                    <w:t> </w:t>
                  </w:r>
                  <w:r w:rsidRPr="00864059">
                    <w:rPr>
                      <w:rFonts w:ascii="宋体" w:eastAsia="宋体" w:hAnsi="Verdana" w:cs="宋体" w:hint="eastAsia"/>
                      <w:sz w:val="18"/>
                      <w:szCs w:val="18"/>
                    </w:rPr>
                    <w:t>广播系统、电话</w:t>
                  </w:r>
                  <w:r w:rsidRPr="00864059">
                    <w:rPr>
                      <w:rFonts w:ascii="宋体" w:eastAsia="宋体" w:hAnsi="Verdana" w:cs="Times New Roman"/>
                      <w:sz w:val="18"/>
                      <w:szCs w:val="18"/>
                    </w:rPr>
                    <w:t> </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10</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IT MIS</w:t>
                  </w:r>
                  <w:r w:rsidRPr="00864059">
                    <w:rPr>
                      <w:rFonts w:ascii="宋体" w:eastAsia="宋体" w:hAnsi="Verdana" w:cs="Times New Roman"/>
                      <w:sz w:val="18"/>
                      <w:szCs w:val="18"/>
                    </w:rPr>
                    <w:t> </w:t>
                  </w:r>
                  <w:r w:rsidRPr="00864059">
                    <w:rPr>
                      <w:rFonts w:ascii="宋体" w:eastAsia="宋体" w:hAnsi="Verdana" w:cs="宋体" w:hint="eastAsia"/>
                      <w:sz w:val="18"/>
                      <w:szCs w:val="18"/>
                    </w:rPr>
                    <w:t>信息系统</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11</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Refrigeration Works</w:t>
                  </w:r>
                  <w:r w:rsidRPr="00864059">
                    <w:rPr>
                      <w:rFonts w:ascii="宋体" w:eastAsia="宋体" w:hAnsi="Verdana" w:cs="Times New Roman"/>
                      <w:sz w:val="18"/>
                      <w:szCs w:val="18"/>
                    </w:rPr>
                    <w:t> </w:t>
                  </w:r>
                  <w:r w:rsidRPr="00864059">
                    <w:rPr>
                      <w:rFonts w:ascii="宋体" w:eastAsia="宋体" w:hAnsi="Verdana" w:cs="宋体" w:hint="eastAsia"/>
                      <w:sz w:val="18"/>
                      <w:szCs w:val="18"/>
                    </w:rPr>
                    <w:t>冷链工程</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12</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宋体"/>
                      <w:sz w:val="18"/>
                      <w:szCs w:val="18"/>
                    </w:rPr>
                  </w:pPr>
                  <w:r w:rsidRPr="00864059">
                    <w:rPr>
                      <w:rFonts w:ascii="宋体" w:eastAsia="宋体" w:hAnsi="Verdana" w:cs="宋体"/>
                      <w:sz w:val="18"/>
                      <w:szCs w:val="18"/>
                    </w:rPr>
                    <w:t>Gondola &amp; Accessories</w:t>
                  </w:r>
                  <w:r w:rsidRPr="00864059">
                    <w:rPr>
                      <w:rFonts w:ascii="宋体" w:eastAsia="宋体" w:hAnsi="Verdana" w:cs="Times New Roman"/>
                      <w:sz w:val="18"/>
                      <w:szCs w:val="18"/>
                    </w:rPr>
                    <w:t> </w:t>
                  </w:r>
                  <w:r w:rsidRPr="00864059">
                    <w:rPr>
                      <w:rFonts w:ascii="宋体" w:eastAsia="宋体" w:hAnsi="Verdana" w:cs="宋体"/>
                      <w:sz w:val="18"/>
                      <w:szCs w:val="18"/>
                    </w:rPr>
                    <w:t xml:space="preserve"> (Market+Warehouse)</w:t>
                  </w:r>
                  <w:r w:rsidRPr="00864059">
                    <w:rPr>
                      <w:rFonts w:ascii="宋体" w:eastAsia="宋体" w:hAnsi="Verdana" w:cs="Times New Roman"/>
                      <w:sz w:val="18"/>
                      <w:szCs w:val="18"/>
                    </w:rPr>
                    <w:t> </w:t>
                  </w:r>
                  <w:r w:rsidRPr="00864059">
                    <w:rPr>
                      <w:rFonts w:ascii="宋体" w:eastAsia="宋体" w:hAnsi="Verdana" w:cs="宋体" w:hint="eastAsia"/>
                      <w:sz w:val="18"/>
                      <w:szCs w:val="18"/>
                    </w:rPr>
                    <w:t>货架及配件</w:t>
                  </w:r>
                  <w:r w:rsidRPr="00864059">
                    <w:rPr>
                      <w:rFonts w:ascii="宋体" w:eastAsia="宋体" w:hAnsi="Verdana" w:cs="宋体"/>
                      <w:sz w:val="18"/>
                      <w:szCs w:val="18"/>
                    </w:rPr>
                    <w:t>(</w:t>
                  </w:r>
                  <w:r w:rsidRPr="00864059">
                    <w:rPr>
                      <w:rFonts w:ascii="宋体" w:eastAsia="宋体" w:hAnsi="Verdana" w:cs="宋体" w:hint="eastAsia"/>
                      <w:sz w:val="18"/>
                      <w:szCs w:val="18"/>
                    </w:rPr>
                    <w:t>卖场</w:t>
                  </w:r>
                  <w:r w:rsidRPr="00864059">
                    <w:rPr>
                      <w:rFonts w:ascii="宋体" w:eastAsia="宋体" w:hAnsi="Verdana" w:cs="宋体"/>
                      <w:sz w:val="18"/>
                      <w:szCs w:val="18"/>
                    </w:rPr>
                    <w:t>+</w:t>
                  </w:r>
                  <w:r w:rsidRPr="00864059">
                    <w:rPr>
                      <w:rFonts w:ascii="宋体" w:eastAsia="宋体" w:hAnsi="Verdana" w:cs="宋体" w:hint="eastAsia"/>
                      <w:sz w:val="18"/>
                      <w:szCs w:val="18"/>
                    </w:rPr>
                    <w:t>仓库</w:t>
                  </w:r>
                  <w:r w:rsidRPr="00864059">
                    <w:rPr>
                      <w:rFonts w:ascii="宋体" w:eastAsia="宋体" w:hAnsi="Verdana" w:cs="宋体"/>
                      <w:sz w:val="18"/>
                      <w:szCs w:val="18"/>
                    </w:rPr>
                    <w:t>)</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13</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Stainless Steel</w:t>
                  </w:r>
                  <w:r w:rsidRPr="00864059">
                    <w:rPr>
                      <w:rFonts w:ascii="宋体" w:eastAsia="宋体" w:hAnsi="Verdana" w:cs="Times New Roman"/>
                      <w:sz w:val="18"/>
                      <w:szCs w:val="18"/>
                    </w:rPr>
                    <w:t> </w:t>
                  </w:r>
                  <w:r w:rsidRPr="00864059">
                    <w:rPr>
                      <w:rFonts w:ascii="宋体" w:eastAsia="宋体" w:hAnsi="Verdana" w:cs="宋体" w:hint="eastAsia"/>
                      <w:sz w:val="18"/>
                      <w:szCs w:val="18"/>
                    </w:rPr>
                    <w:t>不锈钢设备</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14</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Store Equipment</w:t>
                  </w:r>
                  <w:r w:rsidRPr="00864059">
                    <w:rPr>
                      <w:rFonts w:ascii="宋体" w:eastAsia="宋体" w:hAnsi="Verdana" w:cs="Times New Roman"/>
                      <w:sz w:val="18"/>
                      <w:szCs w:val="18"/>
                    </w:rPr>
                    <w:t> </w:t>
                  </w:r>
                  <w:r w:rsidRPr="00864059">
                    <w:rPr>
                      <w:rFonts w:ascii="宋体" w:eastAsia="宋体" w:hAnsi="Verdana" w:cs="宋体" w:hint="eastAsia"/>
                      <w:sz w:val="18"/>
                      <w:szCs w:val="18"/>
                    </w:rPr>
                    <w:t>门店设备</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15</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Loose Fixture</w:t>
                  </w:r>
                  <w:r w:rsidRPr="00864059">
                    <w:rPr>
                      <w:rFonts w:ascii="宋体" w:eastAsia="宋体" w:hAnsi="Verdana" w:cs="Times New Roman"/>
                      <w:sz w:val="18"/>
                      <w:szCs w:val="18"/>
                    </w:rPr>
                    <w:t>  </w:t>
                  </w:r>
                  <w:r w:rsidRPr="00864059">
                    <w:rPr>
                      <w:rFonts w:ascii="宋体" w:eastAsia="宋体" w:hAnsi="Verdana" w:cs="宋体" w:hint="eastAsia"/>
                      <w:sz w:val="18"/>
                      <w:szCs w:val="18"/>
                    </w:rPr>
                    <w:t>固定道具</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16</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Cashier Counter</w:t>
                  </w:r>
                  <w:r w:rsidRPr="00864059">
                    <w:rPr>
                      <w:rFonts w:ascii="宋体" w:eastAsia="宋体" w:hAnsi="Verdana" w:cs="Times New Roman"/>
                      <w:sz w:val="18"/>
                      <w:szCs w:val="18"/>
                    </w:rPr>
                    <w:t> </w:t>
                  </w:r>
                  <w:r w:rsidRPr="00864059">
                    <w:rPr>
                      <w:rFonts w:ascii="宋体" w:eastAsia="宋体" w:hAnsi="Verdana" w:cs="宋体" w:hint="eastAsia"/>
                      <w:sz w:val="18"/>
                      <w:szCs w:val="18"/>
                    </w:rPr>
                    <w:t>收银台</w:t>
                  </w:r>
                  <w:r w:rsidRPr="00864059">
                    <w:rPr>
                      <w:rFonts w:ascii="宋体" w:eastAsia="宋体" w:hAnsi="Verdana" w:cs="Times New Roman"/>
                      <w:sz w:val="18"/>
                      <w:szCs w:val="18"/>
                    </w:rPr>
                    <w:t> </w:t>
                  </w:r>
                </w:p>
              </w:tc>
            </w:tr>
            <w:tr w:rsidR="000D7A2B" w:rsidRPr="00D02886">
              <w:trPr>
                <w:trHeight w:val="260"/>
              </w:trPr>
              <w:tc>
                <w:tcPr>
                  <w:tcW w:w="800" w:type="dxa"/>
                  <w:tcBorders>
                    <w:top w:val="nil"/>
                  </w:tcBorders>
                  <w:vAlign w:val="center"/>
                </w:tcPr>
                <w:p w:rsidR="000D7A2B" w:rsidRPr="00864059" w:rsidRDefault="000D7A2B" w:rsidP="00D02886">
                  <w:pPr>
                    <w:widowControl/>
                    <w:suppressAutoHyphens w:val="0"/>
                    <w:rPr>
                      <w:rFonts w:ascii="Verdana" w:hAnsi="Verdana" w:cs="Verdana"/>
                      <w:sz w:val="18"/>
                      <w:szCs w:val="18"/>
                    </w:rPr>
                  </w:pPr>
                  <w:r w:rsidRPr="00864059">
                    <w:rPr>
                      <w:rFonts w:ascii="Verdana" w:hAnsi="Verdana" w:cs="Verdana"/>
                      <w:sz w:val="18"/>
                      <w:szCs w:val="18"/>
                    </w:rPr>
                    <w:t>17</w:t>
                  </w:r>
                </w:p>
              </w:tc>
              <w:tc>
                <w:tcPr>
                  <w:tcW w:w="7040" w:type="dxa"/>
                  <w:tcBorders>
                    <w:top w:val="nil"/>
                    <w:left w:val="nil"/>
                  </w:tcBorders>
                  <w:vAlign w:val="center"/>
                </w:tcPr>
                <w:p w:rsidR="000D7A2B" w:rsidRPr="00864059" w:rsidRDefault="000D7A2B" w:rsidP="00D02886">
                  <w:pPr>
                    <w:widowControl/>
                    <w:suppressAutoHyphens w:val="0"/>
                    <w:rPr>
                      <w:rFonts w:ascii="宋体" w:eastAsia="宋体" w:hAnsi="Verdana" w:cs="Times New Roman"/>
                      <w:sz w:val="18"/>
                      <w:szCs w:val="18"/>
                    </w:rPr>
                  </w:pPr>
                  <w:r w:rsidRPr="00864059">
                    <w:rPr>
                      <w:rFonts w:ascii="宋体" w:eastAsia="宋体" w:hAnsi="Verdana" w:cs="宋体"/>
                      <w:sz w:val="18"/>
                      <w:szCs w:val="18"/>
                    </w:rPr>
                    <w:t>Office Equipment</w:t>
                  </w:r>
                  <w:r w:rsidRPr="00864059">
                    <w:rPr>
                      <w:rFonts w:ascii="宋体" w:eastAsia="宋体" w:hAnsi="Verdana" w:cs="Times New Roman"/>
                      <w:sz w:val="18"/>
                      <w:szCs w:val="18"/>
                    </w:rPr>
                    <w:t> </w:t>
                  </w:r>
                  <w:r w:rsidRPr="00864059">
                    <w:rPr>
                      <w:rFonts w:ascii="宋体" w:eastAsia="宋体" w:hAnsi="Verdana" w:cs="宋体" w:hint="eastAsia"/>
                      <w:sz w:val="18"/>
                      <w:szCs w:val="18"/>
                    </w:rPr>
                    <w:t>办公设备</w:t>
                  </w:r>
                </w:p>
              </w:tc>
            </w:tr>
            <w:tr w:rsidR="000D7A2B" w:rsidRPr="00D02886">
              <w:trPr>
                <w:trHeight w:val="260"/>
              </w:trPr>
              <w:tc>
                <w:tcPr>
                  <w:tcW w:w="800" w:type="dxa"/>
                  <w:tcBorders>
                    <w:top w:val="nil"/>
                  </w:tcBorders>
                  <w:vAlign w:val="center"/>
                </w:tcPr>
                <w:p w:rsidR="000D7A2B" w:rsidRPr="00D02886" w:rsidRDefault="000D7A2B" w:rsidP="00D02886">
                  <w:pPr>
                    <w:widowControl/>
                    <w:suppressAutoHyphens w:val="0"/>
                    <w:rPr>
                      <w:rFonts w:ascii="Arial" w:eastAsia="宋体" w:hAnsi="Arial" w:cs="Times New Roman"/>
                      <w:color w:val="auto"/>
                    </w:rPr>
                  </w:pPr>
                  <w:r w:rsidRPr="00D02886">
                    <w:rPr>
                      <w:rFonts w:ascii="Arial" w:eastAsia="宋体" w:hAnsi="Arial" w:cs="Times New Roman"/>
                      <w:color w:val="auto"/>
                    </w:rPr>
                    <w:t> </w:t>
                  </w:r>
                </w:p>
              </w:tc>
              <w:tc>
                <w:tcPr>
                  <w:tcW w:w="7040" w:type="dxa"/>
                  <w:tcBorders>
                    <w:top w:val="nil"/>
                    <w:left w:val="nil"/>
                  </w:tcBorders>
                  <w:vAlign w:val="center"/>
                </w:tcPr>
                <w:p w:rsidR="000D7A2B" w:rsidRPr="00D02886" w:rsidRDefault="000D7A2B" w:rsidP="00633102">
                  <w:pPr>
                    <w:widowControl/>
                    <w:suppressAutoHyphens w:val="0"/>
                    <w:rPr>
                      <w:ins w:id="358" w:author="Unknown" w:date="2013-09-10T13:37:00Z"/>
                      <w:rFonts w:ascii="Arial" w:eastAsia="宋体" w:hAnsi="Arial" w:cs="Times New Roman"/>
                      <w:color w:val="auto"/>
                    </w:rPr>
                  </w:pPr>
                  <w:ins w:id="359" w:author="Unknown" w:date="2013-09-09T13:42:00Z">
                    <w:r>
                      <w:rPr>
                        <w:rFonts w:ascii="Arial" w:eastAsia="宋体" w:hAnsi="Arial" w:cs="宋体" w:hint="eastAsia"/>
                        <w:color w:val="auto"/>
                      </w:rPr>
                      <w:t>需要从资产系统中取值</w:t>
                    </w:r>
                  </w:ins>
                </w:p>
                <w:p w:rsidR="000D7A2B" w:rsidRPr="00D02886" w:rsidRDefault="000D7A2B" w:rsidP="00D02886">
                  <w:pPr>
                    <w:widowControl/>
                    <w:suppressAutoHyphens w:val="0"/>
                    <w:rPr>
                      <w:rFonts w:ascii="Arial" w:eastAsia="宋体" w:hAnsi="Arial" w:cs="Times New Roman"/>
                      <w:color w:val="auto"/>
                    </w:rPr>
                  </w:pPr>
                  <w:ins w:id="360" w:author="Unknown" w:date="2013-09-22T10:29:00Z">
                    <w:r>
                      <w:rPr>
                        <w:rFonts w:ascii="Arial" w:eastAsia="宋体" w:hAnsi="Arial" w:cs="Arial"/>
                        <w:color w:val="auto"/>
                      </w:rPr>
                      <w:t>need to extract from asset system</w:t>
                    </w:r>
                  </w:ins>
                </w:p>
              </w:tc>
            </w:tr>
          </w:tbl>
          <w:p w:rsidR="000D7A2B" w:rsidRPr="008B65ED" w:rsidRDefault="000D7A2B" w:rsidP="00813D2F">
            <w:pPr>
              <w:pStyle w:val="TableContents"/>
              <w:suppressLineNumbers w:val="0"/>
              <w:suppressAutoHyphens w:val="0"/>
              <w:spacing w:line="276" w:lineRule="auto"/>
              <w:rPr>
                <w:rFonts w:ascii="Verdana" w:eastAsia="宋体" w:hAnsi="Verdana" w:cs="Times New Roman"/>
                <w:sz w:val="18"/>
                <w:szCs w:val="18"/>
              </w:rPr>
            </w:pPr>
          </w:p>
        </w:tc>
      </w:tr>
      <w:tr w:rsidR="000D7A2B">
        <w:tc>
          <w:tcPr>
            <w:tcW w:w="2420" w:type="dxa"/>
            <w:shd w:val="clear" w:color="auto" w:fill="FFFFFF"/>
            <w:tcMar>
              <w:top w:w="0" w:type="dxa"/>
              <w:left w:w="108" w:type="dxa"/>
              <w:bottom w:w="0" w:type="dxa"/>
              <w:right w:w="108" w:type="dxa"/>
            </w:tcMar>
          </w:tcPr>
          <w:p w:rsidR="000D7A2B" w:rsidRDefault="000D7A2B" w:rsidP="00813D2F">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assets_type_name_en</w:t>
            </w:r>
          </w:p>
          <w:p w:rsidR="000D7A2B" w:rsidRPr="00223228" w:rsidRDefault="000D7A2B" w:rsidP="00813D2F">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资产</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2126" w:type="dxa"/>
            <w:shd w:val="clear" w:color="auto" w:fill="FFFFFF"/>
            <w:tcMar>
              <w:top w:w="0" w:type="dxa"/>
              <w:left w:w="108" w:type="dxa"/>
              <w:bottom w:w="0" w:type="dxa"/>
              <w:right w:w="108" w:type="dxa"/>
            </w:tcMar>
          </w:tcPr>
          <w:p w:rsidR="000D7A2B" w:rsidRDefault="000D7A2B" w:rsidP="00813D2F">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Text</w:t>
            </w:r>
          </w:p>
          <w:p w:rsidR="000D7A2B" w:rsidRPr="00223228" w:rsidRDefault="000D7A2B" w:rsidP="00813D2F">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文档</w:t>
            </w:r>
          </w:p>
        </w:tc>
        <w:tc>
          <w:tcPr>
            <w:tcW w:w="5293" w:type="dxa"/>
            <w:shd w:val="clear" w:color="auto" w:fill="FFFFFF"/>
            <w:tcMar>
              <w:top w:w="0" w:type="dxa"/>
              <w:left w:w="108" w:type="dxa"/>
              <w:bottom w:w="0" w:type="dxa"/>
              <w:right w:w="108" w:type="dxa"/>
            </w:tcMar>
          </w:tcPr>
          <w:p w:rsidR="000D7A2B" w:rsidRDefault="000D7A2B" w:rsidP="00813D2F">
            <w:pPr>
              <w:pStyle w:val="TableContents"/>
              <w:suppressLineNumbers w:val="0"/>
              <w:suppressAutoHyphens w:val="0"/>
              <w:spacing w:line="276" w:lineRule="auto"/>
              <w:rPr>
                <w:rFonts w:ascii="Verdana" w:hAnsi="Verdana" w:cs="Verdana"/>
                <w:sz w:val="18"/>
                <w:szCs w:val="18"/>
              </w:rPr>
            </w:pPr>
          </w:p>
        </w:tc>
      </w:tr>
      <w:tr w:rsidR="000D7A2B">
        <w:tc>
          <w:tcPr>
            <w:tcW w:w="2420" w:type="dxa"/>
            <w:shd w:val="clear" w:color="auto" w:fill="FFFFFF"/>
            <w:tcMar>
              <w:top w:w="0" w:type="dxa"/>
              <w:left w:w="108" w:type="dxa"/>
              <w:bottom w:w="0" w:type="dxa"/>
              <w:right w:w="108" w:type="dxa"/>
            </w:tcMar>
          </w:tcPr>
          <w:p w:rsidR="000D7A2B" w:rsidRDefault="000D7A2B" w:rsidP="00813D2F">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assets_type_name_ch</w:t>
            </w:r>
          </w:p>
          <w:p w:rsidR="000D7A2B" w:rsidRDefault="000D7A2B" w:rsidP="00813D2F">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资产</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2126" w:type="dxa"/>
            <w:shd w:val="clear" w:color="auto" w:fill="FFFFFF"/>
            <w:tcMar>
              <w:top w:w="0" w:type="dxa"/>
              <w:left w:w="108" w:type="dxa"/>
              <w:bottom w:w="0" w:type="dxa"/>
              <w:right w:w="108" w:type="dxa"/>
            </w:tcMar>
          </w:tcPr>
          <w:p w:rsidR="000D7A2B" w:rsidRDefault="000D7A2B" w:rsidP="00813D2F">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Text</w:t>
            </w:r>
          </w:p>
          <w:p w:rsidR="000D7A2B" w:rsidRDefault="000D7A2B" w:rsidP="00813D2F">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文档</w:t>
            </w:r>
          </w:p>
        </w:tc>
        <w:tc>
          <w:tcPr>
            <w:tcW w:w="5293" w:type="dxa"/>
            <w:shd w:val="clear" w:color="auto" w:fill="FFFFFF"/>
            <w:tcMar>
              <w:top w:w="0" w:type="dxa"/>
              <w:left w:w="108" w:type="dxa"/>
              <w:bottom w:w="0" w:type="dxa"/>
              <w:right w:w="108" w:type="dxa"/>
            </w:tcMar>
          </w:tcPr>
          <w:p w:rsidR="000D7A2B" w:rsidRDefault="000D7A2B" w:rsidP="00813D2F">
            <w:pPr>
              <w:pStyle w:val="TableContents"/>
              <w:suppressLineNumbers w:val="0"/>
              <w:suppressAutoHyphens w:val="0"/>
              <w:spacing w:line="276" w:lineRule="auto"/>
              <w:rPr>
                <w:rFonts w:ascii="Verdana" w:hAnsi="Verdana" w:cs="Verdana"/>
                <w:sz w:val="18"/>
                <w:szCs w:val="18"/>
              </w:rPr>
            </w:pPr>
          </w:p>
        </w:tc>
      </w:tr>
    </w:tbl>
    <w:p w:rsidR="000D7A2B" w:rsidRDefault="000D7A2B">
      <w:pPr>
        <w:widowControl/>
        <w:suppressAutoHyphens w:val="0"/>
        <w:rPr>
          <w:rFonts w:cs="Times New Roman"/>
        </w:rPr>
      </w:pPr>
    </w:p>
    <w:p w:rsidR="000D7A2B" w:rsidRDefault="000D7A2B" w:rsidP="008F60E4">
      <w:pPr>
        <w:suppressAutoHyphens w:val="0"/>
        <w:rPr>
          <w:rFonts w:cs="Times New Roman"/>
        </w:rPr>
      </w:pPr>
    </w:p>
    <w:p w:rsidR="000D7A2B" w:rsidRPr="00C66070" w:rsidRDefault="000D7A2B" w:rsidP="00C66070">
      <w:pPr>
        <w:pStyle w:val="2"/>
        <w:keepNext w:val="0"/>
        <w:numPr>
          <w:ilvl w:val="0"/>
          <w:numId w:val="0"/>
        </w:numPr>
        <w:tabs>
          <w:tab w:val="left" w:pos="0"/>
        </w:tabs>
        <w:suppressAutoHyphens w:val="0"/>
        <w:spacing w:before="0" w:after="0"/>
        <w:rPr>
          <w:rFonts w:ascii="Verdana" w:hAnsi="Verdana" w:cs="Verdana"/>
          <w:b w:val="0"/>
          <w:bCs w:val="0"/>
          <w:caps/>
          <w:color w:val="339BFF"/>
          <w:sz w:val="28"/>
          <w:szCs w:val="28"/>
        </w:rPr>
      </w:pPr>
      <w:bookmarkStart w:id="361" w:name="_Toc237064908"/>
      <w:bookmarkStart w:id="362" w:name="_Toc238874637"/>
      <w:bookmarkStart w:id="363" w:name="_Toc369255739"/>
      <w:r w:rsidRPr="00C66070">
        <w:rPr>
          <w:rFonts w:ascii="Verdana" w:hAnsi="Verdana" w:cs="Verdana"/>
          <w:b w:val="0"/>
          <w:bCs w:val="0"/>
          <w:caps/>
          <w:color w:val="339BFF"/>
          <w:sz w:val="28"/>
          <w:szCs w:val="28"/>
        </w:rPr>
        <w:t xml:space="preserve">Tables for Transactional sales Data </w:t>
      </w:r>
      <w:bookmarkEnd w:id="351"/>
      <w:bookmarkEnd w:id="352"/>
      <w:r w:rsidRPr="00C66070">
        <w:rPr>
          <w:rFonts w:ascii="Verdana" w:hAnsi="Verdana" w:cs="Verdana"/>
          <w:b w:val="0"/>
          <w:bCs w:val="0"/>
          <w:caps/>
          <w:color w:val="339BFF"/>
          <w:sz w:val="28"/>
          <w:szCs w:val="28"/>
        </w:rPr>
        <w:t xml:space="preserve">(pos) </w:t>
      </w:r>
      <w:r w:rsidRPr="00C66070">
        <w:rPr>
          <w:rFonts w:ascii="Verdana" w:hAnsi="Verdana" w:cs="宋体" w:hint="eastAsia"/>
          <w:b w:val="0"/>
          <w:bCs w:val="0"/>
          <w:caps/>
          <w:color w:val="339BFF"/>
          <w:sz w:val="28"/>
          <w:szCs w:val="28"/>
        </w:rPr>
        <w:t>交易</w:t>
      </w:r>
      <w:proofErr w:type="gramStart"/>
      <w:r w:rsidRPr="00C66070">
        <w:rPr>
          <w:rFonts w:ascii="Verdana" w:hAnsi="Verdana" w:cs="宋体" w:hint="eastAsia"/>
          <w:b w:val="0"/>
          <w:bCs w:val="0"/>
          <w:caps/>
          <w:color w:val="339BFF"/>
          <w:sz w:val="28"/>
          <w:szCs w:val="28"/>
        </w:rPr>
        <w:t>型销售</w:t>
      </w:r>
      <w:proofErr w:type="gramEnd"/>
      <w:r w:rsidRPr="00C66070">
        <w:rPr>
          <w:rFonts w:ascii="Verdana" w:hAnsi="Verdana" w:cs="宋体" w:hint="eastAsia"/>
          <w:b w:val="0"/>
          <w:bCs w:val="0"/>
          <w:caps/>
          <w:color w:val="339BFF"/>
          <w:sz w:val="28"/>
          <w:szCs w:val="28"/>
        </w:rPr>
        <w:t>数据表格（</w:t>
      </w:r>
      <w:r w:rsidRPr="00C66070">
        <w:rPr>
          <w:rFonts w:ascii="Verdana" w:hAnsi="Verdana" w:cs="Verdana"/>
          <w:b w:val="0"/>
          <w:bCs w:val="0"/>
          <w:caps/>
          <w:color w:val="339BFF"/>
          <w:sz w:val="28"/>
          <w:szCs w:val="28"/>
        </w:rPr>
        <w:t>POS</w:t>
      </w:r>
      <w:r w:rsidRPr="00C66070">
        <w:rPr>
          <w:rFonts w:ascii="Verdana" w:hAnsi="Verdana" w:cs="宋体" w:hint="eastAsia"/>
          <w:b w:val="0"/>
          <w:bCs w:val="0"/>
          <w:caps/>
          <w:color w:val="339BFF"/>
          <w:sz w:val="28"/>
          <w:szCs w:val="28"/>
        </w:rPr>
        <w:t>）</w:t>
      </w:r>
      <w:bookmarkEnd w:id="361"/>
      <w:bookmarkEnd w:id="362"/>
      <w:bookmarkEnd w:id="363"/>
    </w:p>
    <w:p w:rsidR="000D7A2B" w:rsidRPr="0051150D" w:rsidRDefault="000D7A2B" w:rsidP="00E34B1C">
      <w:pPr>
        <w:numPr>
          <w:ilvl w:val="0"/>
          <w:numId w:val="2"/>
        </w:numPr>
        <w:suppressAutoHyphens w:val="0"/>
        <w:ind w:left="0" w:firstLine="0"/>
        <w:rPr>
          <w:rFonts w:cs="Times New Roman"/>
          <w:sz w:val="20"/>
          <w:szCs w:val="20"/>
        </w:rPr>
      </w:pPr>
      <w:r w:rsidRPr="0051150D">
        <w:rPr>
          <w:rFonts w:ascii="Verdana" w:hAnsi="Verdana" w:cs="Verdana"/>
          <w:sz w:val="20"/>
          <w:szCs w:val="20"/>
        </w:rPr>
        <w:t xml:space="preserve">This master data is required to populate product sales reports. </w:t>
      </w:r>
      <w:r w:rsidRPr="0051150D">
        <w:rPr>
          <w:rFonts w:ascii="Verdana" w:hAnsi="Verdana" w:cs="Verdana"/>
          <w:color w:val="000000"/>
          <w:sz w:val="20"/>
          <w:szCs w:val="20"/>
        </w:rPr>
        <w:t>All values for transactional data are excluding taxes.</w:t>
      </w:r>
    </w:p>
    <w:p w:rsidR="000D7A2B" w:rsidRPr="0051150D" w:rsidRDefault="000D7A2B" w:rsidP="00E34B1C">
      <w:pPr>
        <w:numPr>
          <w:ilvl w:val="1"/>
          <w:numId w:val="2"/>
        </w:numPr>
        <w:suppressAutoHyphens w:val="0"/>
        <w:rPr>
          <w:rFonts w:cs="Times New Roman"/>
          <w:sz w:val="20"/>
          <w:szCs w:val="20"/>
        </w:rPr>
      </w:pPr>
    </w:p>
    <w:p w:rsidR="000D7A2B" w:rsidRPr="0051150D" w:rsidRDefault="000D7A2B" w:rsidP="00E34B1C">
      <w:pPr>
        <w:suppressAutoHyphens w:val="0"/>
        <w:rPr>
          <w:rFonts w:eastAsia="宋体" w:cs="Times New Roman"/>
          <w:sz w:val="20"/>
          <w:szCs w:val="20"/>
        </w:rPr>
      </w:pPr>
      <w:proofErr w:type="gramStart"/>
      <w:r w:rsidRPr="0051150D">
        <w:rPr>
          <w:rFonts w:eastAsia="宋体" w:cs="宋体" w:hint="eastAsia"/>
          <w:sz w:val="20"/>
          <w:szCs w:val="20"/>
        </w:rPr>
        <w:t>此主数据</w:t>
      </w:r>
      <w:proofErr w:type="gramEnd"/>
      <w:r w:rsidRPr="0051150D">
        <w:rPr>
          <w:rFonts w:eastAsia="宋体" w:cs="宋体" w:hint="eastAsia"/>
          <w:sz w:val="20"/>
          <w:szCs w:val="20"/>
        </w:rPr>
        <w:t>用于生成商品销售报表。所有交易型数据都为不含税值。</w:t>
      </w:r>
    </w:p>
    <w:p w:rsidR="000D7A2B" w:rsidRDefault="000D7A2B" w:rsidP="00E34B1C">
      <w:pPr>
        <w:suppressAutoHyphens w:val="0"/>
        <w:rPr>
          <w:rFonts w:cs="Times New Roman"/>
        </w:rPr>
      </w:pPr>
    </w:p>
    <w:p w:rsidR="000D7A2B" w:rsidRDefault="000D7A2B" w:rsidP="00E34B1C">
      <w:pPr>
        <w:suppressAutoHyphens w:val="0"/>
        <w:rPr>
          <w:rFonts w:cs="Times New Roman"/>
        </w:rPr>
      </w:pPr>
    </w:p>
    <w:p w:rsidR="000D7A2B" w:rsidRPr="00E34B1C"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364" w:name="_Toc237064909"/>
      <w:bookmarkStart w:id="365" w:name="_Toc238874638"/>
      <w:bookmarkStart w:id="366" w:name="_Toc369255740"/>
      <w:r w:rsidRPr="00E34B1C">
        <w:rPr>
          <w:rFonts w:ascii="Litera Serial" w:hAnsi="Litera Serial" w:cs="Litera Serial"/>
          <w:b w:val="0"/>
          <w:bCs w:val="0"/>
          <w:caps/>
          <w:color w:val="808080"/>
          <w:sz w:val="24"/>
          <w:szCs w:val="24"/>
        </w:rPr>
        <w:t xml:space="preserve">TXN_sales_header </w:t>
      </w:r>
      <w:r w:rsidRPr="00D2397C">
        <w:rPr>
          <w:rFonts w:ascii="Litera Serial" w:hAnsi="Litera Serial" w:cs="宋体" w:hint="eastAsia"/>
          <w:b w:val="0"/>
          <w:bCs w:val="0"/>
          <w:caps/>
          <w:color w:val="808080"/>
          <w:sz w:val="24"/>
          <w:szCs w:val="24"/>
        </w:rPr>
        <w:t>交易型</w:t>
      </w:r>
      <w:r w:rsidRPr="00E34B1C">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销售</w:t>
      </w:r>
      <w:r w:rsidRPr="00E34B1C">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标头</w:t>
      </w:r>
      <w:bookmarkEnd w:id="364"/>
      <w:bookmarkEnd w:id="365"/>
      <w:bookmarkEnd w:id="366"/>
    </w:p>
    <w:p w:rsidR="000D7A2B" w:rsidRPr="0051150D" w:rsidRDefault="000D7A2B" w:rsidP="00E14BC8">
      <w:pPr>
        <w:numPr>
          <w:ilvl w:val="1"/>
          <w:numId w:val="2"/>
        </w:numPr>
        <w:suppressAutoHyphens w:val="0"/>
        <w:ind w:left="0" w:firstLine="0"/>
        <w:rPr>
          <w:rFonts w:ascii="Verdana" w:hAnsi="Verdana" w:cs="Verdana"/>
          <w:sz w:val="20"/>
          <w:szCs w:val="20"/>
        </w:rPr>
      </w:pPr>
      <w:r w:rsidRPr="0051150D">
        <w:rPr>
          <w:rFonts w:ascii="Verdana" w:hAnsi="Verdana" w:cs="Verdana"/>
          <w:sz w:val="20"/>
          <w:szCs w:val="20"/>
        </w:rPr>
        <w:t xml:space="preserve">This transactional data is generated in the POS system. </w:t>
      </w:r>
      <w:bookmarkStart w:id="367" w:name="OLE_LINK14"/>
      <w:bookmarkStart w:id="368" w:name="OLE_LINK15"/>
      <w:r w:rsidRPr="0051150D">
        <w:rPr>
          <w:rFonts w:ascii="Verdana" w:hAnsi="Verdana" w:cs="Verdana"/>
          <w:sz w:val="20"/>
          <w:szCs w:val="20"/>
        </w:rPr>
        <w:t>This table will contain one row per regular sale or return transaction registered in a POS system.</w:t>
      </w:r>
    </w:p>
    <w:p w:rsidR="000D7A2B" w:rsidRPr="0051150D" w:rsidRDefault="000D7A2B" w:rsidP="00E14BC8">
      <w:pPr>
        <w:numPr>
          <w:ilvl w:val="1"/>
          <w:numId w:val="2"/>
        </w:numPr>
        <w:suppressAutoHyphens w:val="0"/>
        <w:ind w:left="0" w:firstLine="0"/>
        <w:rPr>
          <w:rFonts w:ascii="Verdana" w:hAnsi="Verdana" w:cs="Verdana"/>
          <w:sz w:val="20"/>
          <w:szCs w:val="20"/>
        </w:rPr>
      </w:pPr>
    </w:p>
    <w:bookmarkEnd w:id="367"/>
    <w:bookmarkEnd w:id="368"/>
    <w:p w:rsidR="000D7A2B" w:rsidRPr="00392B59" w:rsidRDefault="000D7A2B" w:rsidP="00E14BC8">
      <w:pPr>
        <w:numPr>
          <w:ilvl w:val="1"/>
          <w:numId w:val="2"/>
        </w:numPr>
        <w:suppressAutoHyphens w:val="0"/>
        <w:ind w:left="0" w:firstLine="0"/>
        <w:rPr>
          <w:rFonts w:ascii="Verdana" w:eastAsia="宋体" w:hAnsi="Verdana" w:cs="Times New Roman"/>
          <w:sz w:val="20"/>
          <w:szCs w:val="20"/>
        </w:rPr>
      </w:pPr>
      <w:r w:rsidRPr="00392B59">
        <w:rPr>
          <w:rFonts w:ascii="Verdana" w:eastAsia="宋体" w:hAnsi="Verdana" w:cs="宋体" w:hint="eastAsia"/>
          <w:sz w:val="20"/>
          <w:szCs w:val="20"/>
        </w:rPr>
        <w:t>此交易型数据产生于</w:t>
      </w:r>
      <w:r w:rsidRPr="00392B59">
        <w:rPr>
          <w:rFonts w:ascii="Verdana" w:eastAsia="宋体" w:hAnsi="Verdana" w:cs="Verdana"/>
          <w:sz w:val="20"/>
          <w:szCs w:val="20"/>
        </w:rPr>
        <w:t>POS</w:t>
      </w:r>
      <w:r w:rsidRPr="00392B59">
        <w:rPr>
          <w:rFonts w:ascii="Verdana" w:eastAsia="宋体" w:hAnsi="Verdana" w:cs="宋体" w:hint="eastAsia"/>
          <w:sz w:val="20"/>
          <w:szCs w:val="20"/>
        </w:rPr>
        <w:t>系统。此表格将包含记录在</w:t>
      </w:r>
      <w:r w:rsidRPr="00392B59">
        <w:rPr>
          <w:rFonts w:ascii="Verdana" w:eastAsia="宋体" w:hAnsi="Verdana" w:cs="Verdana"/>
          <w:sz w:val="20"/>
          <w:szCs w:val="20"/>
        </w:rPr>
        <w:t>POS</w:t>
      </w:r>
      <w:r w:rsidRPr="00392B59">
        <w:rPr>
          <w:rFonts w:ascii="Verdana" w:eastAsia="宋体" w:hAnsi="Verdana" w:cs="宋体" w:hint="eastAsia"/>
          <w:sz w:val="20"/>
          <w:szCs w:val="20"/>
        </w:rPr>
        <w:t>系统中的每一个普通销售或者退货交易的一行。</w:t>
      </w:r>
    </w:p>
    <w:p w:rsidR="000D7A2B" w:rsidRDefault="000D7A2B" w:rsidP="00E14BC8">
      <w:pPr>
        <w:pStyle w:val="Textbody"/>
        <w:spacing w:after="0"/>
        <w:rPr>
          <w:rFonts w:eastAsia="宋体" w:cs="Times New Roman"/>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752"/>
        <w:gridCol w:w="1841"/>
        <w:gridCol w:w="6330"/>
      </w:tblGrid>
      <w:tr w:rsidR="000D7A2B">
        <w:trPr>
          <w:cantSplit/>
          <w:tblHeader/>
        </w:trPr>
        <w:tc>
          <w:tcPr>
            <w:tcW w:w="1752"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bookmarkStart w:id="369" w:name="_Hlk355263848"/>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841"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330"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bookmarkEnd w:id="369"/>
      </w:tr>
      <w:tr w:rsidR="000D7A2B">
        <w:trPr>
          <w:cantSplit/>
        </w:trPr>
        <w:tc>
          <w:tcPr>
            <w:tcW w:w="1752"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Time</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时间</w:t>
            </w:r>
          </w:p>
        </w:tc>
        <w:tc>
          <w:tcPr>
            <w:tcW w:w="184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Date and time </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日期及时间</w:t>
            </w:r>
          </w:p>
        </w:tc>
        <w:tc>
          <w:tcPr>
            <w:tcW w:w="633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Date and time of the transaction </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交易的日期及时间</w:t>
            </w:r>
          </w:p>
        </w:tc>
      </w:tr>
      <w:tr w:rsidR="000D7A2B">
        <w:trPr>
          <w:cantSplit/>
        </w:trPr>
        <w:tc>
          <w:tcPr>
            <w:tcW w:w="1752"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lastRenderedPageBreak/>
              <w:t>sales_pos_id</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销售</w:t>
            </w:r>
            <w:r>
              <w:rPr>
                <w:rFonts w:ascii="Verdana" w:eastAsia="宋体" w:hAnsi="Verdana" w:cs="Verdana"/>
                <w:sz w:val="18"/>
                <w:szCs w:val="18"/>
              </w:rPr>
              <w:t>_pos_id</w:t>
            </w:r>
          </w:p>
        </w:tc>
        <w:tc>
          <w:tcPr>
            <w:tcW w:w="184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3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This identifier must be related with the POS system.</w:t>
            </w:r>
          </w:p>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(Institution + date + machine_id + serial number)</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w:t>
            </w:r>
            <w:r>
              <w:rPr>
                <w:rFonts w:ascii="Verdana" w:eastAsia="宋体" w:hAnsi="Verdana" w:cs="Verdana"/>
                <w:sz w:val="18"/>
                <w:szCs w:val="18"/>
              </w:rPr>
              <w:t>POS</w:t>
            </w:r>
            <w:r>
              <w:rPr>
                <w:rFonts w:ascii="Verdana" w:eastAsia="宋体" w:hAnsi="Verdana" w:cs="宋体" w:hint="eastAsia"/>
                <w:sz w:val="18"/>
                <w:szCs w:val="18"/>
              </w:rPr>
              <w:t>系统进行关联</w:t>
            </w:r>
            <w:r>
              <w:rPr>
                <w:rFonts w:ascii="Verdana" w:eastAsia="宋体" w:hAnsi="Verdana" w:cs="Verdana"/>
                <w:sz w:val="18"/>
                <w:szCs w:val="18"/>
              </w:rPr>
              <w:t xml:space="preserve"> </w:t>
            </w:r>
            <w:r>
              <w:rPr>
                <w:rFonts w:ascii="Verdana" w:eastAsia="宋体" w:hAnsi="Verdana" w:cs="宋体" w:hint="eastAsia"/>
                <w:sz w:val="18"/>
                <w:szCs w:val="18"/>
              </w:rPr>
              <w:t>机构</w:t>
            </w:r>
            <w:r>
              <w:rPr>
                <w:rFonts w:ascii="Verdana" w:eastAsia="宋体" w:hAnsi="Verdana" w:cs="Verdana"/>
                <w:sz w:val="18"/>
                <w:szCs w:val="18"/>
              </w:rPr>
              <w:t>+</w:t>
            </w:r>
            <w:r>
              <w:rPr>
                <w:rFonts w:ascii="Verdana" w:eastAsia="宋体" w:hAnsi="Verdana" w:cs="宋体" w:hint="eastAsia"/>
                <w:sz w:val="18"/>
                <w:szCs w:val="18"/>
              </w:rPr>
              <w:t>日期</w:t>
            </w:r>
            <w:r>
              <w:rPr>
                <w:rFonts w:ascii="Verdana" w:eastAsia="宋体" w:hAnsi="Verdana" w:cs="Verdana"/>
                <w:sz w:val="18"/>
                <w:szCs w:val="18"/>
              </w:rPr>
              <w:t>+</w:t>
            </w:r>
            <w:r>
              <w:rPr>
                <w:rFonts w:ascii="Verdana" w:eastAsia="宋体" w:hAnsi="Verdana" w:cs="宋体" w:hint="eastAsia"/>
                <w:sz w:val="18"/>
                <w:szCs w:val="18"/>
              </w:rPr>
              <w:t>机器号</w:t>
            </w:r>
            <w:r>
              <w:rPr>
                <w:rFonts w:ascii="Verdana" w:eastAsia="宋体" w:hAnsi="Verdana" w:cs="Verdana"/>
                <w:sz w:val="18"/>
                <w:szCs w:val="18"/>
              </w:rPr>
              <w:t>+</w:t>
            </w:r>
            <w:r>
              <w:rPr>
                <w:rFonts w:ascii="Verdana" w:eastAsia="宋体" w:hAnsi="Verdana" w:cs="宋体" w:hint="eastAsia"/>
                <w:sz w:val="18"/>
                <w:szCs w:val="18"/>
              </w:rPr>
              <w:t>流水号</w:t>
            </w:r>
            <w:ins w:id="370" w:author="Unknown" w:date="2013-09-09T13:43:00Z">
              <w:r>
                <w:rPr>
                  <w:rFonts w:ascii="Verdana" w:eastAsia="宋体" w:hAnsi="Verdana" w:cs="宋体" w:hint="eastAsia"/>
                  <w:sz w:val="18"/>
                  <w:szCs w:val="18"/>
                </w:rPr>
                <w:t>（收银小票号码）</w:t>
              </w:r>
            </w:ins>
          </w:p>
        </w:tc>
      </w:tr>
      <w:tr w:rsidR="000D7A2B">
        <w:trPr>
          <w:cantSplit/>
        </w:trPr>
        <w:tc>
          <w:tcPr>
            <w:tcW w:w="1752"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store_id</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84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3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master outlet data.</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w:t>
            </w:r>
            <w:proofErr w:type="gramStart"/>
            <w:r>
              <w:rPr>
                <w:rFonts w:ascii="Verdana" w:eastAsia="宋体" w:hAnsi="Verdana" w:cs="宋体" w:hint="eastAsia"/>
                <w:sz w:val="18"/>
                <w:szCs w:val="18"/>
              </w:rPr>
              <w:t>主数据门店数据</w:t>
            </w:r>
            <w:proofErr w:type="gramEnd"/>
            <w:r>
              <w:rPr>
                <w:rFonts w:ascii="Verdana" w:eastAsia="宋体" w:hAnsi="Verdana" w:cs="宋体" w:hint="eastAsia"/>
                <w:sz w:val="18"/>
                <w:szCs w:val="18"/>
              </w:rPr>
              <w:t>进行关联</w:t>
            </w:r>
          </w:p>
        </w:tc>
      </w:tr>
      <w:tr w:rsidR="000D7A2B">
        <w:trPr>
          <w:cantSplit/>
        </w:trPr>
        <w:tc>
          <w:tcPr>
            <w:tcW w:w="1752"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employee_id</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员工</w:t>
            </w:r>
            <w:r>
              <w:rPr>
                <w:rFonts w:ascii="Verdana" w:eastAsia="宋体" w:hAnsi="Verdana" w:cs="Verdana"/>
                <w:sz w:val="18"/>
                <w:szCs w:val="18"/>
              </w:rPr>
              <w:t>_id</w:t>
            </w:r>
          </w:p>
        </w:tc>
        <w:tc>
          <w:tcPr>
            <w:tcW w:w="184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3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Identifier for the employee who completed the sale transaction. </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完成销售交易的员工的标识符</w:t>
            </w:r>
            <w:ins w:id="371" w:author="Unknown" w:date="2013-09-09T13:43:00Z">
              <w:r>
                <w:rPr>
                  <w:rFonts w:ascii="Verdana" w:eastAsia="宋体" w:hAnsi="Verdana" w:cs="宋体" w:hint="eastAsia"/>
                  <w:sz w:val="18"/>
                  <w:szCs w:val="18"/>
                </w:rPr>
                <w:t>（目前全部都是采用的虚拟收银员号码）</w:t>
              </w:r>
            </w:ins>
          </w:p>
        </w:tc>
      </w:tr>
      <w:tr w:rsidR="000D7A2B">
        <w:trPr>
          <w:cantSplit/>
        </w:trPr>
        <w:tc>
          <w:tcPr>
            <w:tcW w:w="1752"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transaction_type</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交易</w:t>
            </w:r>
            <w:r>
              <w:rPr>
                <w:rFonts w:ascii="Verdana" w:eastAsia="宋体" w:hAnsi="Verdana" w:cs="Verdana"/>
                <w:sz w:val="18"/>
                <w:szCs w:val="18"/>
              </w:rPr>
              <w:t>_</w:t>
            </w:r>
            <w:r>
              <w:rPr>
                <w:rFonts w:ascii="Verdana" w:eastAsia="宋体" w:hAnsi="Verdana" w:cs="宋体" w:hint="eastAsia"/>
                <w:sz w:val="18"/>
                <w:szCs w:val="18"/>
              </w:rPr>
              <w:t>类型</w:t>
            </w:r>
          </w:p>
        </w:tc>
        <w:tc>
          <w:tcPr>
            <w:tcW w:w="184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3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Indicates if the transaction was a 'Return' or a 'Regular Sale' </w:t>
            </w:r>
          </w:p>
          <w:p w:rsidR="000D7A2B" w:rsidRDefault="000D7A2B" w:rsidP="005E0B7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表示交易是一个“退货”或“正常销售”</w:t>
            </w:r>
            <w:ins w:id="372" w:author="Unknown" w:date="2013-09-09T13:44:00Z">
              <w:r>
                <w:rPr>
                  <w:rFonts w:ascii="Verdana" w:eastAsia="宋体" w:hAnsi="Verdana" w:cs="宋体" w:hint="eastAsia"/>
                  <w:sz w:val="18"/>
                  <w:szCs w:val="18"/>
                </w:rPr>
                <w:t>（</w:t>
              </w:r>
            </w:ins>
            <w:ins w:id="373" w:author="Unknown" w:date="2013-09-09T13:56:00Z">
              <w:r>
                <w:rPr>
                  <w:rFonts w:ascii="Verdana" w:eastAsia="宋体" w:hAnsi="Verdana" w:cs="宋体" w:hint="eastAsia"/>
                  <w:sz w:val="18"/>
                  <w:szCs w:val="18"/>
                </w:rPr>
                <w:t>在每一笔流水上可以区分销售与退货，在交易头上有，但是进入</w:t>
              </w:r>
              <w:r>
                <w:rPr>
                  <w:rFonts w:ascii="Verdana" w:eastAsia="宋体" w:hAnsi="Verdana" w:cs="Verdana"/>
                  <w:sz w:val="18"/>
                  <w:szCs w:val="18"/>
                </w:rPr>
                <w:t>RETEK</w:t>
              </w:r>
              <w:r>
                <w:rPr>
                  <w:rFonts w:ascii="Verdana" w:eastAsia="宋体" w:hAnsi="Verdana" w:cs="宋体" w:hint="eastAsia"/>
                  <w:sz w:val="18"/>
                  <w:szCs w:val="18"/>
                </w:rPr>
                <w:t>系统后应该只有合计值</w:t>
              </w:r>
            </w:ins>
            <w:ins w:id="374" w:author="Unknown" w:date="2013-09-09T13:44:00Z">
              <w:r>
                <w:rPr>
                  <w:rFonts w:ascii="Verdana" w:eastAsia="宋体" w:hAnsi="Verdana" w:cs="宋体" w:hint="eastAsia"/>
                  <w:sz w:val="18"/>
                  <w:szCs w:val="18"/>
                </w:rPr>
                <w:t>）</w:t>
              </w:r>
            </w:ins>
          </w:p>
        </w:tc>
      </w:tr>
      <w:tr w:rsidR="000D7A2B">
        <w:trPr>
          <w:cantSplit/>
        </w:trPr>
        <w:tc>
          <w:tcPr>
            <w:tcW w:w="1752"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VIP_id</w:t>
            </w:r>
          </w:p>
        </w:tc>
        <w:tc>
          <w:tcPr>
            <w:tcW w:w="1841"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30"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a loyalty program of the customer.</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此标识符必须与顾客忠诚计划进行关联</w:t>
            </w:r>
            <w:ins w:id="375" w:author="Unknown" w:date="2013-09-09T13:44:00Z">
              <w:r>
                <w:rPr>
                  <w:rFonts w:ascii="Verdana" w:eastAsia="宋体" w:hAnsi="Verdana" w:cs="宋体" w:hint="eastAsia"/>
                  <w:sz w:val="18"/>
                  <w:szCs w:val="18"/>
                </w:rPr>
                <w:t>（目前此数据还没有放</w:t>
              </w:r>
            </w:ins>
            <w:ins w:id="376" w:author="Unknown" w:date="2013-09-09T13:45:00Z">
              <w:r>
                <w:rPr>
                  <w:rFonts w:ascii="Verdana" w:eastAsia="宋体" w:hAnsi="Verdana" w:cs="宋体" w:hint="eastAsia"/>
                  <w:sz w:val="18"/>
                  <w:szCs w:val="18"/>
                </w:rPr>
                <w:t>在</w:t>
              </w:r>
              <w:r>
                <w:rPr>
                  <w:rFonts w:ascii="Verdana" w:eastAsia="宋体" w:hAnsi="Verdana" w:cs="Verdana"/>
                  <w:sz w:val="18"/>
                  <w:szCs w:val="18"/>
                </w:rPr>
                <w:t>RTLOG</w:t>
              </w:r>
              <w:r>
                <w:rPr>
                  <w:rFonts w:ascii="Verdana" w:eastAsia="宋体" w:hAnsi="Verdana" w:cs="宋体" w:hint="eastAsia"/>
                  <w:sz w:val="18"/>
                  <w:szCs w:val="18"/>
                </w:rPr>
                <w:t>中上传上来）</w:t>
              </w:r>
            </w:ins>
          </w:p>
        </w:tc>
      </w:tr>
    </w:tbl>
    <w:p w:rsidR="000D7A2B" w:rsidRPr="00E14BC8" w:rsidRDefault="000D7A2B" w:rsidP="00E14BC8">
      <w:pPr>
        <w:pStyle w:val="2"/>
        <w:keepNext w:val="0"/>
        <w:numPr>
          <w:ilvl w:val="0"/>
          <w:numId w:val="0"/>
        </w:numPr>
        <w:tabs>
          <w:tab w:val="left" w:pos="576"/>
        </w:tabs>
        <w:suppressAutoHyphens w:val="0"/>
        <w:spacing w:before="0" w:after="0" w:line="150" w:lineRule="atLeast"/>
        <w:ind w:left="576" w:hanging="576"/>
        <w:rPr>
          <w:rFonts w:cs="Times New Roman"/>
          <w:sz w:val="20"/>
          <w:szCs w:val="20"/>
        </w:rPr>
      </w:pPr>
    </w:p>
    <w:p w:rsidR="000D7A2B" w:rsidRPr="007475C0" w:rsidRDefault="000D7A2B" w:rsidP="00E14BC8">
      <w:pPr>
        <w:pStyle w:val="Textbody"/>
        <w:spacing w:after="0"/>
        <w:rPr>
          <w:rFonts w:cs="Times New Roman"/>
          <w:b/>
          <w:color w:val="92D050"/>
          <w:sz w:val="20"/>
          <w:szCs w:val="20"/>
        </w:rPr>
      </w:pPr>
    </w:p>
    <w:p w:rsidR="000D7A2B" w:rsidRPr="007475C0" w:rsidRDefault="000D7A2B" w:rsidP="00AF51AD">
      <w:pPr>
        <w:pStyle w:val="2"/>
        <w:keepNext w:val="0"/>
        <w:numPr>
          <w:ilvl w:val="0"/>
          <w:numId w:val="6"/>
        </w:numPr>
        <w:tabs>
          <w:tab w:val="left" w:pos="576"/>
        </w:tabs>
        <w:suppressAutoHyphens w:val="0"/>
        <w:spacing w:before="0" w:after="0"/>
        <w:rPr>
          <w:rFonts w:ascii="Litera Serial" w:hAnsi="Litera Serial" w:cs="Litera Serial"/>
          <w:bCs w:val="0"/>
          <w:caps/>
          <w:color w:val="92D050"/>
          <w:sz w:val="24"/>
          <w:szCs w:val="24"/>
        </w:rPr>
      </w:pPr>
      <w:bookmarkStart w:id="377" w:name="_Toc237064910"/>
      <w:bookmarkStart w:id="378" w:name="_Toc238874639"/>
      <w:bookmarkStart w:id="379" w:name="_Toc369255741"/>
      <w:r w:rsidRPr="007475C0">
        <w:rPr>
          <w:rFonts w:ascii="Litera Serial" w:hAnsi="Litera Serial" w:cs="Litera Serial"/>
          <w:bCs w:val="0"/>
          <w:caps/>
          <w:color w:val="92D050"/>
          <w:sz w:val="24"/>
          <w:szCs w:val="24"/>
        </w:rPr>
        <w:t xml:space="preserve">TXN_sales_tender </w:t>
      </w:r>
      <w:r w:rsidRPr="007475C0">
        <w:rPr>
          <w:rFonts w:ascii="Litera Serial" w:hAnsi="Litera Serial" w:cs="宋体" w:hint="eastAsia"/>
          <w:bCs w:val="0"/>
          <w:caps/>
          <w:color w:val="92D050"/>
          <w:sz w:val="24"/>
          <w:szCs w:val="24"/>
        </w:rPr>
        <w:t>交易型</w:t>
      </w:r>
      <w:r w:rsidRPr="007475C0">
        <w:rPr>
          <w:rFonts w:ascii="Litera Serial" w:hAnsi="Litera Serial" w:cs="Litera Serial"/>
          <w:bCs w:val="0"/>
          <w:caps/>
          <w:color w:val="92D050"/>
          <w:sz w:val="24"/>
          <w:szCs w:val="24"/>
        </w:rPr>
        <w:t>_</w:t>
      </w:r>
      <w:r w:rsidRPr="007475C0">
        <w:rPr>
          <w:rFonts w:ascii="Litera Serial" w:hAnsi="Litera Serial" w:cs="宋体" w:hint="eastAsia"/>
          <w:bCs w:val="0"/>
          <w:caps/>
          <w:color w:val="92D050"/>
          <w:sz w:val="24"/>
          <w:szCs w:val="24"/>
        </w:rPr>
        <w:t>销售</w:t>
      </w:r>
      <w:r w:rsidRPr="007475C0">
        <w:rPr>
          <w:rFonts w:ascii="Litera Serial" w:hAnsi="Litera Serial" w:cs="Litera Serial"/>
          <w:bCs w:val="0"/>
          <w:caps/>
          <w:color w:val="92D050"/>
          <w:sz w:val="24"/>
          <w:szCs w:val="24"/>
        </w:rPr>
        <w:t>_</w:t>
      </w:r>
      <w:r w:rsidRPr="007475C0">
        <w:rPr>
          <w:rFonts w:ascii="Litera Serial" w:hAnsi="Litera Serial" w:cs="宋体" w:hint="eastAsia"/>
          <w:bCs w:val="0"/>
          <w:caps/>
          <w:color w:val="92D050"/>
          <w:sz w:val="24"/>
          <w:szCs w:val="24"/>
        </w:rPr>
        <w:t>支付方式</w:t>
      </w:r>
      <w:bookmarkEnd w:id="377"/>
      <w:bookmarkEnd w:id="378"/>
      <w:r w:rsidR="007C220C">
        <w:rPr>
          <w:rFonts w:ascii="Litera Serial" w:hAnsi="Litera Serial" w:cs="宋体" w:hint="eastAsia"/>
          <w:bCs w:val="0"/>
          <w:caps/>
          <w:color w:val="92D050"/>
          <w:sz w:val="24"/>
          <w:szCs w:val="24"/>
        </w:rPr>
        <w:t>（删除字段）</w:t>
      </w:r>
      <w:bookmarkEnd w:id="379"/>
    </w:p>
    <w:p w:rsidR="000D7A2B" w:rsidRPr="00E14BC8" w:rsidRDefault="000D7A2B" w:rsidP="00E14BC8">
      <w:pPr>
        <w:rPr>
          <w:rFonts w:ascii="Verdana" w:hAnsi="Verdana" w:cs="Verdana"/>
          <w:sz w:val="20"/>
          <w:szCs w:val="20"/>
        </w:rPr>
      </w:pPr>
      <w:r w:rsidRPr="00E14BC8">
        <w:rPr>
          <w:rFonts w:ascii="Verdana" w:hAnsi="Verdana" w:cs="Verdana"/>
          <w:sz w:val="20"/>
          <w:szCs w:val="20"/>
        </w:rPr>
        <w:t>This tender captures how the customer paid the transaction total.  The customer can pay with one or many tenders per transaction.</w:t>
      </w:r>
    </w:p>
    <w:p w:rsidR="000D7A2B" w:rsidRPr="00E14BC8" w:rsidRDefault="000D7A2B" w:rsidP="00E14BC8">
      <w:pPr>
        <w:rPr>
          <w:rFonts w:ascii="Verdana" w:eastAsia="宋体" w:hAnsi="Verdana" w:cs="Verdana"/>
          <w:sz w:val="20"/>
          <w:szCs w:val="20"/>
        </w:rPr>
      </w:pPr>
      <w:r w:rsidRPr="00E14BC8">
        <w:rPr>
          <w:rFonts w:ascii="Verdana" w:eastAsia="宋体" w:hAnsi="Verdana" w:cs="Verdana"/>
          <w:sz w:val="20"/>
          <w:szCs w:val="20"/>
        </w:rPr>
        <w:t xml:space="preserve">Total </w:t>
      </w:r>
      <w:r>
        <w:rPr>
          <w:rFonts w:ascii="Verdana" w:eastAsia="宋体" w:hAnsi="Verdana" w:cs="Verdana"/>
          <w:sz w:val="20"/>
          <w:szCs w:val="20"/>
        </w:rPr>
        <w:t xml:space="preserve">sale </w:t>
      </w:r>
      <w:r w:rsidRPr="00E14BC8">
        <w:rPr>
          <w:rFonts w:ascii="Verdana" w:eastAsia="宋体" w:hAnsi="Verdana" w:cs="Verdana"/>
          <w:sz w:val="20"/>
          <w:szCs w:val="20"/>
        </w:rPr>
        <w:t>less taxes = net sale</w:t>
      </w:r>
    </w:p>
    <w:p w:rsidR="000D7A2B" w:rsidRPr="00E14BC8" w:rsidRDefault="000D7A2B" w:rsidP="00E14BC8">
      <w:pPr>
        <w:rPr>
          <w:rFonts w:ascii="Verdana" w:eastAsia="宋体" w:hAnsi="Verdana" w:cs="Verdana"/>
          <w:sz w:val="20"/>
          <w:szCs w:val="20"/>
        </w:rPr>
      </w:pPr>
      <w:r w:rsidRPr="00E14BC8">
        <w:rPr>
          <w:rFonts w:ascii="Verdana" w:eastAsia="宋体" w:hAnsi="Verdana" w:cs="Verdana"/>
          <w:sz w:val="20"/>
          <w:szCs w:val="20"/>
        </w:rPr>
        <w:t>$100 less $10 = $90</w:t>
      </w:r>
    </w:p>
    <w:p w:rsidR="000D7A2B" w:rsidRDefault="000D7A2B" w:rsidP="00E14BC8">
      <w:pPr>
        <w:rPr>
          <w:rFonts w:ascii="Verdana" w:eastAsia="宋体" w:hAnsi="Verdana" w:cs="Times New Roman"/>
          <w:sz w:val="20"/>
          <w:szCs w:val="20"/>
        </w:rPr>
      </w:pPr>
      <w:r w:rsidRPr="00E14BC8">
        <w:rPr>
          <w:rFonts w:ascii="Verdana" w:eastAsia="宋体" w:hAnsi="Verdana" w:cs="Verdana"/>
          <w:sz w:val="20"/>
          <w:szCs w:val="20"/>
        </w:rPr>
        <w:t>Cash of $80 + prepaid card of $20= $100 less taxes = $90 net sales.</w:t>
      </w:r>
    </w:p>
    <w:p w:rsidR="000D7A2B" w:rsidRDefault="000D7A2B" w:rsidP="00E14BC8">
      <w:pPr>
        <w:rPr>
          <w:rFonts w:ascii="Verdana" w:eastAsia="宋体" w:hAnsi="Verdana" w:cs="Times New Roman"/>
          <w:sz w:val="20"/>
          <w:szCs w:val="20"/>
        </w:rPr>
      </w:pPr>
    </w:p>
    <w:p w:rsidR="000D7A2B" w:rsidRPr="00E14BC8" w:rsidRDefault="000D7A2B" w:rsidP="00E14BC8">
      <w:pPr>
        <w:rPr>
          <w:rFonts w:ascii="Verdana" w:eastAsia="宋体" w:hAnsi="Verdana" w:cs="Times New Roman"/>
          <w:sz w:val="20"/>
          <w:szCs w:val="20"/>
        </w:rPr>
      </w:pPr>
      <w:proofErr w:type="gramStart"/>
      <w:r w:rsidRPr="00E14BC8">
        <w:rPr>
          <w:rFonts w:ascii="Verdana" w:eastAsia="宋体" w:hAnsi="Verdana" w:cs="宋体" w:hint="eastAsia"/>
          <w:sz w:val="20"/>
          <w:szCs w:val="20"/>
        </w:rPr>
        <w:t>此支付</w:t>
      </w:r>
      <w:proofErr w:type="gramEnd"/>
      <w:r w:rsidRPr="00E14BC8">
        <w:rPr>
          <w:rFonts w:ascii="Verdana" w:eastAsia="宋体" w:hAnsi="Verdana" w:cs="宋体" w:hint="eastAsia"/>
          <w:sz w:val="20"/>
          <w:szCs w:val="20"/>
        </w:rPr>
        <w:t>方式抓取顾客是如何就一笔销售进行的支付。顾客可以就一笔销售进行一种或多种形式的支付。</w:t>
      </w:r>
    </w:p>
    <w:p w:rsidR="000D7A2B" w:rsidRPr="00E14BC8" w:rsidRDefault="000D7A2B" w:rsidP="00E14BC8">
      <w:pPr>
        <w:rPr>
          <w:rFonts w:ascii="Verdana" w:eastAsia="宋体" w:hAnsi="Verdana" w:cs="Times New Roman"/>
          <w:sz w:val="20"/>
          <w:szCs w:val="20"/>
        </w:rPr>
      </w:pPr>
      <w:r w:rsidRPr="00E14BC8">
        <w:rPr>
          <w:rFonts w:ascii="Verdana" w:eastAsia="宋体" w:hAnsi="Verdana" w:cs="宋体" w:hint="eastAsia"/>
          <w:sz w:val="20"/>
          <w:szCs w:val="20"/>
        </w:rPr>
        <w:t>总销售</w:t>
      </w:r>
      <w:r w:rsidRPr="00E14BC8">
        <w:rPr>
          <w:rFonts w:ascii="Verdana" w:eastAsia="宋体" w:hAnsi="Verdana" w:cs="Verdana"/>
          <w:sz w:val="20"/>
          <w:szCs w:val="20"/>
        </w:rPr>
        <w:t xml:space="preserve"> - </w:t>
      </w:r>
      <w:r w:rsidRPr="00E14BC8">
        <w:rPr>
          <w:rFonts w:ascii="Verdana" w:eastAsia="宋体" w:hAnsi="Verdana" w:cs="宋体" w:hint="eastAsia"/>
          <w:sz w:val="20"/>
          <w:szCs w:val="20"/>
        </w:rPr>
        <w:t>税金</w:t>
      </w:r>
      <w:r w:rsidRPr="00E14BC8">
        <w:rPr>
          <w:rFonts w:ascii="Verdana" w:eastAsia="宋体" w:hAnsi="Verdana" w:cs="Verdana"/>
          <w:sz w:val="20"/>
          <w:szCs w:val="20"/>
        </w:rPr>
        <w:t xml:space="preserve"> = </w:t>
      </w:r>
      <w:r w:rsidRPr="00E14BC8">
        <w:rPr>
          <w:rFonts w:ascii="Verdana" w:eastAsia="宋体" w:hAnsi="Verdana" w:cs="宋体" w:hint="eastAsia"/>
          <w:sz w:val="20"/>
          <w:szCs w:val="20"/>
        </w:rPr>
        <w:t>净销售额</w:t>
      </w:r>
    </w:p>
    <w:p w:rsidR="000D7A2B" w:rsidRPr="00E14BC8" w:rsidRDefault="000D7A2B" w:rsidP="00E14BC8">
      <w:pPr>
        <w:rPr>
          <w:rFonts w:ascii="Verdana" w:eastAsia="宋体" w:hAnsi="Verdana" w:cs="Times New Roman"/>
          <w:sz w:val="20"/>
          <w:szCs w:val="20"/>
        </w:rPr>
      </w:pPr>
      <w:r w:rsidRPr="00E14BC8">
        <w:rPr>
          <w:rFonts w:ascii="Verdana" w:eastAsia="宋体" w:hAnsi="Verdana" w:cs="Verdana"/>
          <w:sz w:val="20"/>
          <w:szCs w:val="20"/>
        </w:rPr>
        <w:t>100</w:t>
      </w:r>
      <w:r w:rsidRPr="00E14BC8">
        <w:rPr>
          <w:rFonts w:ascii="Verdana" w:eastAsia="宋体" w:hAnsi="Verdana" w:cs="宋体" w:hint="eastAsia"/>
          <w:sz w:val="20"/>
          <w:szCs w:val="20"/>
        </w:rPr>
        <w:t>元</w:t>
      </w:r>
      <w:r w:rsidRPr="00E14BC8">
        <w:rPr>
          <w:rFonts w:ascii="Verdana" w:eastAsia="宋体" w:hAnsi="Verdana" w:cs="Verdana"/>
          <w:sz w:val="20"/>
          <w:szCs w:val="20"/>
        </w:rPr>
        <w:t xml:space="preserve"> – 10</w:t>
      </w:r>
      <w:r w:rsidRPr="00E14BC8">
        <w:rPr>
          <w:rFonts w:ascii="Verdana" w:eastAsia="宋体" w:hAnsi="Verdana" w:cs="宋体" w:hint="eastAsia"/>
          <w:sz w:val="20"/>
          <w:szCs w:val="20"/>
        </w:rPr>
        <w:t>元</w:t>
      </w:r>
      <w:r w:rsidRPr="00E14BC8">
        <w:rPr>
          <w:rFonts w:ascii="Verdana" w:eastAsia="宋体" w:hAnsi="Verdana" w:cs="Verdana"/>
          <w:sz w:val="20"/>
          <w:szCs w:val="20"/>
        </w:rPr>
        <w:t xml:space="preserve"> = 90 </w:t>
      </w:r>
      <w:r w:rsidRPr="00E14BC8">
        <w:rPr>
          <w:rFonts w:ascii="Verdana" w:eastAsia="宋体" w:hAnsi="Verdana" w:cs="宋体" w:hint="eastAsia"/>
          <w:sz w:val="20"/>
          <w:szCs w:val="20"/>
        </w:rPr>
        <w:t>元</w:t>
      </w:r>
    </w:p>
    <w:p w:rsidR="000D7A2B" w:rsidRDefault="000D7A2B" w:rsidP="00E14BC8">
      <w:pPr>
        <w:rPr>
          <w:rFonts w:ascii="Verdana" w:eastAsia="宋体" w:hAnsi="Verdana" w:cs="Times New Roman"/>
          <w:sz w:val="20"/>
          <w:szCs w:val="20"/>
        </w:rPr>
      </w:pPr>
      <w:r w:rsidRPr="00E14BC8">
        <w:rPr>
          <w:rFonts w:ascii="Verdana" w:eastAsia="宋体" w:hAnsi="Verdana" w:cs="宋体" w:hint="eastAsia"/>
          <w:sz w:val="20"/>
          <w:szCs w:val="20"/>
        </w:rPr>
        <w:t>付</w:t>
      </w:r>
      <w:r w:rsidRPr="00E14BC8">
        <w:rPr>
          <w:rFonts w:ascii="Verdana" w:eastAsia="宋体" w:hAnsi="Verdana" w:cs="Verdana"/>
          <w:sz w:val="20"/>
          <w:szCs w:val="20"/>
        </w:rPr>
        <w:t>80</w:t>
      </w:r>
      <w:r w:rsidRPr="00E14BC8">
        <w:rPr>
          <w:rFonts w:ascii="Verdana" w:eastAsia="宋体" w:hAnsi="Verdana" w:cs="宋体" w:hint="eastAsia"/>
          <w:sz w:val="20"/>
          <w:szCs w:val="20"/>
        </w:rPr>
        <w:t>元现金</w:t>
      </w:r>
      <w:r w:rsidRPr="00E14BC8">
        <w:rPr>
          <w:rFonts w:ascii="Verdana" w:eastAsia="宋体" w:hAnsi="Verdana" w:cs="Verdana"/>
          <w:sz w:val="20"/>
          <w:szCs w:val="20"/>
        </w:rPr>
        <w:t xml:space="preserve">+ </w:t>
      </w:r>
      <w:proofErr w:type="gramStart"/>
      <w:r w:rsidRPr="00E14BC8">
        <w:rPr>
          <w:rFonts w:ascii="Verdana" w:eastAsia="宋体" w:hAnsi="Verdana" w:cs="宋体" w:hint="eastAsia"/>
          <w:sz w:val="20"/>
          <w:szCs w:val="20"/>
        </w:rPr>
        <w:t>付储值</w:t>
      </w:r>
      <w:proofErr w:type="gramEnd"/>
      <w:r w:rsidRPr="00E14BC8">
        <w:rPr>
          <w:rFonts w:ascii="Verdana" w:eastAsia="宋体" w:hAnsi="Verdana" w:cs="宋体" w:hint="eastAsia"/>
          <w:sz w:val="20"/>
          <w:szCs w:val="20"/>
        </w:rPr>
        <w:t>卡</w:t>
      </w:r>
      <w:r w:rsidRPr="00E14BC8">
        <w:rPr>
          <w:rFonts w:ascii="Verdana" w:eastAsia="宋体" w:hAnsi="Verdana" w:cs="Verdana"/>
          <w:sz w:val="20"/>
          <w:szCs w:val="20"/>
        </w:rPr>
        <w:t xml:space="preserve"> 20 </w:t>
      </w:r>
      <w:r w:rsidRPr="00E14BC8">
        <w:rPr>
          <w:rFonts w:ascii="Verdana" w:eastAsia="宋体" w:hAnsi="Verdana" w:cs="宋体" w:hint="eastAsia"/>
          <w:sz w:val="20"/>
          <w:szCs w:val="20"/>
        </w:rPr>
        <w:t>元</w:t>
      </w:r>
      <w:r w:rsidRPr="00E14BC8">
        <w:rPr>
          <w:rFonts w:ascii="Verdana" w:eastAsia="宋体" w:hAnsi="Verdana" w:cs="Verdana"/>
          <w:sz w:val="20"/>
          <w:szCs w:val="20"/>
        </w:rPr>
        <w:t>= 100</w:t>
      </w:r>
      <w:r w:rsidRPr="00E14BC8">
        <w:rPr>
          <w:rFonts w:ascii="Verdana" w:eastAsia="宋体" w:hAnsi="Verdana" w:cs="宋体" w:hint="eastAsia"/>
          <w:sz w:val="20"/>
          <w:szCs w:val="20"/>
        </w:rPr>
        <w:t>元</w:t>
      </w:r>
      <w:r w:rsidRPr="00E14BC8">
        <w:rPr>
          <w:rFonts w:ascii="Verdana" w:eastAsia="宋体" w:hAnsi="Verdana" w:cs="Verdana"/>
          <w:sz w:val="20"/>
          <w:szCs w:val="20"/>
        </w:rPr>
        <w:t xml:space="preserve"> – </w:t>
      </w:r>
      <w:r w:rsidRPr="00E14BC8">
        <w:rPr>
          <w:rFonts w:ascii="Verdana" w:eastAsia="宋体" w:hAnsi="Verdana" w:cs="宋体" w:hint="eastAsia"/>
          <w:sz w:val="20"/>
          <w:szCs w:val="20"/>
        </w:rPr>
        <w:t>税金</w:t>
      </w:r>
      <w:r w:rsidRPr="00E14BC8">
        <w:rPr>
          <w:rFonts w:ascii="Verdana" w:eastAsia="宋体" w:hAnsi="Verdana" w:cs="Verdana"/>
          <w:sz w:val="20"/>
          <w:szCs w:val="20"/>
        </w:rPr>
        <w:t xml:space="preserve"> = 90</w:t>
      </w:r>
      <w:r w:rsidRPr="00E14BC8">
        <w:rPr>
          <w:rFonts w:ascii="Verdana" w:eastAsia="宋体" w:hAnsi="Verdana" w:cs="宋体" w:hint="eastAsia"/>
          <w:sz w:val="20"/>
          <w:szCs w:val="20"/>
        </w:rPr>
        <w:t>元净销售</w:t>
      </w:r>
    </w:p>
    <w:p w:rsidR="000D7A2B" w:rsidRPr="00313140" w:rsidRDefault="000D7A2B" w:rsidP="00E14BC8">
      <w:pPr>
        <w:pStyle w:val="Textbody"/>
        <w:spacing w:after="0"/>
        <w:rPr>
          <w:rFonts w:ascii="Verdana" w:eastAsia="宋体" w:hAnsi="Verdana" w:cs="Times New Roman"/>
          <w:sz w:val="20"/>
          <w:szCs w:val="20"/>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725"/>
        <w:gridCol w:w="1732"/>
        <w:gridCol w:w="6382"/>
      </w:tblGrid>
      <w:tr w:rsidR="000D7A2B">
        <w:trPr>
          <w:cantSplit/>
          <w:tblHeader/>
        </w:trPr>
        <w:tc>
          <w:tcPr>
            <w:tcW w:w="1725"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32"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382" w:type="dxa"/>
            <w:shd w:val="clear" w:color="auto" w:fill="E6E6E6"/>
            <w:tcMar>
              <w:top w:w="0" w:type="dxa"/>
              <w:left w:w="108" w:type="dxa"/>
              <w:bottom w:w="0" w:type="dxa"/>
              <w:right w:w="108" w:type="dxa"/>
            </w:tcMar>
          </w:tcPr>
          <w:p w:rsidR="000D7A2B" w:rsidRDefault="000D7A2B" w:rsidP="00392B5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Pr>
        <w:tc>
          <w:tcPr>
            <w:tcW w:w="1725"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Sales_pos_id</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销售</w:t>
            </w:r>
            <w:r>
              <w:rPr>
                <w:rFonts w:ascii="Verdana" w:eastAsia="宋体" w:hAnsi="Verdana" w:cs="Verdana"/>
                <w:sz w:val="18"/>
                <w:szCs w:val="18"/>
              </w:rPr>
              <w:t>_pos_id</w:t>
            </w:r>
          </w:p>
        </w:tc>
        <w:tc>
          <w:tcPr>
            <w:tcW w:w="1732"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82"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This identifier must be related with the POS system.</w:t>
            </w:r>
          </w:p>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(Institution + date + machine_id + serial number)</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w:t>
            </w:r>
            <w:r>
              <w:rPr>
                <w:rFonts w:ascii="Verdana" w:eastAsia="宋体" w:hAnsi="Verdana" w:cs="Verdana"/>
                <w:sz w:val="18"/>
                <w:szCs w:val="18"/>
              </w:rPr>
              <w:t>POS</w:t>
            </w:r>
            <w:r>
              <w:rPr>
                <w:rFonts w:ascii="Verdana" w:eastAsia="宋体" w:hAnsi="Verdana" w:cs="宋体" w:hint="eastAsia"/>
                <w:sz w:val="18"/>
                <w:szCs w:val="18"/>
              </w:rPr>
              <w:t>系统进行关联</w:t>
            </w:r>
            <w:r>
              <w:rPr>
                <w:rFonts w:ascii="Verdana" w:eastAsia="宋体" w:hAnsi="Verdana" w:cs="Verdana"/>
                <w:sz w:val="18"/>
                <w:szCs w:val="18"/>
              </w:rPr>
              <w:t xml:space="preserve"> </w:t>
            </w:r>
            <w:r>
              <w:rPr>
                <w:rFonts w:ascii="Verdana" w:eastAsia="宋体" w:hAnsi="Verdana" w:cs="宋体" w:hint="eastAsia"/>
                <w:sz w:val="18"/>
                <w:szCs w:val="18"/>
              </w:rPr>
              <w:t>机构</w:t>
            </w:r>
            <w:r>
              <w:rPr>
                <w:rFonts w:ascii="Verdana" w:eastAsia="宋体" w:hAnsi="Verdana" w:cs="Verdana"/>
                <w:sz w:val="18"/>
                <w:szCs w:val="18"/>
              </w:rPr>
              <w:t>+</w:t>
            </w:r>
            <w:r>
              <w:rPr>
                <w:rFonts w:ascii="Verdana" w:eastAsia="宋体" w:hAnsi="Verdana" w:cs="宋体" w:hint="eastAsia"/>
                <w:sz w:val="18"/>
                <w:szCs w:val="18"/>
              </w:rPr>
              <w:t>日期</w:t>
            </w:r>
            <w:r>
              <w:rPr>
                <w:rFonts w:ascii="Verdana" w:eastAsia="宋体" w:hAnsi="Verdana" w:cs="Verdana"/>
                <w:sz w:val="18"/>
                <w:szCs w:val="18"/>
              </w:rPr>
              <w:t>+</w:t>
            </w:r>
            <w:r>
              <w:rPr>
                <w:rFonts w:ascii="Verdana" w:eastAsia="宋体" w:hAnsi="Verdana" w:cs="宋体" w:hint="eastAsia"/>
                <w:sz w:val="18"/>
                <w:szCs w:val="18"/>
              </w:rPr>
              <w:t>机器号</w:t>
            </w:r>
            <w:r>
              <w:rPr>
                <w:rFonts w:ascii="Verdana" w:eastAsia="宋体" w:hAnsi="Verdana" w:cs="Verdana"/>
                <w:sz w:val="18"/>
                <w:szCs w:val="18"/>
              </w:rPr>
              <w:t>+</w:t>
            </w:r>
            <w:r>
              <w:rPr>
                <w:rFonts w:ascii="Verdana" w:eastAsia="宋体" w:hAnsi="Verdana" w:cs="宋体" w:hint="eastAsia"/>
                <w:sz w:val="18"/>
                <w:szCs w:val="18"/>
              </w:rPr>
              <w:t>流水号</w:t>
            </w:r>
            <w:r>
              <w:rPr>
                <w:rFonts w:ascii="Verdana" w:eastAsia="宋体" w:hAnsi="Verdana" w:cs="Verdana"/>
                <w:sz w:val="18"/>
                <w:szCs w:val="18"/>
              </w:rPr>
              <w:t xml:space="preserve"> </w:t>
            </w:r>
            <w:ins w:id="380" w:author="Unknown" w:date="2013-09-09T13:45:00Z">
              <w:r>
                <w:rPr>
                  <w:rFonts w:ascii="Verdana" w:eastAsia="宋体" w:hAnsi="Verdana" w:cs="宋体" w:hint="eastAsia"/>
                  <w:sz w:val="18"/>
                  <w:szCs w:val="18"/>
                </w:rPr>
                <w:t>（收银小票号）</w:t>
              </w:r>
            </w:ins>
          </w:p>
        </w:tc>
      </w:tr>
      <w:tr w:rsidR="000D7A2B">
        <w:trPr>
          <w:cantSplit/>
        </w:trPr>
        <w:tc>
          <w:tcPr>
            <w:tcW w:w="1725"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tender_type</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支付方式</w:t>
            </w:r>
            <w:r>
              <w:rPr>
                <w:rFonts w:ascii="Verdana" w:eastAsia="宋体" w:hAnsi="Verdana" w:cs="Verdana"/>
                <w:sz w:val="18"/>
                <w:szCs w:val="18"/>
              </w:rPr>
              <w:t>_</w:t>
            </w:r>
            <w:r>
              <w:rPr>
                <w:rFonts w:ascii="Verdana" w:eastAsia="宋体" w:hAnsi="Verdana" w:cs="宋体" w:hint="eastAsia"/>
                <w:sz w:val="18"/>
                <w:szCs w:val="18"/>
              </w:rPr>
              <w:t>类型</w:t>
            </w:r>
          </w:p>
        </w:tc>
        <w:tc>
          <w:tcPr>
            <w:tcW w:w="1732"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82" w:type="dxa"/>
            <w:shd w:val="clear" w:color="auto" w:fill="FFFFFF"/>
            <w:tcMar>
              <w:top w:w="0" w:type="dxa"/>
              <w:left w:w="108" w:type="dxa"/>
              <w:bottom w:w="0" w:type="dxa"/>
              <w:right w:w="108" w:type="dxa"/>
            </w:tcMar>
          </w:tcPr>
          <w:p w:rsidR="000D7A2B" w:rsidRDefault="000D7A2B" w:rsidP="00392B5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master_sales_tender</w:t>
            </w:r>
          </w:p>
          <w:p w:rsidR="000D7A2B" w:rsidRPr="00F36016" w:rsidRDefault="000D7A2B" w:rsidP="00392B5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此标示</w:t>
            </w:r>
            <w:proofErr w:type="gramStart"/>
            <w:r>
              <w:rPr>
                <w:rFonts w:ascii="Verdana" w:eastAsia="宋体" w:hAnsi="Verdana" w:cs="宋体" w:hint="eastAsia"/>
                <w:sz w:val="18"/>
                <w:szCs w:val="18"/>
              </w:rPr>
              <w:t>符必须与主数据</w:t>
            </w:r>
            <w:proofErr w:type="gramEnd"/>
            <w:r>
              <w:rPr>
                <w:rFonts w:ascii="Verdana" w:eastAsia="宋体" w:hAnsi="Verdana" w:cs="Verdana"/>
                <w:sz w:val="18"/>
                <w:szCs w:val="18"/>
              </w:rPr>
              <w:t>_</w:t>
            </w:r>
            <w:r>
              <w:rPr>
                <w:rFonts w:ascii="Verdana" w:eastAsia="宋体" w:hAnsi="Verdana" w:cs="宋体" w:hint="eastAsia"/>
                <w:sz w:val="18"/>
                <w:szCs w:val="18"/>
              </w:rPr>
              <w:t>销售</w:t>
            </w:r>
            <w:r>
              <w:rPr>
                <w:rFonts w:ascii="Verdana" w:eastAsia="宋体" w:hAnsi="Verdana" w:cs="Verdana"/>
                <w:sz w:val="18"/>
                <w:szCs w:val="18"/>
              </w:rPr>
              <w:t>_</w:t>
            </w:r>
            <w:r>
              <w:rPr>
                <w:rFonts w:ascii="Verdana" w:eastAsia="宋体" w:hAnsi="Verdana" w:cs="宋体" w:hint="eastAsia"/>
                <w:sz w:val="18"/>
                <w:szCs w:val="18"/>
              </w:rPr>
              <w:t>支付方式进行关联</w:t>
            </w:r>
          </w:p>
        </w:tc>
      </w:tr>
      <w:tr w:rsidR="000D7A2B" w:rsidRPr="002402E9">
        <w:trPr>
          <w:cantSplit/>
        </w:trPr>
        <w:tc>
          <w:tcPr>
            <w:tcW w:w="1725" w:type="dxa"/>
            <w:shd w:val="clear" w:color="auto" w:fill="FFFFFF"/>
            <w:tcMar>
              <w:top w:w="0" w:type="dxa"/>
              <w:left w:w="108" w:type="dxa"/>
              <w:bottom w:w="0" w:type="dxa"/>
              <w:right w:w="108" w:type="dxa"/>
            </w:tcMar>
          </w:tcPr>
          <w:p w:rsidR="000D7A2B" w:rsidRPr="002402E9" w:rsidRDefault="000D7A2B" w:rsidP="00392B59">
            <w:pPr>
              <w:pStyle w:val="TableContents"/>
              <w:suppressLineNumbers w:val="0"/>
              <w:suppressAutoHyphens w:val="0"/>
              <w:spacing w:line="276" w:lineRule="auto"/>
              <w:rPr>
                <w:rFonts w:ascii="Verdana" w:hAnsi="Verdana" w:cs="Verdana"/>
                <w:sz w:val="18"/>
                <w:szCs w:val="18"/>
              </w:rPr>
            </w:pPr>
            <w:r w:rsidRPr="002402E9">
              <w:rPr>
                <w:rFonts w:ascii="Verdana" w:hAnsi="Verdana" w:cs="Verdana"/>
                <w:sz w:val="18"/>
                <w:szCs w:val="18"/>
              </w:rPr>
              <w:t>Amount</w:t>
            </w:r>
            <w:r>
              <w:rPr>
                <w:rFonts w:ascii="Verdana" w:hAnsi="Verdana" w:cs="Verdana"/>
                <w:sz w:val="18"/>
                <w:szCs w:val="18"/>
              </w:rPr>
              <w:t xml:space="preserve"> before taxes</w:t>
            </w:r>
          </w:p>
          <w:p w:rsidR="000D7A2B" w:rsidRPr="002402E9" w:rsidRDefault="000D7A2B" w:rsidP="00392B59">
            <w:pPr>
              <w:pStyle w:val="TableContents"/>
              <w:suppressLineNumbers w:val="0"/>
              <w:suppressAutoHyphens w:val="0"/>
              <w:spacing w:line="276" w:lineRule="auto"/>
              <w:rPr>
                <w:rFonts w:ascii="Verdana" w:hAnsi="Verdana" w:cs="Verdana"/>
                <w:sz w:val="18"/>
                <w:szCs w:val="18"/>
              </w:rPr>
            </w:pPr>
            <w:r>
              <w:rPr>
                <w:rFonts w:ascii="宋体" w:eastAsia="宋体" w:hAnsi="宋体" w:cs="宋体" w:hint="eastAsia"/>
                <w:sz w:val="18"/>
                <w:szCs w:val="18"/>
              </w:rPr>
              <w:t>税前金</w:t>
            </w:r>
            <w:r w:rsidRPr="002402E9">
              <w:rPr>
                <w:rFonts w:ascii="宋体" w:eastAsia="宋体" w:hAnsi="宋体" w:cs="宋体" w:hint="eastAsia"/>
                <w:sz w:val="18"/>
                <w:szCs w:val="18"/>
              </w:rPr>
              <w:t>额</w:t>
            </w:r>
          </w:p>
        </w:tc>
        <w:tc>
          <w:tcPr>
            <w:tcW w:w="1732" w:type="dxa"/>
            <w:shd w:val="clear" w:color="auto" w:fill="FFFFFF"/>
            <w:tcMar>
              <w:top w:w="0" w:type="dxa"/>
              <w:left w:w="108" w:type="dxa"/>
              <w:bottom w:w="0" w:type="dxa"/>
              <w:right w:w="108" w:type="dxa"/>
            </w:tcMar>
          </w:tcPr>
          <w:p w:rsidR="000D7A2B" w:rsidRPr="002402E9" w:rsidRDefault="000D7A2B" w:rsidP="00392B59">
            <w:pPr>
              <w:pStyle w:val="TableContents"/>
              <w:suppressLineNumbers w:val="0"/>
              <w:suppressAutoHyphens w:val="0"/>
              <w:spacing w:line="276" w:lineRule="auto"/>
              <w:rPr>
                <w:rFonts w:ascii="Verdana" w:hAnsi="Verdana" w:cs="Verdana"/>
                <w:sz w:val="18"/>
                <w:szCs w:val="18"/>
              </w:rPr>
            </w:pPr>
            <w:r w:rsidRPr="002402E9">
              <w:rPr>
                <w:rFonts w:ascii="Verdana" w:hAnsi="Verdana" w:cs="Verdana"/>
                <w:sz w:val="18"/>
                <w:szCs w:val="18"/>
              </w:rPr>
              <w:t>Numeric</w:t>
            </w:r>
          </w:p>
          <w:p w:rsidR="000D7A2B" w:rsidRPr="002402E9" w:rsidRDefault="000D7A2B" w:rsidP="00392B59">
            <w:pPr>
              <w:pStyle w:val="TableContents"/>
              <w:suppressLineNumbers w:val="0"/>
              <w:suppressAutoHyphens w:val="0"/>
              <w:spacing w:line="276" w:lineRule="auto"/>
              <w:rPr>
                <w:rFonts w:ascii="Verdana" w:hAnsi="Verdana" w:cs="Verdana"/>
                <w:sz w:val="18"/>
                <w:szCs w:val="18"/>
              </w:rPr>
            </w:pPr>
            <w:r w:rsidRPr="002402E9">
              <w:rPr>
                <w:rFonts w:ascii="Verdana" w:hAnsi="Verdana" w:cs="SimSun;宋体" w:hint="eastAsia"/>
                <w:sz w:val="18"/>
                <w:szCs w:val="18"/>
              </w:rPr>
              <w:t>数字</w:t>
            </w:r>
          </w:p>
        </w:tc>
        <w:tc>
          <w:tcPr>
            <w:tcW w:w="6382" w:type="dxa"/>
            <w:shd w:val="clear" w:color="auto" w:fill="FFFFFF"/>
            <w:tcMar>
              <w:top w:w="0" w:type="dxa"/>
              <w:left w:w="108" w:type="dxa"/>
              <w:bottom w:w="0" w:type="dxa"/>
              <w:right w:w="108" w:type="dxa"/>
            </w:tcMar>
          </w:tcPr>
          <w:p w:rsidR="000D7A2B" w:rsidRPr="002402E9" w:rsidRDefault="000D7A2B" w:rsidP="00392B59">
            <w:pPr>
              <w:pStyle w:val="TableContents"/>
              <w:suppressLineNumbers w:val="0"/>
              <w:suppressAutoHyphens w:val="0"/>
              <w:spacing w:line="276" w:lineRule="auto"/>
              <w:rPr>
                <w:rFonts w:ascii="宋体" w:eastAsia="宋体" w:hAnsi="Verdana" w:cs="Times New Roman"/>
                <w:sz w:val="18"/>
                <w:szCs w:val="18"/>
              </w:rPr>
            </w:pPr>
          </w:p>
        </w:tc>
      </w:tr>
      <w:tr w:rsidR="000D7A2B" w:rsidRPr="002402E9">
        <w:trPr>
          <w:cantSplit/>
        </w:trPr>
        <w:tc>
          <w:tcPr>
            <w:tcW w:w="1725" w:type="dxa"/>
            <w:shd w:val="clear" w:color="auto" w:fill="FFFFFF"/>
            <w:tcMar>
              <w:top w:w="0" w:type="dxa"/>
              <w:left w:w="108" w:type="dxa"/>
              <w:bottom w:w="0" w:type="dxa"/>
              <w:right w:w="108" w:type="dxa"/>
            </w:tcMar>
          </w:tcPr>
          <w:p w:rsidR="000D7A2B" w:rsidRPr="002402E9" w:rsidRDefault="000D7A2B" w:rsidP="00392B59">
            <w:pPr>
              <w:pStyle w:val="TableContents"/>
              <w:suppressLineNumbers w:val="0"/>
              <w:suppressAutoHyphens w:val="0"/>
              <w:spacing w:line="276" w:lineRule="auto"/>
              <w:rPr>
                <w:rFonts w:ascii="Verdana" w:hAnsi="Verdana" w:cs="Verdana"/>
                <w:sz w:val="18"/>
                <w:szCs w:val="18"/>
              </w:rPr>
            </w:pPr>
          </w:p>
        </w:tc>
        <w:tc>
          <w:tcPr>
            <w:tcW w:w="1732" w:type="dxa"/>
            <w:shd w:val="clear" w:color="auto" w:fill="FFFFFF"/>
            <w:tcMar>
              <w:top w:w="0" w:type="dxa"/>
              <w:left w:w="108" w:type="dxa"/>
              <w:bottom w:w="0" w:type="dxa"/>
              <w:right w:w="108" w:type="dxa"/>
            </w:tcMar>
          </w:tcPr>
          <w:p w:rsidR="000D7A2B" w:rsidRPr="002402E9" w:rsidRDefault="000D7A2B" w:rsidP="00392B59">
            <w:pPr>
              <w:pStyle w:val="TableContents"/>
              <w:suppressLineNumbers w:val="0"/>
              <w:suppressAutoHyphens w:val="0"/>
              <w:spacing w:line="276" w:lineRule="auto"/>
              <w:rPr>
                <w:rFonts w:ascii="Verdana" w:hAnsi="Verdana" w:cs="Verdana"/>
                <w:sz w:val="18"/>
                <w:szCs w:val="18"/>
              </w:rPr>
            </w:pPr>
          </w:p>
        </w:tc>
        <w:tc>
          <w:tcPr>
            <w:tcW w:w="6382" w:type="dxa"/>
            <w:shd w:val="clear" w:color="auto" w:fill="FFFFFF"/>
            <w:tcMar>
              <w:top w:w="0" w:type="dxa"/>
              <w:left w:w="108" w:type="dxa"/>
              <w:bottom w:w="0" w:type="dxa"/>
              <w:right w:w="108" w:type="dxa"/>
            </w:tcMar>
          </w:tcPr>
          <w:p w:rsidR="000D7A2B" w:rsidRPr="00FE0147" w:rsidRDefault="000D7A2B" w:rsidP="00392B59">
            <w:pPr>
              <w:pStyle w:val="TableContents"/>
              <w:numPr>
                <w:ins w:id="381" w:author="Unknown" w:date="2013-10-10T11:18:00Z"/>
              </w:numPr>
              <w:suppressLineNumbers w:val="0"/>
              <w:suppressAutoHyphens w:val="0"/>
              <w:spacing w:line="276" w:lineRule="auto"/>
              <w:rPr>
                <w:rFonts w:ascii="宋体" w:eastAsia="宋体" w:hAnsi="Verdana" w:cs="Times New Roman"/>
                <w:sz w:val="18"/>
                <w:szCs w:val="18"/>
              </w:rPr>
            </w:pPr>
          </w:p>
        </w:tc>
      </w:tr>
    </w:tbl>
    <w:p w:rsidR="000D7A2B" w:rsidRPr="00DD01BA" w:rsidRDefault="000D7A2B" w:rsidP="00CE7C7C">
      <w:pPr>
        <w:pStyle w:val="2"/>
        <w:keepNext w:val="0"/>
        <w:numPr>
          <w:ilvl w:val="0"/>
          <w:numId w:val="0"/>
        </w:numPr>
        <w:tabs>
          <w:tab w:val="left" w:pos="576"/>
        </w:tabs>
        <w:suppressAutoHyphens w:val="0"/>
        <w:spacing w:before="0" w:after="0" w:line="150" w:lineRule="atLeast"/>
        <w:ind w:left="576" w:hanging="576"/>
        <w:jc w:val="both"/>
        <w:rPr>
          <w:rFonts w:ascii="Verdana" w:hAnsi="Verdana" w:cs="Verdana"/>
          <w:color w:val="auto"/>
          <w:sz w:val="20"/>
          <w:szCs w:val="20"/>
        </w:rPr>
      </w:pPr>
    </w:p>
    <w:p w:rsidR="000D7A2B" w:rsidRPr="00CE7C7C" w:rsidRDefault="000D7A2B" w:rsidP="00CE7C7C">
      <w:pPr>
        <w:pStyle w:val="Textbody"/>
        <w:spacing w:after="0"/>
        <w:jc w:val="both"/>
        <w:rPr>
          <w:rFonts w:ascii="Verdana" w:hAnsi="Verdana" w:cs="Verdana"/>
          <w:sz w:val="20"/>
          <w:szCs w:val="20"/>
        </w:rPr>
      </w:pPr>
    </w:p>
    <w:p w:rsidR="000D7A2B"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382" w:name="_Toc237064911"/>
      <w:bookmarkStart w:id="383" w:name="_Toc238874640"/>
      <w:bookmarkStart w:id="384" w:name="_Toc369255742"/>
      <w:r w:rsidRPr="00CE7C7C">
        <w:rPr>
          <w:rFonts w:ascii="Litera Serial" w:hAnsi="Litera Serial" w:cs="Litera Serial"/>
          <w:b w:val="0"/>
          <w:bCs w:val="0"/>
          <w:caps/>
          <w:color w:val="808080"/>
          <w:sz w:val="24"/>
          <w:szCs w:val="24"/>
        </w:rPr>
        <w:t xml:space="preserve">TXN_sales_detail </w:t>
      </w:r>
      <w:r w:rsidRPr="00D2397C">
        <w:rPr>
          <w:rFonts w:ascii="Litera Serial" w:hAnsi="Litera Serial" w:cs="宋体" w:hint="eastAsia"/>
          <w:b w:val="0"/>
          <w:bCs w:val="0"/>
          <w:caps/>
          <w:color w:val="808080"/>
          <w:sz w:val="24"/>
          <w:szCs w:val="24"/>
        </w:rPr>
        <w:t>交易型</w:t>
      </w:r>
      <w:r w:rsidRPr="00CE7C7C">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销售</w:t>
      </w:r>
      <w:r w:rsidRPr="00CE7C7C">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细节</w:t>
      </w:r>
      <w:bookmarkEnd w:id="382"/>
      <w:bookmarkEnd w:id="383"/>
      <w:bookmarkEnd w:id="384"/>
    </w:p>
    <w:p w:rsidR="000D7A2B" w:rsidRPr="00E86176" w:rsidRDefault="000D7A2B" w:rsidP="00E86176">
      <w:pPr>
        <w:pStyle w:val="Textbody"/>
        <w:rPr>
          <w:rFonts w:eastAsia="宋体" w:cs="Times New Roman"/>
        </w:rPr>
      </w:pPr>
    </w:p>
    <w:p w:rsidR="000D7A2B" w:rsidRPr="00E37FC9" w:rsidRDefault="000D7A2B" w:rsidP="00170DC9">
      <w:pPr>
        <w:rPr>
          <w:rFonts w:ascii="Verdana" w:eastAsia="宋体" w:hAnsi="Verdana" w:cs="Times New Roman"/>
          <w:sz w:val="20"/>
          <w:szCs w:val="20"/>
        </w:rPr>
      </w:pPr>
      <w:r w:rsidRPr="00CE7C7C">
        <w:rPr>
          <w:rFonts w:ascii="Verdana" w:hAnsi="Verdana" w:cs="Verdana"/>
          <w:sz w:val="20"/>
          <w:szCs w:val="20"/>
        </w:rPr>
        <w:t xml:space="preserve">This transactional data is generated in the POS system. This table typically contains one row per product within a sales transaction. </w:t>
      </w:r>
    </w:p>
    <w:p w:rsidR="000D7A2B" w:rsidRPr="00CE7C7C" w:rsidRDefault="000D7A2B" w:rsidP="00170DC9">
      <w:pPr>
        <w:rPr>
          <w:rFonts w:ascii="Verdana" w:hAnsi="Verdana" w:cs="Verdana"/>
          <w:sz w:val="20"/>
          <w:szCs w:val="20"/>
        </w:rPr>
      </w:pPr>
    </w:p>
    <w:p w:rsidR="000D7A2B" w:rsidRPr="00CE7C7C" w:rsidRDefault="000D7A2B" w:rsidP="00170DC9">
      <w:pPr>
        <w:rPr>
          <w:rFonts w:ascii="Verdana" w:eastAsia="宋体" w:hAnsi="Verdana" w:cs="Times New Roman"/>
          <w:sz w:val="20"/>
          <w:szCs w:val="20"/>
        </w:rPr>
      </w:pPr>
      <w:r w:rsidRPr="00CE7C7C">
        <w:rPr>
          <w:rFonts w:ascii="Verdana" w:eastAsia="宋体" w:hAnsi="Verdana" w:cs="宋体" w:hint="eastAsia"/>
          <w:sz w:val="20"/>
          <w:szCs w:val="20"/>
        </w:rPr>
        <w:t>此交易型数据产生于</w:t>
      </w:r>
      <w:r w:rsidRPr="00CE7C7C">
        <w:rPr>
          <w:rFonts w:ascii="Verdana" w:eastAsia="宋体" w:hAnsi="Verdana" w:cs="Verdana"/>
          <w:sz w:val="20"/>
          <w:szCs w:val="20"/>
        </w:rPr>
        <w:t>POS</w:t>
      </w:r>
      <w:r w:rsidRPr="00CE7C7C">
        <w:rPr>
          <w:rFonts w:ascii="Verdana" w:eastAsia="宋体" w:hAnsi="Verdana" w:cs="宋体" w:hint="eastAsia"/>
          <w:sz w:val="20"/>
          <w:szCs w:val="20"/>
        </w:rPr>
        <w:t>系统。此表格典型的包含在一笔销售交易中每个商品所占的一行。</w:t>
      </w:r>
    </w:p>
    <w:p w:rsidR="000D7A2B" w:rsidRPr="00E86176" w:rsidRDefault="000D7A2B" w:rsidP="00170DC9">
      <w:pPr>
        <w:rPr>
          <w:rFonts w:eastAsia="宋体" w:cs="Times New Roman"/>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739"/>
        <w:gridCol w:w="1745"/>
        <w:gridCol w:w="6368"/>
      </w:tblGrid>
      <w:tr w:rsidR="000D7A2B">
        <w:trPr>
          <w:cantSplit/>
          <w:tblHeader/>
        </w:trPr>
        <w:tc>
          <w:tcPr>
            <w:tcW w:w="1739" w:type="dxa"/>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lastRenderedPageBreak/>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45" w:type="dxa"/>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368" w:type="dxa"/>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Height w:val="349"/>
        </w:trPr>
        <w:tc>
          <w:tcPr>
            <w:tcW w:w="1739"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Time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时间</w:t>
            </w:r>
          </w:p>
        </w:tc>
        <w:tc>
          <w:tcPr>
            <w:tcW w:w="1745"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Date and time </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日期及时间</w:t>
            </w:r>
          </w:p>
        </w:tc>
        <w:tc>
          <w:tcPr>
            <w:tcW w:w="636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Time that the product is scanned. This data contains which date and time the product was scanned in the POS system.</w:t>
            </w:r>
          </w:p>
          <w:p w:rsidR="000D7A2B" w:rsidRPr="002402E9"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扫描商品的时间。此数据包含商品是什么日期什么时间在</w:t>
            </w:r>
            <w:r>
              <w:rPr>
                <w:rFonts w:ascii="Verdana" w:eastAsia="宋体" w:hAnsi="Verdana" w:cs="Verdana"/>
                <w:sz w:val="18"/>
                <w:szCs w:val="18"/>
              </w:rPr>
              <w:t>POS</w:t>
            </w:r>
            <w:r>
              <w:rPr>
                <w:rFonts w:ascii="Verdana" w:eastAsia="宋体" w:hAnsi="Verdana" w:cs="宋体" w:hint="eastAsia"/>
                <w:sz w:val="18"/>
                <w:szCs w:val="18"/>
              </w:rPr>
              <w:t>系统内扫描</w:t>
            </w:r>
          </w:p>
        </w:tc>
      </w:tr>
      <w:tr w:rsidR="000D7A2B">
        <w:trPr>
          <w:cantSplit/>
          <w:trHeight w:val="349"/>
        </w:trPr>
        <w:tc>
          <w:tcPr>
            <w:tcW w:w="1739"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VIP_card_id</w:t>
            </w:r>
          </w:p>
          <w:p w:rsidR="000D7A2B" w:rsidRPr="00223228"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VIP_</w:t>
            </w:r>
            <w:r>
              <w:rPr>
                <w:rFonts w:ascii="Verdana" w:eastAsia="宋体" w:hAnsi="Verdana" w:cs="宋体" w:hint="eastAsia"/>
                <w:sz w:val="18"/>
                <w:szCs w:val="18"/>
              </w:rPr>
              <w:t>卡号</w:t>
            </w:r>
            <w:r>
              <w:rPr>
                <w:rFonts w:ascii="Verdana" w:eastAsia="宋体" w:hAnsi="Verdana" w:cs="Verdana"/>
                <w:sz w:val="18"/>
                <w:szCs w:val="18"/>
              </w:rPr>
              <w:t>_id</w:t>
            </w:r>
          </w:p>
        </w:tc>
        <w:tc>
          <w:tcPr>
            <w:tcW w:w="1745" w:type="dxa"/>
            <w:shd w:val="clear" w:color="auto" w:fill="FFFFFF"/>
            <w:tcMar>
              <w:top w:w="0" w:type="dxa"/>
              <w:left w:w="108" w:type="dxa"/>
              <w:bottom w:w="0" w:type="dxa"/>
              <w:right w:w="108" w:type="dxa"/>
            </w:tcMar>
          </w:tcPr>
          <w:p w:rsidR="000D7A2B" w:rsidRDefault="000D7A2B" w:rsidP="0022322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223228">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6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hAnsi="Verdana" w:cs="Verdana"/>
                <w:sz w:val="18"/>
                <w:szCs w:val="18"/>
              </w:rPr>
            </w:pPr>
          </w:p>
        </w:tc>
      </w:tr>
      <w:tr w:rsidR="000D7A2B">
        <w:trPr>
          <w:cantSplit/>
          <w:trHeight w:val="349"/>
        </w:trPr>
        <w:tc>
          <w:tcPr>
            <w:tcW w:w="1739"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Sales_pos_id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销售</w:t>
            </w:r>
            <w:r>
              <w:rPr>
                <w:rFonts w:ascii="Verdana" w:eastAsia="宋体" w:hAnsi="Verdana" w:cs="Verdana"/>
                <w:sz w:val="18"/>
                <w:szCs w:val="18"/>
              </w:rPr>
              <w:t>_pos_id</w:t>
            </w:r>
          </w:p>
        </w:tc>
        <w:tc>
          <w:tcPr>
            <w:tcW w:w="1745"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6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This identifier must be related with the POS system.</w:t>
            </w:r>
          </w:p>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(Institution + date + machine_id + serial number)</w:t>
            </w:r>
          </w:p>
          <w:p w:rsidR="000D7A2B" w:rsidRPr="002402E9"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此标识符必须与</w:t>
            </w:r>
            <w:r>
              <w:rPr>
                <w:rFonts w:ascii="Verdana" w:eastAsia="宋体" w:hAnsi="Verdana" w:cs="Verdana"/>
                <w:sz w:val="18"/>
                <w:szCs w:val="18"/>
              </w:rPr>
              <w:t>POS</w:t>
            </w:r>
            <w:r>
              <w:rPr>
                <w:rFonts w:ascii="Verdana" w:eastAsia="宋体" w:hAnsi="Verdana" w:cs="宋体" w:hint="eastAsia"/>
                <w:sz w:val="18"/>
                <w:szCs w:val="18"/>
              </w:rPr>
              <w:t>系统进行关联</w:t>
            </w:r>
            <w:r>
              <w:rPr>
                <w:rFonts w:ascii="Verdana" w:eastAsia="宋体" w:hAnsi="Verdana" w:cs="Verdana"/>
                <w:sz w:val="18"/>
                <w:szCs w:val="18"/>
              </w:rPr>
              <w:t xml:space="preserve"> </w:t>
            </w:r>
            <w:r>
              <w:rPr>
                <w:rFonts w:ascii="Verdana" w:eastAsia="宋体" w:hAnsi="Verdana" w:cs="宋体" w:hint="eastAsia"/>
                <w:sz w:val="18"/>
                <w:szCs w:val="18"/>
              </w:rPr>
              <w:t>机构</w:t>
            </w:r>
            <w:r>
              <w:rPr>
                <w:rFonts w:ascii="Verdana" w:eastAsia="宋体" w:hAnsi="Verdana" w:cs="Verdana"/>
                <w:sz w:val="18"/>
                <w:szCs w:val="18"/>
              </w:rPr>
              <w:t>+</w:t>
            </w:r>
            <w:r>
              <w:rPr>
                <w:rFonts w:ascii="Verdana" w:eastAsia="宋体" w:hAnsi="Verdana" w:cs="宋体" w:hint="eastAsia"/>
                <w:sz w:val="18"/>
                <w:szCs w:val="18"/>
              </w:rPr>
              <w:t>日期</w:t>
            </w:r>
            <w:r>
              <w:rPr>
                <w:rFonts w:ascii="Verdana" w:eastAsia="宋体" w:hAnsi="Verdana" w:cs="Verdana"/>
                <w:sz w:val="18"/>
                <w:szCs w:val="18"/>
              </w:rPr>
              <w:t>+</w:t>
            </w:r>
            <w:r>
              <w:rPr>
                <w:rFonts w:ascii="Verdana" w:eastAsia="宋体" w:hAnsi="Verdana" w:cs="宋体" w:hint="eastAsia"/>
                <w:sz w:val="18"/>
                <w:szCs w:val="18"/>
              </w:rPr>
              <w:t>机器号</w:t>
            </w:r>
            <w:r>
              <w:rPr>
                <w:rFonts w:ascii="Verdana" w:eastAsia="宋体" w:hAnsi="Verdana" w:cs="Verdana"/>
                <w:sz w:val="18"/>
                <w:szCs w:val="18"/>
              </w:rPr>
              <w:t>+</w:t>
            </w:r>
            <w:r>
              <w:rPr>
                <w:rFonts w:ascii="Verdana" w:eastAsia="宋体" w:hAnsi="Verdana" w:cs="宋体" w:hint="eastAsia"/>
                <w:sz w:val="18"/>
                <w:szCs w:val="18"/>
              </w:rPr>
              <w:t>流水号</w:t>
            </w:r>
            <w:r>
              <w:rPr>
                <w:rFonts w:ascii="Verdana" w:eastAsia="宋体" w:hAnsi="Verdana" w:cs="Verdana"/>
                <w:sz w:val="18"/>
                <w:szCs w:val="18"/>
              </w:rPr>
              <w:t xml:space="preserve"> </w:t>
            </w:r>
          </w:p>
        </w:tc>
      </w:tr>
      <w:tr w:rsidR="000D7A2B">
        <w:trPr>
          <w:cantSplit/>
        </w:trPr>
        <w:tc>
          <w:tcPr>
            <w:tcW w:w="1739"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product 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745"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6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SKU code in master product data</w:t>
            </w:r>
          </w:p>
          <w:p w:rsidR="000D7A2B" w:rsidRDefault="000D7A2B" w:rsidP="0039261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主数据内</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r w:rsidR="000D7A2B">
        <w:trPr>
          <w:cantSplit/>
        </w:trPr>
        <w:tc>
          <w:tcPr>
            <w:tcW w:w="1739"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745"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36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多少</w:t>
            </w:r>
          </w:p>
        </w:tc>
      </w:tr>
      <w:tr w:rsidR="000D7A2B">
        <w:trPr>
          <w:cantSplit/>
        </w:trPr>
        <w:tc>
          <w:tcPr>
            <w:tcW w:w="1739"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Price (including taxes)</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价格（包含税金）</w:t>
            </w:r>
          </w:p>
        </w:tc>
        <w:tc>
          <w:tcPr>
            <w:tcW w:w="1745"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bookmarkStart w:id="385" w:name="__DdeLink__9011_1749936381"/>
            <w:r>
              <w:rPr>
                <w:rFonts w:ascii="Verdana" w:hAnsi="Verdana" w:cs="Verdana"/>
                <w:sz w:val="18"/>
                <w:szCs w:val="18"/>
              </w:rPr>
              <w:t>N</w:t>
            </w:r>
            <w:bookmarkEnd w:id="385"/>
            <w:r>
              <w:rPr>
                <w:rFonts w:ascii="Verdana" w:hAnsi="Verdana" w:cs="Verdana"/>
                <w:sz w:val="18"/>
                <w:szCs w:val="18"/>
              </w:rPr>
              <w:t>umeric</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36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Price that the product sold.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商品卖出的价格</w:t>
            </w:r>
            <w:ins w:id="386" w:author="Unknown" w:date="2013-09-10T16:43:00Z">
              <w:r>
                <w:rPr>
                  <w:rFonts w:ascii="Verdana" w:eastAsia="宋体" w:hAnsi="Verdana" w:cs="宋体" w:hint="eastAsia"/>
                  <w:sz w:val="18"/>
                  <w:szCs w:val="18"/>
                </w:rPr>
                <w:t>（含税单价</w:t>
              </w:r>
            </w:ins>
            <w:ins w:id="387" w:author="Unknown" w:date="2013-09-18T15:53:00Z">
              <w:r>
                <w:rPr>
                  <w:rFonts w:ascii="Verdana" w:eastAsia="宋体" w:hAnsi="Verdana" w:cs="宋体" w:hint="eastAsia"/>
                  <w:sz w:val="18"/>
                  <w:szCs w:val="18"/>
                </w:rPr>
                <w:t>）</w:t>
              </w:r>
            </w:ins>
          </w:p>
        </w:tc>
      </w:tr>
      <w:tr w:rsidR="000D7A2B">
        <w:trPr>
          <w:cantSplit/>
        </w:trPr>
        <w:tc>
          <w:tcPr>
            <w:tcW w:w="1739"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tax_amount</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税金</w:t>
            </w:r>
            <w:r>
              <w:rPr>
                <w:rFonts w:ascii="Verdana" w:eastAsia="宋体" w:hAnsi="Verdana" w:cs="Verdana"/>
                <w:sz w:val="18"/>
                <w:szCs w:val="18"/>
              </w:rPr>
              <w:t>_</w:t>
            </w:r>
            <w:r>
              <w:rPr>
                <w:rFonts w:ascii="Verdana" w:eastAsia="宋体" w:hAnsi="Verdana" w:cs="宋体" w:hint="eastAsia"/>
                <w:sz w:val="18"/>
                <w:szCs w:val="18"/>
              </w:rPr>
              <w:t>额</w:t>
            </w:r>
          </w:p>
        </w:tc>
        <w:tc>
          <w:tcPr>
            <w:tcW w:w="1745"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数字</w:t>
            </w:r>
          </w:p>
        </w:tc>
        <w:tc>
          <w:tcPr>
            <w:tcW w:w="636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Actual xx% taxes applied to that product</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商品实际的百分比</w:t>
            </w:r>
            <w:ins w:id="388" w:author="Unknown" w:date="2013-09-09T13:50:00Z">
              <w:r>
                <w:rPr>
                  <w:rFonts w:ascii="Verdana" w:eastAsia="宋体" w:hAnsi="Verdana" w:cs="宋体" w:hint="eastAsia"/>
                  <w:sz w:val="18"/>
                  <w:szCs w:val="18"/>
                </w:rPr>
                <w:t>（需单独计算）</w:t>
              </w:r>
            </w:ins>
          </w:p>
        </w:tc>
      </w:tr>
      <w:tr w:rsidR="000D7A2B">
        <w:trPr>
          <w:cantSplit/>
        </w:trPr>
        <w:tc>
          <w:tcPr>
            <w:tcW w:w="1739"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Price_type</w:t>
            </w:r>
          </w:p>
          <w:p w:rsidR="000D7A2B" w:rsidRDefault="000D7A2B" w:rsidP="001B3F26">
            <w:pPr>
              <w:pStyle w:val="TableContents"/>
              <w:suppressLineNumbers w:val="0"/>
              <w:suppressAutoHyphens w:val="0"/>
              <w:spacing w:line="276" w:lineRule="auto"/>
              <w:rPr>
                <w:ins w:id="389" w:author="Unknown" w:date="2013-09-19T15:54:00Z"/>
                <w:rFonts w:ascii="Verdana" w:eastAsia="宋体" w:hAnsi="Verdana" w:cs="Times New Roman"/>
                <w:sz w:val="18"/>
                <w:szCs w:val="18"/>
              </w:rPr>
            </w:pPr>
            <w:r>
              <w:rPr>
                <w:rFonts w:ascii="Verdana" w:eastAsia="宋体" w:hAnsi="Verdana" w:cs="宋体" w:hint="eastAsia"/>
                <w:sz w:val="18"/>
                <w:szCs w:val="18"/>
              </w:rPr>
              <w:t>价格</w:t>
            </w:r>
            <w:r>
              <w:rPr>
                <w:rFonts w:ascii="Verdana" w:eastAsia="宋体" w:hAnsi="Verdana" w:cs="Verdana"/>
                <w:sz w:val="18"/>
                <w:szCs w:val="18"/>
              </w:rPr>
              <w:t>_</w:t>
            </w:r>
            <w:r>
              <w:rPr>
                <w:rFonts w:ascii="Verdana" w:eastAsia="宋体" w:hAnsi="Verdana" w:cs="宋体" w:hint="eastAsia"/>
                <w:sz w:val="18"/>
                <w:szCs w:val="18"/>
              </w:rPr>
              <w:t>类型</w:t>
            </w:r>
          </w:p>
          <w:p w:rsidR="000D7A2B" w:rsidRDefault="000D7A2B" w:rsidP="001B3F26">
            <w:pPr>
              <w:pStyle w:val="TableContents"/>
              <w:numPr>
                <w:ins w:id="390" w:author="Unknown" w:date="2013-09-19T15:54:00Z"/>
              </w:numPr>
              <w:suppressLineNumbers w:val="0"/>
              <w:suppressAutoHyphens w:val="0"/>
              <w:spacing w:line="276" w:lineRule="auto"/>
              <w:rPr>
                <w:rFonts w:eastAsia="宋体" w:cs="Times New Roman"/>
              </w:rPr>
            </w:pPr>
            <w:ins w:id="391" w:author="Unknown" w:date="2013-09-19T15:54:00Z">
              <w:r>
                <w:rPr>
                  <w:rFonts w:ascii="Verdana" w:eastAsia="宋体" w:hAnsi="Verdana" w:cs="Verdana"/>
                  <w:sz w:val="18"/>
                  <w:szCs w:val="18"/>
                </w:rPr>
                <w:t>Promotion_ type</w:t>
              </w:r>
            </w:ins>
          </w:p>
        </w:tc>
        <w:tc>
          <w:tcPr>
            <w:tcW w:w="1745"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字母数字</w:t>
            </w:r>
          </w:p>
        </w:tc>
        <w:tc>
          <w:tcPr>
            <w:tcW w:w="636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Type of price applied; normal price, markdown price, promotional price, coupon.</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价格应用类型；正常价格，折价销售，促销价格，优惠</w:t>
            </w:r>
            <w:proofErr w:type="gramStart"/>
            <w:r>
              <w:rPr>
                <w:rFonts w:ascii="Verdana" w:eastAsia="宋体" w:hAnsi="Verdana" w:cs="宋体" w:hint="eastAsia"/>
                <w:sz w:val="18"/>
                <w:szCs w:val="18"/>
              </w:rPr>
              <w:t>劵</w:t>
            </w:r>
            <w:proofErr w:type="gramEnd"/>
            <w:ins w:id="392" w:author="Unknown" w:date="2013-09-09T13:51:00Z">
              <w:r>
                <w:rPr>
                  <w:rFonts w:ascii="Verdana" w:eastAsia="宋体" w:hAnsi="Verdana" w:cs="宋体" w:hint="eastAsia"/>
                  <w:sz w:val="18"/>
                  <w:szCs w:val="18"/>
                </w:rPr>
                <w:t>（促销类型）</w:t>
              </w:r>
            </w:ins>
            <w:ins w:id="393" w:author="Unknown" w:date="2013-10-10T11:19:00Z">
              <w:r>
                <w:rPr>
                  <w:rFonts w:ascii="Verdana" w:eastAsia="宋体" w:hAnsi="Verdana" w:cs="Verdana"/>
                  <w:sz w:val="18"/>
                  <w:szCs w:val="18"/>
                </w:rPr>
                <w:t>need to confirm</w:t>
              </w:r>
            </w:ins>
            <w:ins w:id="394" w:author="Unknown" w:date="2013-10-10T11:21:00Z">
              <w:r>
                <w:rPr>
                  <w:rFonts w:ascii="Verdana" w:eastAsia="宋体" w:hAnsi="Verdana" w:cs="Verdana"/>
                  <w:sz w:val="18"/>
                  <w:szCs w:val="18"/>
                </w:rPr>
                <w:t xml:space="preserve"> 3 + 1</w:t>
              </w:r>
            </w:ins>
          </w:p>
        </w:tc>
      </w:tr>
      <w:tr w:rsidR="000D7A2B">
        <w:trPr>
          <w:cantSplit/>
        </w:trPr>
        <w:tc>
          <w:tcPr>
            <w:tcW w:w="1739"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promotion_id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促销</w:t>
            </w:r>
            <w:r>
              <w:rPr>
                <w:rFonts w:ascii="Verdana" w:eastAsia="宋体" w:hAnsi="Verdana" w:cs="Verdana"/>
                <w:sz w:val="18"/>
                <w:szCs w:val="18"/>
              </w:rPr>
              <w:t>_id</w:t>
            </w:r>
          </w:p>
        </w:tc>
        <w:tc>
          <w:tcPr>
            <w:tcW w:w="1745"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6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promotion master data. If the product has not an associated promotion value will be NULL.</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此标识符必须与促销</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进行关联。如果商品没有与一个促销相关联，那么值将为无效的</w:t>
            </w:r>
          </w:p>
        </w:tc>
      </w:tr>
      <w:tr w:rsidR="000D7A2B">
        <w:trPr>
          <w:cantSplit/>
        </w:trPr>
        <w:tc>
          <w:tcPr>
            <w:tcW w:w="1739"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745"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6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supplier id from the master supplier data</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此标识符必须与供应商</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中的供应商</w:t>
            </w:r>
            <w:r>
              <w:rPr>
                <w:rFonts w:ascii="Verdana" w:eastAsia="宋体" w:hAnsi="Verdana" w:cs="Verdana"/>
                <w:sz w:val="18"/>
                <w:szCs w:val="18"/>
              </w:rPr>
              <w:t>id</w:t>
            </w:r>
            <w:r>
              <w:rPr>
                <w:rFonts w:ascii="Verdana" w:eastAsia="宋体" w:hAnsi="Verdana" w:cs="宋体" w:hint="eastAsia"/>
                <w:sz w:val="18"/>
                <w:szCs w:val="18"/>
              </w:rPr>
              <w:t>进行关联</w:t>
            </w:r>
            <w:ins w:id="395" w:author="Unknown" w:date="2013-09-09T13:51:00Z">
              <w:r>
                <w:rPr>
                  <w:rFonts w:ascii="Verdana" w:eastAsia="宋体" w:hAnsi="Verdana" w:cs="宋体" w:hint="eastAsia"/>
                  <w:sz w:val="18"/>
                  <w:szCs w:val="18"/>
                </w:rPr>
                <w:t>（目前无供应商，只能关联取主供应商）</w:t>
              </w:r>
            </w:ins>
            <w:ins w:id="396" w:author="Unknown" w:date="2013-09-19T15:54:00Z">
              <w:r>
                <w:rPr>
                  <w:rFonts w:ascii="Verdana" w:eastAsia="宋体" w:hAnsi="Verdana" w:cs="Verdana"/>
                  <w:sz w:val="18"/>
                  <w:szCs w:val="18"/>
                </w:rPr>
                <w:t>pick primary supplier here</w:t>
              </w:r>
            </w:ins>
          </w:p>
        </w:tc>
      </w:tr>
      <w:tr w:rsidR="000D7A2B">
        <w:trPr>
          <w:cantSplit/>
        </w:trPr>
        <w:tc>
          <w:tcPr>
            <w:tcW w:w="1739" w:type="dxa"/>
            <w:shd w:val="clear" w:color="auto" w:fill="FFFFFF"/>
            <w:tcMar>
              <w:top w:w="0" w:type="dxa"/>
              <w:left w:w="108" w:type="dxa"/>
              <w:bottom w:w="0" w:type="dxa"/>
              <w:right w:w="108" w:type="dxa"/>
            </w:tcMar>
          </w:tcPr>
          <w:p w:rsidR="000D7A2B" w:rsidRDefault="000D7A2B" w:rsidP="0074641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promotion_page_type_id</w:t>
            </w:r>
          </w:p>
          <w:p w:rsidR="000D7A2B" w:rsidRDefault="000D7A2B" w:rsidP="00701392">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促销</w:t>
            </w:r>
            <w:r>
              <w:rPr>
                <w:rFonts w:ascii="Verdana" w:eastAsia="宋体" w:hAnsi="Verdana" w:cs="Verdana"/>
                <w:sz w:val="18"/>
                <w:szCs w:val="18"/>
              </w:rPr>
              <w:t>_</w:t>
            </w:r>
            <w:r>
              <w:rPr>
                <w:rFonts w:ascii="Verdana" w:eastAsia="宋体" w:hAnsi="Verdana" w:cs="宋体" w:hint="eastAsia"/>
                <w:sz w:val="18"/>
                <w:szCs w:val="18"/>
              </w:rPr>
              <w:t>版面</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_id</w:t>
            </w:r>
          </w:p>
        </w:tc>
        <w:tc>
          <w:tcPr>
            <w:tcW w:w="1745" w:type="dxa"/>
            <w:shd w:val="clear" w:color="auto" w:fill="FFFFFF"/>
            <w:tcMar>
              <w:top w:w="0" w:type="dxa"/>
              <w:left w:w="108" w:type="dxa"/>
              <w:bottom w:w="0" w:type="dxa"/>
              <w:right w:w="108" w:type="dxa"/>
            </w:tcMar>
          </w:tcPr>
          <w:p w:rsidR="000D7A2B" w:rsidRDefault="000D7A2B" w:rsidP="0074641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701392">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68" w:type="dxa"/>
            <w:shd w:val="clear" w:color="auto" w:fill="FFFFFF"/>
            <w:tcMar>
              <w:top w:w="0" w:type="dxa"/>
              <w:left w:w="108" w:type="dxa"/>
              <w:bottom w:w="0" w:type="dxa"/>
              <w:right w:w="108" w:type="dxa"/>
            </w:tcMar>
          </w:tcPr>
          <w:p w:rsidR="000D7A2B" w:rsidRDefault="000D7A2B" w:rsidP="00746410">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This identifier must be related with the promotion_page_type_id from the master promotion_page_type</w:t>
            </w:r>
          </w:p>
          <w:p w:rsidR="000D7A2B" w:rsidRDefault="000D7A2B" w:rsidP="00701392">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此标识符必须与</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促销</w:t>
            </w:r>
            <w:r>
              <w:rPr>
                <w:rFonts w:ascii="Verdana" w:eastAsia="宋体" w:hAnsi="Verdana" w:cs="Verdana"/>
                <w:sz w:val="18"/>
                <w:szCs w:val="18"/>
              </w:rPr>
              <w:t>_</w:t>
            </w:r>
            <w:r>
              <w:rPr>
                <w:rFonts w:ascii="Verdana" w:eastAsia="宋体" w:hAnsi="Verdana" w:cs="宋体" w:hint="eastAsia"/>
                <w:sz w:val="18"/>
                <w:szCs w:val="18"/>
              </w:rPr>
              <w:t>版面</w:t>
            </w:r>
            <w:r>
              <w:rPr>
                <w:rFonts w:ascii="Verdana" w:eastAsia="宋体" w:hAnsi="Verdana" w:cs="Verdana"/>
                <w:sz w:val="18"/>
                <w:szCs w:val="18"/>
              </w:rPr>
              <w:t>_</w:t>
            </w:r>
            <w:r>
              <w:rPr>
                <w:rFonts w:ascii="Verdana" w:eastAsia="宋体" w:hAnsi="Verdana" w:cs="宋体" w:hint="eastAsia"/>
                <w:sz w:val="18"/>
                <w:szCs w:val="18"/>
              </w:rPr>
              <w:t>类型中的促销</w:t>
            </w:r>
            <w:r>
              <w:rPr>
                <w:rFonts w:ascii="Verdana" w:eastAsia="宋体" w:hAnsi="Verdana" w:cs="Verdana"/>
                <w:sz w:val="18"/>
                <w:szCs w:val="18"/>
              </w:rPr>
              <w:t>_</w:t>
            </w:r>
            <w:r>
              <w:rPr>
                <w:rFonts w:ascii="Verdana" w:eastAsia="宋体" w:hAnsi="Verdana" w:cs="宋体" w:hint="eastAsia"/>
                <w:sz w:val="18"/>
                <w:szCs w:val="18"/>
              </w:rPr>
              <w:t>版面</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_id</w:t>
            </w:r>
            <w:r>
              <w:rPr>
                <w:rFonts w:ascii="Verdana" w:eastAsia="宋体" w:hAnsi="Verdana" w:cs="宋体" w:hint="eastAsia"/>
                <w:sz w:val="18"/>
                <w:szCs w:val="18"/>
              </w:rPr>
              <w:t>进行关联</w:t>
            </w:r>
            <w:ins w:id="397" w:author="Unknown" w:date="2013-09-09T13:52:00Z">
              <w:r>
                <w:rPr>
                  <w:rFonts w:ascii="Verdana" w:eastAsia="宋体" w:hAnsi="Verdana" w:cs="宋体" w:hint="eastAsia"/>
                  <w:sz w:val="18"/>
                  <w:szCs w:val="18"/>
                </w:rPr>
                <w:t>（无此信息</w:t>
              </w:r>
            </w:ins>
            <w:ins w:id="398" w:author="Unknown" w:date="2013-09-18T16:19:00Z">
              <w:r>
                <w:rPr>
                  <w:rFonts w:ascii="Verdana" w:eastAsia="宋体" w:hAnsi="Verdana" w:cs="宋体" w:hint="eastAsia"/>
                  <w:sz w:val="18"/>
                  <w:szCs w:val="18"/>
                </w:rPr>
                <w:t>，以</w:t>
              </w:r>
              <w:r>
                <w:rPr>
                  <w:rFonts w:ascii="Verdana" w:eastAsia="宋体" w:hAnsi="Verdana" w:cs="Verdana"/>
                  <w:sz w:val="18"/>
                  <w:szCs w:val="18"/>
                </w:rPr>
                <w:t>NULL</w:t>
              </w:r>
              <w:r>
                <w:rPr>
                  <w:rFonts w:ascii="Verdana" w:eastAsia="宋体" w:hAnsi="Verdana" w:cs="宋体" w:hint="eastAsia"/>
                  <w:sz w:val="18"/>
                  <w:szCs w:val="18"/>
                </w:rPr>
                <w:t>代替</w:t>
              </w:r>
            </w:ins>
            <w:ins w:id="399" w:author="Unknown" w:date="2013-09-09T13:52:00Z">
              <w:r>
                <w:rPr>
                  <w:rFonts w:ascii="Verdana" w:eastAsia="宋体" w:hAnsi="Verdana" w:cs="宋体" w:hint="eastAsia"/>
                  <w:sz w:val="18"/>
                  <w:szCs w:val="18"/>
                </w:rPr>
                <w:t>）</w:t>
              </w:r>
            </w:ins>
            <w:ins w:id="400" w:author="Unknown" w:date="2013-09-19T15:55:00Z">
              <w:r>
                <w:rPr>
                  <w:rFonts w:ascii="Verdana" w:eastAsia="宋体" w:hAnsi="Verdana" w:cs="Verdana"/>
                  <w:sz w:val="18"/>
                  <w:szCs w:val="18"/>
                </w:rPr>
                <w:t xml:space="preserve"> NULL</w:t>
              </w:r>
            </w:ins>
          </w:p>
        </w:tc>
      </w:tr>
      <w:tr w:rsidR="000D7A2B">
        <w:trPr>
          <w:cantSplit/>
        </w:trPr>
        <w:tc>
          <w:tcPr>
            <w:tcW w:w="1739" w:type="dxa"/>
            <w:shd w:val="clear" w:color="auto" w:fill="FFFFFF"/>
            <w:tcMar>
              <w:top w:w="0" w:type="dxa"/>
              <w:left w:w="108" w:type="dxa"/>
              <w:bottom w:w="0" w:type="dxa"/>
              <w:right w:w="108" w:type="dxa"/>
            </w:tcMar>
          </w:tcPr>
          <w:p w:rsidR="000D7A2B" w:rsidRDefault="000D7A2B" w:rsidP="00746410">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Sales_type_id</w:t>
            </w:r>
          </w:p>
          <w:p w:rsidR="000D7A2B" w:rsidRPr="002C3BB2"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销售</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_id</w:t>
            </w:r>
          </w:p>
        </w:tc>
        <w:tc>
          <w:tcPr>
            <w:tcW w:w="1745" w:type="dxa"/>
            <w:shd w:val="clear" w:color="auto" w:fill="FFFFFF"/>
            <w:tcMar>
              <w:top w:w="0" w:type="dxa"/>
              <w:left w:w="108" w:type="dxa"/>
              <w:bottom w:w="0" w:type="dxa"/>
              <w:right w:w="108" w:type="dxa"/>
            </w:tcMar>
          </w:tcPr>
          <w:p w:rsidR="000D7A2B" w:rsidRDefault="000D7A2B" w:rsidP="0074641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68" w:type="dxa"/>
            <w:shd w:val="clear" w:color="auto" w:fill="FFFFFF"/>
            <w:tcMar>
              <w:top w:w="0" w:type="dxa"/>
              <w:left w:w="108" w:type="dxa"/>
              <w:bottom w:w="0" w:type="dxa"/>
              <w:right w:w="108" w:type="dxa"/>
            </w:tcMar>
          </w:tcPr>
          <w:p w:rsidR="000D7A2B" w:rsidRDefault="000D7A2B" w:rsidP="00746410">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To define sales types, there are 3 types:</w:t>
            </w:r>
          </w:p>
          <w:p w:rsidR="000D7A2B" w:rsidRDefault="000D7A2B" w:rsidP="00746410">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1,normal sales</w:t>
            </w:r>
          </w:p>
          <w:p w:rsidR="000D7A2B" w:rsidRDefault="000D7A2B" w:rsidP="00746410">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2,commission sales (with no inventory)</w:t>
            </w:r>
          </w:p>
          <w:p w:rsidR="000D7A2B" w:rsidRDefault="000D7A2B" w:rsidP="00746410">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3,commission sales (with inventory), also known as semi-consignment sales</w:t>
            </w:r>
          </w:p>
          <w:p w:rsidR="000D7A2B" w:rsidRDefault="000D7A2B" w:rsidP="00746410">
            <w:pPr>
              <w:pStyle w:val="TableContents"/>
              <w:suppressLineNumbers w:val="0"/>
              <w:suppressAutoHyphens w:val="0"/>
              <w:spacing w:line="276" w:lineRule="auto"/>
              <w:rPr>
                <w:rFonts w:ascii="Verdana" w:eastAsia="宋体" w:hAnsi="Verdana" w:cs="Verdana"/>
                <w:sz w:val="18"/>
                <w:szCs w:val="18"/>
              </w:rPr>
            </w:pPr>
          </w:p>
          <w:p w:rsidR="000D7A2B" w:rsidRDefault="000D7A2B" w:rsidP="0074641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确认销售类型，共三种销售：</w:t>
            </w:r>
          </w:p>
          <w:p w:rsidR="000D7A2B" w:rsidRDefault="000D7A2B" w:rsidP="0074641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1</w:t>
            </w:r>
            <w:r>
              <w:rPr>
                <w:rFonts w:ascii="Verdana" w:eastAsia="宋体" w:hAnsi="Verdana" w:cs="宋体" w:hint="eastAsia"/>
                <w:sz w:val="18"/>
                <w:szCs w:val="18"/>
              </w:rPr>
              <w:t>，普通销售</w:t>
            </w:r>
            <w:r>
              <w:rPr>
                <w:rFonts w:ascii="Verdana" w:eastAsia="宋体" w:hAnsi="Verdana" w:cs="Verdana"/>
                <w:sz w:val="18"/>
                <w:szCs w:val="18"/>
              </w:rPr>
              <w:t xml:space="preserve"> – </w:t>
            </w:r>
            <w:r>
              <w:rPr>
                <w:rFonts w:ascii="Verdana" w:eastAsia="宋体" w:hAnsi="Verdana" w:cs="宋体" w:hint="eastAsia"/>
                <w:sz w:val="18"/>
                <w:szCs w:val="18"/>
              </w:rPr>
              <w:t>自营</w:t>
            </w:r>
          </w:p>
          <w:p w:rsidR="000D7A2B" w:rsidRDefault="000D7A2B" w:rsidP="0074641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2</w:t>
            </w:r>
            <w:r>
              <w:rPr>
                <w:rFonts w:ascii="Verdana" w:eastAsia="宋体" w:hAnsi="Verdana" w:cs="宋体" w:hint="eastAsia"/>
                <w:sz w:val="18"/>
                <w:szCs w:val="18"/>
              </w:rPr>
              <w:t>，代理销售</w:t>
            </w:r>
            <w:r>
              <w:rPr>
                <w:rFonts w:ascii="Verdana" w:eastAsia="宋体" w:hAnsi="Verdana" w:cs="Verdana"/>
                <w:sz w:val="18"/>
                <w:szCs w:val="18"/>
              </w:rPr>
              <w:t xml:space="preserve"> </w:t>
            </w:r>
            <w:r>
              <w:rPr>
                <w:rFonts w:ascii="Verdana" w:eastAsia="宋体" w:hAnsi="Verdana" w:cs="宋体" w:hint="eastAsia"/>
                <w:sz w:val="18"/>
                <w:szCs w:val="18"/>
              </w:rPr>
              <w:t>（不管库存）</w:t>
            </w:r>
          </w:p>
          <w:p w:rsidR="000D7A2B" w:rsidRPr="002C3BB2"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3</w:t>
            </w:r>
            <w:r>
              <w:rPr>
                <w:rFonts w:ascii="Verdana" w:eastAsia="宋体" w:hAnsi="Verdana" w:cs="宋体" w:hint="eastAsia"/>
                <w:sz w:val="18"/>
                <w:szCs w:val="18"/>
              </w:rPr>
              <w:t>，代理销售</w:t>
            </w:r>
            <w:r>
              <w:rPr>
                <w:rFonts w:ascii="Verdana" w:eastAsia="宋体" w:hAnsi="Verdana" w:cs="Verdana"/>
                <w:sz w:val="18"/>
                <w:szCs w:val="18"/>
              </w:rPr>
              <w:t xml:space="preserve"> </w:t>
            </w:r>
            <w:r>
              <w:rPr>
                <w:rFonts w:ascii="Verdana" w:eastAsia="宋体" w:hAnsi="Verdana" w:cs="宋体" w:hint="eastAsia"/>
                <w:sz w:val="18"/>
                <w:szCs w:val="18"/>
              </w:rPr>
              <w:t>（管库存）也称之为半联营销售</w:t>
            </w:r>
            <w:ins w:id="401" w:author="Unknown" w:date="2013-09-09T13:52:00Z">
              <w:r>
                <w:rPr>
                  <w:rFonts w:ascii="Verdana" w:eastAsia="宋体" w:hAnsi="Verdana" w:cs="宋体" w:hint="eastAsia"/>
                  <w:sz w:val="18"/>
                  <w:szCs w:val="18"/>
                </w:rPr>
                <w:t>（只能根据主供应商的经营类型来做区分，但在自营这一块并不一定准确，因为自营的销售是根据批次先进先出虚拟计算的，并非取主供应商的）</w:t>
              </w:r>
            </w:ins>
            <w:ins w:id="402" w:author="Unknown" w:date="2013-09-19T15:55:00Z">
              <w:r>
                <w:rPr>
                  <w:rFonts w:ascii="Verdana" w:eastAsia="宋体" w:hAnsi="Verdana" w:cs="Verdana"/>
                  <w:sz w:val="18"/>
                  <w:szCs w:val="18"/>
                </w:rPr>
                <w:t>can only do it based on the status of</w:t>
              </w:r>
            </w:ins>
            <w:ins w:id="403" w:author="Unknown" w:date="2013-09-19T15:56:00Z">
              <w:r>
                <w:rPr>
                  <w:rFonts w:ascii="Verdana" w:eastAsia="宋体" w:hAnsi="Verdana" w:cs="Verdana"/>
                  <w:sz w:val="18"/>
                  <w:szCs w:val="18"/>
                </w:rPr>
                <w:t xml:space="preserve"> the primary supplier,but it won</w:t>
              </w:r>
              <w:proofErr w:type="gramStart"/>
              <w:r>
                <w:rPr>
                  <w:rFonts w:ascii="Verdana" w:eastAsia="宋体" w:hAnsi="Verdana" w:cs="Verdana"/>
                  <w:sz w:val="18"/>
                  <w:szCs w:val="18"/>
                </w:rPr>
                <w:t>’</w:t>
              </w:r>
              <w:proofErr w:type="gramEnd"/>
              <w:r>
                <w:rPr>
                  <w:rFonts w:ascii="Verdana" w:eastAsia="宋体" w:hAnsi="Verdana" w:cs="Verdana"/>
                  <w:sz w:val="18"/>
                  <w:szCs w:val="18"/>
                </w:rPr>
                <w:t>t be 100% accurate for self support sales,because self support sales is calculated by come in firs</w:t>
              </w:r>
            </w:ins>
            <w:ins w:id="404" w:author="Unknown" w:date="2013-09-19T15:57:00Z">
              <w:r>
                <w:rPr>
                  <w:rFonts w:ascii="Verdana" w:eastAsia="宋体" w:hAnsi="Verdana" w:cs="Verdana"/>
                  <w:sz w:val="18"/>
                  <w:szCs w:val="18"/>
                </w:rPr>
                <w:t>t go out first rule,it</w:t>
              </w:r>
              <w:proofErr w:type="gramStart"/>
              <w:r>
                <w:rPr>
                  <w:rFonts w:ascii="Verdana" w:eastAsia="宋体" w:hAnsi="Verdana" w:cs="Verdana"/>
                  <w:sz w:val="18"/>
                  <w:szCs w:val="18"/>
                </w:rPr>
                <w:t>’</w:t>
              </w:r>
              <w:proofErr w:type="gramEnd"/>
              <w:r>
                <w:rPr>
                  <w:rFonts w:ascii="Verdana" w:eastAsia="宋体" w:hAnsi="Verdana" w:cs="Verdana"/>
                  <w:sz w:val="18"/>
                  <w:szCs w:val="18"/>
                </w:rPr>
                <w:t>s not by primary supplier</w:t>
              </w:r>
            </w:ins>
          </w:p>
        </w:tc>
      </w:tr>
    </w:tbl>
    <w:p w:rsidR="000D7A2B" w:rsidRPr="00C90C5C" w:rsidRDefault="000D7A2B" w:rsidP="008F60E4">
      <w:pPr>
        <w:pStyle w:val="1"/>
        <w:spacing w:before="0" w:after="0"/>
        <w:rPr>
          <w:rFonts w:cs="Times New Roman"/>
        </w:rPr>
      </w:pPr>
      <w:bookmarkStart w:id="405" w:name="__DdeLink__9012_17499363811"/>
      <w:bookmarkStart w:id="406" w:name="__DdeLink__9013_17499363811"/>
    </w:p>
    <w:p w:rsidR="000D7A2B" w:rsidRPr="0013407E" w:rsidRDefault="000D7A2B" w:rsidP="0013407E">
      <w:pPr>
        <w:pStyle w:val="Textbody"/>
        <w:rPr>
          <w:rFonts w:cs="Times New Roman"/>
        </w:rPr>
      </w:pPr>
    </w:p>
    <w:p w:rsidR="000D7A2B" w:rsidRPr="00CE7C7C"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407" w:name="_Toc237064912"/>
      <w:bookmarkStart w:id="408" w:name="_Toc238874641"/>
      <w:bookmarkStart w:id="409" w:name="_Toc369255743"/>
      <w:r w:rsidRPr="00CE7C7C">
        <w:rPr>
          <w:rFonts w:ascii="Litera Serial" w:hAnsi="Litera Serial" w:cs="Litera Serial"/>
          <w:b w:val="0"/>
          <w:bCs w:val="0"/>
          <w:caps/>
          <w:color w:val="808080"/>
          <w:sz w:val="24"/>
          <w:szCs w:val="24"/>
        </w:rPr>
        <w:t>TXN_</w:t>
      </w:r>
      <w:r>
        <w:rPr>
          <w:rFonts w:ascii="Litera Serial" w:hAnsi="Litera Serial" w:cs="Litera Serial"/>
          <w:b w:val="0"/>
          <w:bCs w:val="0"/>
          <w:caps/>
          <w:color w:val="808080"/>
          <w:sz w:val="24"/>
          <w:szCs w:val="24"/>
        </w:rPr>
        <w:t>promotional_</w:t>
      </w:r>
      <w:r w:rsidRPr="00CE7C7C">
        <w:rPr>
          <w:rFonts w:ascii="Litera Serial" w:hAnsi="Litera Serial" w:cs="Litera Serial"/>
          <w:b w:val="0"/>
          <w:bCs w:val="0"/>
          <w:caps/>
          <w:color w:val="808080"/>
          <w:sz w:val="24"/>
          <w:szCs w:val="24"/>
        </w:rPr>
        <w:t>sales</w:t>
      </w:r>
      <w:r>
        <w:rPr>
          <w:rFonts w:ascii="Litera Serial" w:hAnsi="Litera Serial" w:cs="Litera Serial"/>
          <w:b w:val="0"/>
          <w:bCs w:val="0"/>
          <w:caps/>
          <w:color w:val="808080"/>
          <w:sz w:val="24"/>
          <w:szCs w:val="24"/>
        </w:rPr>
        <w:t>_UNIT</w:t>
      </w:r>
      <w:r w:rsidRPr="00CE7C7C">
        <w:rPr>
          <w:rFonts w:ascii="Litera Serial" w:hAnsi="Litera Serial" w:cs="Litera Serial"/>
          <w:b w:val="0"/>
          <w:bCs w:val="0"/>
          <w:caps/>
          <w:color w:val="808080"/>
          <w:sz w:val="24"/>
          <w:szCs w:val="24"/>
        </w:rPr>
        <w:t>_</w:t>
      </w:r>
      <w:r>
        <w:rPr>
          <w:rFonts w:ascii="Litera Serial" w:hAnsi="Litera Serial" w:cs="Litera Serial"/>
          <w:b w:val="0"/>
          <w:bCs w:val="0"/>
          <w:caps/>
          <w:color w:val="808080"/>
          <w:sz w:val="24"/>
          <w:szCs w:val="24"/>
        </w:rPr>
        <w:t>forecast_</w:t>
      </w:r>
      <w:r w:rsidRPr="00CE7C7C">
        <w:rPr>
          <w:rFonts w:ascii="Litera Serial" w:hAnsi="Litera Serial" w:cs="Litera Serial"/>
          <w:b w:val="0"/>
          <w:bCs w:val="0"/>
          <w:caps/>
          <w:color w:val="808080"/>
          <w:sz w:val="24"/>
          <w:szCs w:val="24"/>
        </w:rPr>
        <w:t xml:space="preserve">detail </w:t>
      </w:r>
      <w:r w:rsidRPr="00D2397C">
        <w:rPr>
          <w:rFonts w:ascii="Litera Serial" w:hAnsi="Litera Serial" w:cs="宋体" w:hint="eastAsia"/>
          <w:b w:val="0"/>
          <w:bCs w:val="0"/>
          <w:caps/>
          <w:color w:val="808080"/>
          <w:sz w:val="24"/>
          <w:szCs w:val="24"/>
        </w:rPr>
        <w:t>交易型</w:t>
      </w:r>
      <w:r w:rsidRPr="00CE7C7C">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促销</w:t>
      </w:r>
      <w:r>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销售</w:t>
      </w:r>
      <w:r>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单位</w:t>
      </w:r>
      <w:r w:rsidRPr="00CE7C7C">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预测</w:t>
      </w:r>
      <w:r>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细节</w:t>
      </w:r>
      <w:bookmarkEnd w:id="407"/>
      <w:bookmarkEnd w:id="408"/>
      <w:bookmarkEnd w:id="409"/>
    </w:p>
    <w:p w:rsidR="000D7A2B" w:rsidRPr="00CE7C7C" w:rsidRDefault="000D7A2B" w:rsidP="00FD73B7">
      <w:pPr>
        <w:rPr>
          <w:rFonts w:ascii="Verdana" w:hAnsi="Verdana" w:cs="Verdana"/>
          <w:sz w:val="20"/>
          <w:szCs w:val="20"/>
        </w:rPr>
      </w:pPr>
      <w:r w:rsidRPr="00CE7C7C">
        <w:rPr>
          <w:rFonts w:ascii="Verdana" w:hAnsi="Verdana" w:cs="Verdana"/>
          <w:sz w:val="20"/>
          <w:szCs w:val="20"/>
        </w:rPr>
        <w:t xml:space="preserve">This </w:t>
      </w:r>
      <w:r>
        <w:rPr>
          <w:rFonts w:ascii="Verdana" w:hAnsi="Verdana" w:cs="Verdana"/>
          <w:sz w:val="20"/>
          <w:szCs w:val="20"/>
        </w:rPr>
        <w:t>data is the unit sales forecast for any</w:t>
      </w:r>
      <w:r>
        <w:rPr>
          <w:rFonts w:ascii="Verdana" w:eastAsia="宋体" w:hAnsi="Verdana" w:cs="Verdana"/>
          <w:sz w:val="20"/>
          <w:szCs w:val="20"/>
        </w:rPr>
        <w:t xml:space="preserve"> </w:t>
      </w:r>
      <w:r>
        <w:rPr>
          <w:rFonts w:ascii="Verdana" w:hAnsi="Verdana" w:cs="Verdana"/>
          <w:sz w:val="20"/>
          <w:szCs w:val="20"/>
        </w:rPr>
        <w:t>promotional program</w:t>
      </w:r>
      <w:r w:rsidRPr="00CE7C7C">
        <w:rPr>
          <w:rFonts w:ascii="Verdana" w:hAnsi="Verdana" w:cs="Verdana"/>
          <w:sz w:val="20"/>
          <w:szCs w:val="20"/>
        </w:rPr>
        <w:t xml:space="preserve">. </w:t>
      </w:r>
    </w:p>
    <w:p w:rsidR="000D7A2B" w:rsidRDefault="000D7A2B" w:rsidP="00FD73B7">
      <w:pPr>
        <w:rPr>
          <w:ins w:id="410" w:author="Unknown" w:date="2013-09-18T16:19:00Z"/>
          <w:rFonts w:ascii="Verdana" w:eastAsia="宋体" w:hAnsi="Verdana" w:cs="Times New Roman"/>
          <w:sz w:val="20"/>
          <w:szCs w:val="20"/>
        </w:rPr>
      </w:pPr>
      <w:r>
        <w:rPr>
          <w:rFonts w:ascii="Verdana" w:eastAsia="宋体" w:hAnsi="Verdana" w:cs="宋体" w:hint="eastAsia"/>
          <w:sz w:val="20"/>
          <w:szCs w:val="20"/>
        </w:rPr>
        <w:t>此数据是任何促销计划的单位销售预测</w:t>
      </w:r>
      <w:r w:rsidRPr="00CE7C7C">
        <w:rPr>
          <w:rFonts w:ascii="Verdana" w:eastAsia="宋体" w:hAnsi="Verdana" w:cs="宋体" w:hint="eastAsia"/>
          <w:sz w:val="20"/>
          <w:szCs w:val="20"/>
        </w:rPr>
        <w:t>。</w:t>
      </w:r>
    </w:p>
    <w:p w:rsidR="000D7A2B" w:rsidRDefault="000D7A2B" w:rsidP="00FD73B7">
      <w:pPr>
        <w:rPr>
          <w:rFonts w:ascii="Verdana" w:eastAsia="宋体" w:hAnsi="Verdana" w:cs="Times New Roman"/>
          <w:sz w:val="20"/>
          <w:szCs w:val="20"/>
        </w:rPr>
      </w:pPr>
      <w:ins w:id="411" w:author="Unknown" w:date="2013-09-09T13:54:00Z">
        <w:r>
          <w:rPr>
            <w:rFonts w:ascii="Verdana" w:eastAsia="宋体" w:hAnsi="Verdana" w:cs="宋体" w:hint="eastAsia"/>
            <w:sz w:val="20"/>
            <w:szCs w:val="20"/>
          </w:rPr>
          <w:t>（无此项数据，没有促销预测数据</w:t>
        </w:r>
      </w:ins>
      <w:ins w:id="412" w:author="Unknown" w:date="2013-09-09T13:55:00Z">
        <w:r>
          <w:rPr>
            <w:rFonts w:ascii="Verdana" w:eastAsia="宋体" w:hAnsi="Verdana" w:cs="宋体" w:hint="eastAsia"/>
            <w:sz w:val="20"/>
            <w:szCs w:val="20"/>
          </w:rPr>
          <w:t>，</w:t>
        </w:r>
      </w:ins>
      <w:ins w:id="413" w:author="Unknown" w:date="2013-09-18T16:19:00Z">
        <w:r>
          <w:rPr>
            <w:rFonts w:ascii="Verdana" w:eastAsia="宋体" w:hAnsi="Verdana" w:cs="宋体" w:hint="eastAsia"/>
            <w:sz w:val="20"/>
            <w:szCs w:val="20"/>
          </w:rPr>
          <w:t>以</w:t>
        </w:r>
        <w:r>
          <w:rPr>
            <w:rFonts w:ascii="Verdana" w:eastAsia="宋体" w:hAnsi="Verdana" w:cs="Verdana"/>
            <w:sz w:val="20"/>
            <w:szCs w:val="20"/>
          </w:rPr>
          <w:t>NULL</w:t>
        </w:r>
        <w:r>
          <w:rPr>
            <w:rFonts w:ascii="Verdana" w:eastAsia="宋体" w:hAnsi="Verdana" w:cs="宋体" w:hint="eastAsia"/>
            <w:sz w:val="20"/>
            <w:szCs w:val="20"/>
          </w:rPr>
          <w:t>代替</w:t>
        </w:r>
      </w:ins>
      <w:ins w:id="414" w:author="Unknown" w:date="2013-09-09T13:54:00Z">
        <w:r>
          <w:rPr>
            <w:rFonts w:ascii="Verdana" w:eastAsia="宋体" w:hAnsi="Verdana" w:cs="宋体" w:hint="eastAsia"/>
            <w:sz w:val="20"/>
            <w:szCs w:val="20"/>
          </w:rPr>
          <w:t>）</w:t>
        </w:r>
      </w:ins>
    </w:p>
    <w:p w:rsidR="000D7A2B" w:rsidRPr="00313140" w:rsidRDefault="000D7A2B" w:rsidP="00FD73B7">
      <w:pPr>
        <w:rPr>
          <w:rFonts w:eastAsia="宋体" w:cs="Times New Roman"/>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739"/>
        <w:gridCol w:w="1745"/>
        <w:gridCol w:w="6368"/>
      </w:tblGrid>
      <w:tr w:rsidR="000D7A2B">
        <w:trPr>
          <w:tblHeader/>
        </w:trPr>
        <w:tc>
          <w:tcPr>
            <w:tcW w:w="1739" w:type="dxa"/>
            <w:shd w:val="clear" w:color="auto" w:fill="E6E6E6"/>
            <w:tcMar>
              <w:top w:w="0" w:type="dxa"/>
              <w:left w:w="108" w:type="dxa"/>
              <w:bottom w:w="0" w:type="dxa"/>
              <w:right w:w="108" w:type="dxa"/>
            </w:tcMar>
          </w:tcPr>
          <w:p w:rsidR="000D7A2B" w:rsidRDefault="000D7A2B" w:rsidP="00FD73B7">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45" w:type="dxa"/>
            <w:shd w:val="clear" w:color="auto" w:fill="E6E6E6"/>
            <w:tcMar>
              <w:top w:w="0" w:type="dxa"/>
              <w:left w:w="108" w:type="dxa"/>
              <w:bottom w:w="0" w:type="dxa"/>
              <w:right w:w="108" w:type="dxa"/>
            </w:tcMar>
          </w:tcPr>
          <w:p w:rsidR="000D7A2B" w:rsidRDefault="000D7A2B" w:rsidP="00FD73B7">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368" w:type="dxa"/>
            <w:shd w:val="clear" w:color="auto" w:fill="E6E6E6"/>
            <w:tcMar>
              <w:top w:w="0" w:type="dxa"/>
              <w:left w:w="108" w:type="dxa"/>
              <w:bottom w:w="0" w:type="dxa"/>
              <w:right w:w="108" w:type="dxa"/>
            </w:tcMar>
          </w:tcPr>
          <w:p w:rsidR="000D7A2B" w:rsidRDefault="000D7A2B" w:rsidP="00FD73B7">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1739" w:type="dxa"/>
            <w:shd w:val="clear" w:color="auto" w:fill="FFFFFF"/>
            <w:tcMar>
              <w:top w:w="0" w:type="dxa"/>
              <w:left w:w="108" w:type="dxa"/>
              <w:bottom w:w="0" w:type="dxa"/>
              <w:right w:w="108" w:type="dxa"/>
            </w:tcMar>
          </w:tcPr>
          <w:p w:rsidR="000D7A2B" w:rsidRDefault="000D7A2B" w:rsidP="00E57DE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promotion_id</w:t>
            </w:r>
          </w:p>
          <w:p w:rsidR="000D7A2B" w:rsidRDefault="000D7A2B" w:rsidP="00392615">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促销</w:t>
            </w:r>
            <w:r>
              <w:rPr>
                <w:rFonts w:ascii="Verdana" w:eastAsia="宋体" w:hAnsi="Verdana" w:cs="Verdana"/>
                <w:sz w:val="18"/>
                <w:szCs w:val="18"/>
              </w:rPr>
              <w:t>_id</w:t>
            </w:r>
          </w:p>
        </w:tc>
        <w:tc>
          <w:tcPr>
            <w:tcW w:w="1745" w:type="dxa"/>
            <w:shd w:val="clear" w:color="auto" w:fill="FFFFFF"/>
            <w:tcMar>
              <w:top w:w="0" w:type="dxa"/>
              <w:left w:w="108" w:type="dxa"/>
              <w:bottom w:w="0" w:type="dxa"/>
              <w:right w:w="108" w:type="dxa"/>
            </w:tcMar>
          </w:tcPr>
          <w:p w:rsidR="000D7A2B" w:rsidRDefault="000D7A2B" w:rsidP="00E57DE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FD73B7">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68" w:type="dxa"/>
            <w:shd w:val="clear" w:color="auto" w:fill="FFFFFF"/>
            <w:tcMar>
              <w:top w:w="0" w:type="dxa"/>
              <w:left w:w="108" w:type="dxa"/>
              <w:bottom w:w="0" w:type="dxa"/>
              <w:right w:w="108" w:type="dxa"/>
            </w:tcMar>
          </w:tcPr>
          <w:p w:rsidR="000D7A2B" w:rsidRDefault="000D7A2B" w:rsidP="00E57DE6">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 xml:space="preserve">This identifier must be related with the promotion_id master data. </w:t>
            </w:r>
          </w:p>
          <w:p w:rsidR="000D7A2B" w:rsidRPr="002C3BB2" w:rsidRDefault="000D7A2B" w:rsidP="00E57DE6">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此标识符必须与促销</w:t>
            </w:r>
            <w:r>
              <w:rPr>
                <w:rFonts w:ascii="Verdana" w:eastAsia="宋体" w:hAnsi="Verdana" w:cs="Verdana"/>
                <w:sz w:val="18"/>
                <w:szCs w:val="18"/>
              </w:rPr>
              <w:t>_id</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进行关联</w:t>
            </w:r>
          </w:p>
          <w:p w:rsidR="000D7A2B" w:rsidRDefault="000D7A2B" w:rsidP="00FD73B7">
            <w:pPr>
              <w:pStyle w:val="TableContents"/>
              <w:suppressLineNumbers w:val="0"/>
              <w:suppressAutoHyphens w:val="0"/>
              <w:spacing w:line="276" w:lineRule="auto"/>
              <w:rPr>
                <w:rFonts w:ascii="Verdana" w:hAnsi="Verdana" w:cs="Verdana"/>
                <w:sz w:val="18"/>
                <w:szCs w:val="18"/>
              </w:rPr>
            </w:pPr>
          </w:p>
        </w:tc>
      </w:tr>
      <w:tr w:rsidR="000D7A2B">
        <w:tc>
          <w:tcPr>
            <w:tcW w:w="1739"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eastAsia="宋体" w:hAnsi="Verdana" w:cs="Times New Roman"/>
                <w:sz w:val="18"/>
                <w:szCs w:val="18"/>
              </w:rPr>
            </w:pPr>
            <w:r w:rsidRPr="00917720">
              <w:rPr>
                <w:rFonts w:ascii="Verdana" w:eastAsia="宋体" w:hAnsi="Verdana" w:cs="Verdana"/>
                <w:sz w:val="18"/>
                <w:szCs w:val="18"/>
              </w:rPr>
              <w:t>Start_date</w:t>
            </w:r>
          </w:p>
          <w:p w:rsidR="000D7A2B" w:rsidRDefault="000D7A2B" w:rsidP="00FD73B7">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开始</w:t>
            </w:r>
            <w:r>
              <w:rPr>
                <w:rFonts w:ascii="Verdana" w:eastAsia="宋体" w:hAnsi="Verdana" w:cs="Verdana"/>
                <w:sz w:val="18"/>
                <w:szCs w:val="18"/>
              </w:rPr>
              <w:t>_</w:t>
            </w:r>
            <w:r>
              <w:rPr>
                <w:rFonts w:ascii="Verdana" w:eastAsia="宋体" w:hAnsi="Verdana" w:cs="宋体" w:hint="eastAsia"/>
                <w:sz w:val="18"/>
                <w:szCs w:val="18"/>
              </w:rPr>
              <w:t>日期</w:t>
            </w:r>
          </w:p>
        </w:tc>
        <w:tc>
          <w:tcPr>
            <w:tcW w:w="1745" w:type="dxa"/>
            <w:shd w:val="clear" w:color="auto" w:fill="FFFFFF"/>
            <w:tcMar>
              <w:top w:w="0" w:type="dxa"/>
              <w:left w:w="108" w:type="dxa"/>
              <w:bottom w:w="0" w:type="dxa"/>
              <w:right w:w="108" w:type="dxa"/>
            </w:tcMar>
          </w:tcPr>
          <w:p w:rsidR="000D7A2B" w:rsidRDefault="000D7A2B" w:rsidP="0091772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91772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日期</w:t>
            </w:r>
          </w:p>
        </w:tc>
        <w:tc>
          <w:tcPr>
            <w:tcW w:w="6368"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hAnsi="Verdana" w:cs="Verdana"/>
                <w:sz w:val="18"/>
                <w:szCs w:val="18"/>
              </w:rPr>
            </w:pPr>
          </w:p>
        </w:tc>
      </w:tr>
      <w:tr w:rsidR="000D7A2B">
        <w:tc>
          <w:tcPr>
            <w:tcW w:w="1739"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End_date</w:t>
            </w:r>
          </w:p>
          <w:p w:rsidR="000D7A2B" w:rsidRPr="00917720" w:rsidRDefault="000D7A2B" w:rsidP="00FD73B7">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结束</w:t>
            </w:r>
            <w:r>
              <w:rPr>
                <w:rFonts w:ascii="Verdana" w:eastAsia="宋体" w:hAnsi="Verdana" w:cs="Verdana"/>
                <w:sz w:val="18"/>
                <w:szCs w:val="18"/>
              </w:rPr>
              <w:t>_</w:t>
            </w:r>
            <w:r>
              <w:rPr>
                <w:rFonts w:ascii="Verdana" w:eastAsia="宋体" w:hAnsi="Verdana" w:cs="宋体" w:hint="eastAsia"/>
                <w:sz w:val="18"/>
                <w:szCs w:val="18"/>
              </w:rPr>
              <w:t>日期</w:t>
            </w:r>
          </w:p>
        </w:tc>
        <w:tc>
          <w:tcPr>
            <w:tcW w:w="1745" w:type="dxa"/>
            <w:shd w:val="clear" w:color="auto" w:fill="FFFFFF"/>
            <w:tcMar>
              <w:top w:w="0" w:type="dxa"/>
              <w:left w:w="108" w:type="dxa"/>
              <w:bottom w:w="0" w:type="dxa"/>
              <w:right w:w="108" w:type="dxa"/>
            </w:tcMar>
          </w:tcPr>
          <w:p w:rsidR="000D7A2B" w:rsidRDefault="000D7A2B" w:rsidP="0091772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91772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日期</w:t>
            </w:r>
          </w:p>
        </w:tc>
        <w:tc>
          <w:tcPr>
            <w:tcW w:w="6368"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hAnsi="Verdana" w:cs="Verdana"/>
                <w:sz w:val="18"/>
                <w:szCs w:val="18"/>
              </w:rPr>
            </w:pPr>
          </w:p>
        </w:tc>
      </w:tr>
      <w:tr w:rsidR="000D7A2B">
        <w:tc>
          <w:tcPr>
            <w:tcW w:w="1739"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w:t>
            </w:r>
            <w:r w:rsidDel="004F690D">
              <w:rPr>
                <w:rFonts w:ascii="Verdana" w:hAnsi="Verdana" w:cs="Verdana"/>
                <w:sz w:val="18"/>
                <w:szCs w:val="18"/>
              </w:rPr>
              <w:t xml:space="preserve"> </w:t>
            </w:r>
            <w:r>
              <w:rPr>
                <w:rFonts w:ascii="Verdana" w:hAnsi="Verdana" w:cs="Verdana"/>
                <w:sz w:val="18"/>
                <w:szCs w:val="18"/>
              </w:rPr>
              <w:t>_id</w:t>
            </w:r>
          </w:p>
          <w:p w:rsidR="000D7A2B" w:rsidRDefault="000D7A2B" w:rsidP="0039261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__id</w:t>
            </w:r>
            <w:r>
              <w:rPr>
                <w:rFonts w:ascii="Verdana" w:eastAsia="宋体" w:hAnsi="Verdana" w:cs="Verdana"/>
                <w:sz w:val="18"/>
                <w:szCs w:val="18"/>
              </w:rPr>
              <w:br/>
            </w:r>
          </w:p>
        </w:tc>
        <w:tc>
          <w:tcPr>
            <w:tcW w:w="1745"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FD73B7">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68"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SKU code in master product data</w:t>
            </w:r>
          </w:p>
          <w:p w:rsidR="000D7A2B" w:rsidRDefault="000D7A2B" w:rsidP="0039261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主数据内</w:t>
            </w:r>
            <w:proofErr w:type="gramEnd"/>
            <w:r>
              <w:rPr>
                <w:rFonts w:ascii="Verdana" w:eastAsia="宋体" w:hAnsi="Verdana" w:cs="宋体" w:hint="eastAsia"/>
                <w:sz w:val="18"/>
                <w:szCs w:val="18"/>
              </w:rPr>
              <w:t>的</w:t>
            </w:r>
            <w:r>
              <w:rPr>
                <w:rFonts w:ascii="Verdana" w:eastAsia="宋体" w:hAnsi="Verdana" w:cs="Verdana"/>
                <w:sz w:val="18"/>
                <w:szCs w:val="18"/>
              </w:rPr>
              <w:t xml:space="preserve">SKU </w:t>
            </w:r>
            <w:r>
              <w:rPr>
                <w:rFonts w:ascii="Verdana" w:eastAsia="宋体" w:hAnsi="Verdana" w:cs="宋体" w:hint="eastAsia"/>
                <w:sz w:val="18"/>
                <w:szCs w:val="18"/>
              </w:rPr>
              <w:t>编码进行关联</w:t>
            </w:r>
          </w:p>
        </w:tc>
      </w:tr>
      <w:tr w:rsidR="000D7A2B">
        <w:tc>
          <w:tcPr>
            <w:tcW w:w="1739"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FD73B7">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数量</w:t>
            </w:r>
          </w:p>
          <w:p w:rsidR="000D7A2B" w:rsidRDefault="000D7A2B" w:rsidP="00FD73B7">
            <w:pPr>
              <w:pStyle w:val="TableContents"/>
              <w:suppressLineNumbers w:val="0"/>
              <w:suppressAutoHyphens w:val="0"/>
              <w:spacing w:line="276" w:lineRule="auto"/>
              <w:rPr>
                <w:rFonts w:eastAsia="宋体" w:cs="Times New Roman"/>
              </w:rPr>
            </w:pPr>
          </w:p>
        </w:tc>
        <w:tc>
          <w:tcPr>
            <w:tcW w:w="1745"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FD73B7">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368"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How many units per day</w:t>
            </w:r>
          </w:p>
          <w:p w:rsidR="000D7A2B" w:rsidRDefault="000D7A2B" w:rsidP="00FD73B7">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每天多少数量</w:t>
            </w:r>
          </w:p>
        </w:tc>
      </w:tr>
      <w:tr w:rsidR="000D7A2B">
        <w:tc>
          <w:tcPr>
            <w:tcW w:w="1739" w:type="dxa"/>
            <w:shd w:val="clear" w:color="auto" w:fill="FFFFFF"/>
            <w:tcMar>
              <w:top w:w="0" w:type="dxa"/>
              <w:left w:w="108" w:type="dxa"/>
              <w:bottom w:w="0" w:type="dxa"/>
              <w:right w:w="108" w:type="dxa"/>
            </w:tcMar>
          </w:tcPr>
          <w:p w:rsidR="000D7A2B" w:rsidRPr="00657453" w:rsidRDefault="000D7A2B" w:rsidP="00FD73B7">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Price_value</w:t>
            </w:r>
            <w:r>
              <w:rPr>
                <w:rFonts w:ascii="Verdana" w:eastAsia="宋体" w:hAnsi="Verdana" w:cs="Verdana"/>
                <w:sz w:val="18"/>
                <w:szCs w:val="18"/>
              </w:rPr>
              <w:br/>
            </w:r>
            <w:r>
              <w:rPr>
                <w:rFonts w:ascii="Verdana" w:eastAsia="宋体" w:hAnsi="Verdana" w:cs="宋体" w:hint="eastAsia"/>
                <w:sz w:val="18"/>
                <w:szCs w:val="18"/>
              </w:rPr>
              <w:t>金额</w:t>
            </w:r>
            <w:r>
              <w:rPr>
                <w:rFonts w:ascii="Verdana" w:eastAsia="宋体" w:hAnsi="Verdana" w:cs="Verdana"/>
                <w:sz w:val="18"/>
                <w:szCs w:val="18"/>
              </w:rPr>
              <w:t>_</w:t>
            </w:r>
            <w:r>
              <w:rPr>
                <w:rFonts w:ascii="Verdana" w:eastAsia="宋体" w:hAnsi="Verdana" w:cs="宋体" w:hint="eastAsia"/>
                <w:sz w:val="18"/>
                <w:szCs w:val="18"/>
              </w:rPr>
              <w:t>值</w:t>
            </w:r>
          </w:p>
        </w:tc>
        <w:tc>
          <w:tcPr>
            <w:tcW w:w="1745"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hAnsi="Verdana" w:cs="Verdana"/>
                <w:sz w:val="18"/>
                <w:szCs w:val="18"/>
              </w:rPr>
            </w:pPr>
          </w:p>
        </w:tc>
        <w:tc>
          <w:tcPr>
            <w:tcW w:w="6368" w:type="dxa"/>
            <w:shd w:val="clear" w:color="auto" w:fill="FFFFFF"/>
            <w:tcMar>
              <w:top w:w="0" w:type="dxa"/>
              <w:left w:w="108" w:type="dxa"/>
              <w:bottom w:w="0" w:type="dxa"/>
              <w:right w:w="108" w:type="dxa"/>
            </w:tcMar>
          </w:tcPr>
          <w:p w:rsidR="000D7A2B" w:rsidRDefault="000D7A2B" w:rsidP="00503CCF">
            <w:pPr>
              <w:pStyle w:val="TableContents"/>
              <w:suppressLineNumbers w:val="0"/>
              <w:suppressAutoHyphens w:val="0"/>
              <w:spacing w:line="276" w:lineRule="auto"/>
              <w:rPr>
                <w:rFonts w:ascii="Verdana" w:hAnsi="Verdana" w:cs="Verdana"/>
                <w:sz w:val="18"/>
                <w:szCs w:val="18"/>
              </w:rPr>
            </w:pPr>
          </w:p>
        </w:tc>
      </w:tr>
      <w:tr w:rsidR="000D7A2B">
        <w:tc>
          <w:tcPr>
            <w:tcW w:w="1739"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outlet_id</w:t>
            </w:r>
          </w:p>
          <w:p w:rsidR="000D7A2B" w:rsidRPr="00657453" w:rsidRDefault="000D7A2B" w:rsidP="00FD73B7">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门店</w:t>
            </w:r>
            <w:r>
              <w:rPr>
                <w:rFonts w:ascii="Verdana" w:eastAsia="宋体" w:hAnsi="Verdana" w:cs="Verdana"/>
                <w:sz w:val="18"/>
                <w:szCs w:val="18"/>
              </w:rPr>
              <w:t>_id</w:t>
            </w:r>
          </w:p>
        </w:tc>
        <w:tc>
          <w:tcPr>
            <w:tcW w:w="1745" w:type="dxa"/>
            <w:shd w:val="clear" w:color="auto" w:fill="FFFFFF"/>
            <w:tcMar>
              <w:top w:w="0" w:type="dxa"/>
              <w:left w:w="108" w:type="dxa"/>
              <w:bottom w:w="0" w:type="dxa"/>
              <w:right w:w="108" w:type="dxa"/>
            </w:tcMar>
          </w:tcPr>
          <w:p w:rsidR="000D7A2B" w:rsidRDefault="000D7A2B" w:rsidP="00FD73B7">
            <w:pPr>
              <w:pStyle w:val="TableContents"/>
              <w:suppressLineNumbers w:val="0"/>
              <w:suppressAutoHyphens w:val="0"/>
              <w:spacing w:line="276" w:lineRule="auto"/>
              <w:rPr>
                <w:rFonts w:ascii="Verdana" w:hAnsi="Verdana" w:cs="Verdana"/>
                <w:sz w:val="18"/>
                <w:szCs w:val="18"/>
              </w:rPr>
            </w:pPr>
          </w:p>
        </w:tc>
        <w:tc>
          <w:tcPr>
            <w:tcW w:w="6368" w:type="dxa"/>
            <w:shd w:val="clear" w:color="auto" w:fill="FFFFFF"/>
            <w:tcMar>
              <w:top w:w="0" w:type="dxa"/>
              <w:left w:w="108" w:type="dxa"/>
              <w:bottom w:w="0" w:type="dxa"/>
              <w:right w:w="108" w:type="dxa"/>
            </w:tcMar>
          </w:tcPr>
          <w:p w:rsidR="000D7A2B" w:rsidRDefault="000D7A2B" w:rsidP="00503CCF">
            <w:pPr>
              <w:pStyle w:val="TableContents"/>
              <w:suppressLineNumbers w:val="0"/>
              <w:suppressAutoHyphens w:val="0"/>
              <w:spacing w:line="276" w:lineRule="auto"/>
              <w:rPr>
                <w:rFonts w:ascii="Verdana" w:hAnsi="Verdana" w:cs="Verdana"/>
                <w:sz w:val="18"/>
                <w:szCs w:val="18"/>
              </w:rPr>
            </w:pPr>
          </w:p>
        </w:tc>
      </w:tr>
    </w:tbl>
    <w:p w:rsidR="000D7A2B" w:rsidRDefault="000D7A2B" w:rsidP="00FD73B7">
      <w:pPr>
        <w:pStyle w:val="1"/>
        <w:spacing w:before="0" w:after="0"/>
        <w:rPr>
          <w:rFonts w:cs="Times New Roman"/>
        </w:rPr>
      </w:pPr>
    </w:p>
    <w:p w:rsidR="000D7A2B" w:rsidRDefault="000D7A2B" w:rsidP="00FD73B7">
      <w:pPr>
        <w:pStyle w:val="Textbody"/>
        <w:rPr>
          <w:rFonts w:cs="Times New Roman"/>
        </w:rPr>
      </w:pPr>
    </w:p>
    <w:p w:rsidR="000D7A2B" w:rsidRPr="002C3BB2" w:rsidRDefault="000D7A2B" w:rsidP="00FD73B7">
      <w:pPr>
        <w:pStyle w:val="Textbody"/>
        <w:rPr>
          <w:rFonts w:cs="Times New Roman"/>
        </w:rPr>
        <w:sectPr w:rsidR="000D7A2B" w:rsidRPr="002C3BB2" w:rsidSect="00A66985">
          <w:footerReference w:type="default" r:id="rId11"/>
          <w:pgSz w:w="12240" w:h="15840"/>
          <w:pgMar w:top="1134" w:right="1134" w:bottom="1134" w:left="1134" w:header="1134" w:footer="720" w:gutter="0"/>
          <w:cols w:space="720"/>
          <w:formProt w:val="0"/>
          <w:docGrid w:linePitch="380" w:charSpace="-6350"/>
        </w:sectPr>
      </w:pPr>
    </w:p>
    <w:p w:rsidR="000D7A2B" w:rsidRPr="00C66070" w:rsidRDefault="000D7A2B" w:rsidP="00C66070">
      <w:pPr>
        <w:pStyle w:val="2"/>
        <w:keepNext w:val="0"/>
        <w:numPr>
          <w:ilvl w:val="0"/>
          <w:numId w:val="0"/>
        </w:numPr>
        <w:tabs>
          <w:tab w:val="left" w:pos="576"/>
        </w:tabs>
        <w:suppressAutoHyphens w:val="0"/>
        <w:spacing w:before="0" w:after="0"/>
        <w:ind w:left="576" w:hanging="576"/>
        <w:rPr>
          <w:rFonts w:ascii="Verdana" w:hAnsi="Verdana" w:cs="Verdana"/>
          <w:b w:val="0"/>
          <w:bCs w:val="0"/>
          <w:caps/>
          <w:color w:val="339BFF"/>
          <w:sz w:val="28"/>
          <w:szCs w:val="28"/>
        </w:rPr>
      </w:pPr>
      <w:bookmarkStart w:id="415" w:name="_Toc237064913"/>
      <w:bookmarkStart w:id="416" w:name="_Toc238874642"/>
      <w:bookmarkStart w:id="417" w:name="_Toc369255744"/>
      <w:r w:rsidRPr="00C66070">
        <w:rPr>
          <w:rFonts w:ascii="Verdana" w:hAnsi="Verdana" w:cs="Verdana"/>
          <w:b w:val="0"/>
          <w:bCs w:val="0"/>
          <w:caps/>
          <w:color w:val="339BFF"/>
          <w:sz w:val="28"/>
          <w:szCs w:val="28"/>
        </w:rPr>
        <w:lastRenderedPageBreak/>
        <w:t>Tables for Transactional Inventory</w:t>
      </w:r>
      <w:bookmarkEnd w:id="405"/>
      <w:bookmarkEnd w:id="406"/>
      <w:r w:rsidRPr="00C66070">
        <w:rPr>
          <w:rFonts w:ascii="Verdana" w:hAnsi="Verdana" w:cs="Verdana"/>
          <w:b w:val="0"/>
          <w:bCs w:val="0"/>
          <w:caps/>
          <w:color w:val="339BFF"/>
          <w:sz w:val="28"/>
          <w:szCs w:val="28"/>
        </w:rPr>
        <w:t xml:space="preserve"> Data </w:t>
      </w:r>
      <w:r w:rsidRPr="00C66070">
        <w:rPr>
          <w:rFonts w:ascii="Verdana" w:hAnsi="Verdana" w:cs="宋体" w:hint="eastAsia"/>
          <w:b w:val="0"/>
          <w:bCs w:val="0"/>
          <w:caps/>
          <w:color w:val="339BFF"/>
          <w:sz w:val="28"/>
          <w:szCs w:val="28"/>
        </w:rPr>
        <w:t>交易型库存数据表格</w:t>
      </w:r>
      <w:bookmarkEnd w:id="415"/>
      <w:bookmarkEnd w:id="416"/>
      <w:bookmarkEnd w:id="417"/>
    </w:p>
    <w:p w:rsidR="000D7A2B" w:rsidRPr="00392B59" w:rsidRDefault="000D7A2B" w:rsidP="00170DC9">
      <w:pPr>
        <w:rPr>
          <w:rFonts w:ascii="Verdana" w:hAnsi="Verdana" w:cs="Verdana"/>
          <w:sz w:val="20"/>
          <w:szCs w:val="20"/>
        </w:rPr>
      </w:pPr>
      <w:r w:rsidRPr="00392B59">
        <w:rPr>
          <w:rFonts w:ascii="Verdana" w:hAnsi="Verdana" w:cs="Verdana"/>
          <w:sz w:val="20"/>
          <w:szCs w:val="20"/>
        </w:rPr>
        <w:t>All values for transactional data are excluding taxes.</w:t>
      </w:r>
    </w:p>
    <w:p w:rsidR="000D7A2B" w:rsidRPr="00392B59" w:rsidRDefault="000D7A2B" w:rsidP="00170DC9">
      <w:pPr>
        <w:rPr>
          <w:rFonts w:ascii="Verdana" w:hAnsi="Verdana" w:cs="Verdana"/>
          <w:sz w:val="20"/>
          <w:szCs w:val="20"/>
        </w:rPr>
      </w:pPr>
    </w:p>
    <w:p w:rsidR="000D7A2B" w:rsidRPr="00392B59" w:rsidRDefault="000D7A2B" w:rsidP="00170DC9">
      <w:pPr>
        <w:rPr>
          <w:rFonts w:ascii="宋体" w:eastAsia="宋体" w:hAnsi="Verdana" w:cs="Times New Roman"/>
          <w:sz w:val="20"/>
          <w:szCs w:val="20"/>
        </w:rPr>
      </w:pPr>
      <w:r w:rsidRPr="00392B59">
        <w:rPr>
          <w:rFonts w:ascii="宋体" w:eastAsia="宋体" w:hAnsi="Verdana" w:cs="宋体" w:hint="eastAsia"/>
          <w:sz w:val="20"/>
          <w:szCs w:val="20"/>
        </w:rPr>
        <w:t>所有交易型数据位不含税值。</w:t>
      </w:r>
    </w:p>
    <w:p w:rsidR="000D7A2B" w:rsidRDefault="000D7A2B">
      <w:pPr>
        <w:pStyle w:val="Textbody"/>
        <w:suppressAutoHyphens w:val="0"/>
        <w:spacing w:after="0" w:line="150" w:lineRule="atLeast"/>
        <w:rPr>
          <w:rFonts w:cs="Times New Roman"/>
          <w:sz w:val="20"/>
          <w:szCs w:val="20"/>
        </w:rPr>
      </w:pPr>
    </w:p>
    <w:p w:rsidR="000D7A2B" w:rsidRDefault="000D7A2B">
      <w:pPr>
        <w:pStyle w:val="Textbody"/>
        <w:suppressAutoHyphens w:val="0"/>
        <w:spacing w:after="0" w:line="150" w:lineRule="atLeast"/>
        <w:rPr>
          <w:rFonts w:cs="Times New Roman"/>
          <w:sz w:val="20"/>
          <w:szCs w:val="20"/>
        </w:rPr>
      </w:pPr>
    </w:p>
    <w:p w:rsidR="000D7A2B" w:rsidRPr="00392B59"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418" w:name="_Toc237064914"/>
      <w:bookmarkStart w:id="419" w:name="_Toc238874643"/>
      <w:bookmarkStart w:id="420" w:name="_Toc369255745"/>
      <w:r w:rsidRPr="00CE7C7C">
        <w:rPr>
          <w:rFonts w:ascii="Litera Serial" w:hAnsi="Litera Serial" w:cs="Litera Serial"/>
          <w:b w:val="0"/>
          <w:bCs w:val="0"/>
          <w:caps/>
          <w:color w:val="808080"/>
          <w:sz w:val="24"/>
          <w:szCs w:val="24"/>
        </w:rPr>
        <w:t>TXN_store_cost</w:t>
      </w:r>
      <w:r>
        <w:rPr>
          <w:rFonts w:ascii="Litera Serial" w:hAnsi="Litera Serial" w:cs="Litera Serial"/>
          <w:b w:val="0"/>
          <w:bCs w:val="0"/>
          <w:caps/>
          <w:color w:val="808080"/>
          <w:sz w:val="24"/>
          <w:szCs w:val="24"/>
        </w:rPr>
        <w:t>_Of_GOODS</w:t>
      </w:r>
      <w:r w:rsidRPr="00CE7C7C">
        <w:rPr>
          <w:rFonts w:ascii="Litera Serial" w:hAnsi="Litera Serial" w:cs="Litera Serial"/>
          <w:b w:val="0"/>
          <w:bCs w:val="0"/>
          <w:caps/>
          <w:color w:val="808080"/>
          <w:sz w:val="24"/>
          <w:szCs w:val="24"/>
        </w:rPr>
        <w:t xml:space="preserve"> </w:t>
      </w:r>
      <w:r>
        <w:rPr>
          <w:rFonts w:ascii="Litera Serial" w:hAnsi="Litera Serial" w:cs="宋体" w:hint="eastAsia"/>
          <w:b w:val="0"/>
          <w:bCs w:val="0"/>
          <w:caps/>
          <w:color w:val="808080"/>
          <w:sz w:val="24"/>
          <w:szCs w:val="24"/>
        </w:rPr>
        <w:t>交易型</w:t>
      </w:r>
      <w:r>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门店</w:t>
      </w:r>
      <w:r>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商品</w:t>
      </w:r>
      <w:r>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销售</w:t>
      </w:r>
      <w:r>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成本</w:t>
      </w:r>
      <w:bookmarkEnd w:id="418"/>
      <w:bookmarkEnd w:id="419"/>
      <w:bookmarkEnd w:id="420"/>
    </w:p>
    <w:p w:rsidR="000D7A2B" w:rsidRPr="00392B59" w:rsidRDefault="000D7A2B" w:rsidP="00AC4765">
      <w:pPr>
        <w:rPr>
          <w:rFonts w:ascii="Verdana" w:hAnsi="Verdana" w:cs="Verdana"/>
          <w:sz w:val="20"/>
          <w:szCs w:val="20"/>
        </w:rPr>
      </w:pPr>
      <w:r w:rsidRPr="00392B59">
        <w:rPr>
          <w:rFonts w:ascii="Verdana" w:hAnsi="Verdana" w:cs="Verdana"/>
          <w:sz w:val="20"/>
          <w:szCs w:val="20"/>
        </w:rPr>
        <w:t xml:space="preserve">This table contains </w:t>
      </w:r>
      <w:r w:rsidRPr="008D4101">
        <w:rPr>
          <w:rFonts w:ascii="Verdana" w:hAnsi="Verdana" w:cs="Verdana"/>
          <w:sz w:val="20"/>
          <w:szCs w:val="20"/>
        </w:rPr>
        <w:t>the cost of goods for product sold</w:t>
      </w:r>
      <w:r>
        <w:rPr>
          <w:rFonts w:ascii="Verdana" w:hAnsi="Verdana" w:cs="Verdana"/>
          <w:sz w:val="20"/>
          <w:szCs w:val="20"/>
        </w:rPr>
        <w:t xml:space="preserve"> at store.</w:t>
      </w:r>
    </w:p>
    <w:p w:rsidR="000D7A2B" w:rsidRPr="00392B59" w:rsidRDefault="000D7A2B" w:rsidP="00AC4765">
      <w:pPr>
        <w:rPr>
          <w:rFonts w:ascii="Verdana" w:hAnsi="Verdana" w:cs="Verdana"/>
          <w:sz w:val="20"/>
          <w:szCs w:val="20"/>
        </w:rPr>
      </w:pPr>
    </w:p>
    <w:p w:rsidR="000D7A2B" w:rsidRPr="00392B59" w:rsidRDefault="000D7A2B" w:rsidP="00AC4765">
      <w:pPr>
        <w:rPr>
          <w:rFonts w:ascii="宋体" w:eastAsia="宋体" w:hAnsi="Verdana" w:cs="Times New Roman"/>
          <w:sz w:val="20"/>
          <w:szCs w:val="20"/>
        </w:rPr>
      </w:pPr>
      <w:r>
        <w:rPr>
          <w:rFonts w:ascii="宋体" w:eastAsia="宋体" w:hAnsi="Verdana" w:cs="宋体" w:hint="eastAsia"/>
          <w:sz w:val="20"/>
          <w:szCs w:val="20"/>
        </w:rPr>
        <w:t>此表格包含在门店的商品销售成本</w:t>
      </w:r>
      <w:r w:rsidRPr="00392B59">
        <w:rPr>
          <w:rFonts w:ascii="宋体" w:eastAsia="宋体" w:hAnsi="Verdana" w:cs="宋体" w:hint="eastAsia"/>
          <w:sz w:val="20"/>
          <w:szCs w:val="20"/>
        </w:rPr>
        <w:t>。</w:t>
      </w:r>
    </w:p>
    <w:p w:rsidR="000D7A2B" w:rsidRPr="00392B59" w:rsidRDefault="000D7A2B" w:rsidP="00AC4765">
      <w:pPr>
        <w:pStyle w:val="Textbody"/>
        <w:rPr>
          <w:rFonts w:eastAsia="宋体" w:cs="Times New Roman"/>
          <w:sz w:val="20"/>
          <w:szCs w:val="20"/>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43"/>
        <w:gridCol w:w="1732"/>
        <w:gridCol w:w="6777"/>
      </w:tblGrid>
      <w:tr w:rsidR="000D7A2B">
        <w:tc>
          <w:tcPr>
            <w:tcW w:w="1343" w:type="dxa"/>
            <w:shd w:val="clear" w:color="auto" w:fill="E6E6E6"/>
            <w:tcMar>
              <w:top w:w="0" w:type="dxa"/>
              <w:left w:w="108" w:type="dxa"/>
              <w:bottom w:w="0" w:type="dxa"/>
              <w:right w:w="108" w:type="dxa"/>
            </w:tcMar>
          </w:tcPr>
          <w:p w:rsidR="000D7A2B" w:rsidRDefault="000D7A2B" w:rsidP="00AC4765">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32" w:type="dxa"/>
            <w:shd w:val="clear" w:color="auto" w:fill="E6E6E6"/>
            <w:tcMar>
              <w:top w:w="0" w:type="dxa"/>
              <w:left w:w="108" w:type="dxa"/>
              <w:bottom w:w="0" w:type="dxa"/>
              <w:right w:w="108" w:type="dxa"/>
            </w:tcMar>
          </w:tcPr>
          <w:p w:rsidR="000D7A2B" w:rsidRDefault="000D7A2B" w:rsidP="00AC4765">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777" w:type="dxa"/>
            <w:shd w:val="clear" w:color="auto" w:fill="E6E6E6"/>
            <w:tcMar>
              <w:top w:w="0" w:type="dxa"/>
              <w:left w:w="108" w:type="dxa"/>
              <w:bottom w:w="0" w:type="dxa"/>
              <w:right w:w="108" w:type="dxa"/>
            </w:tcMar>
          </w:tcPr>
          <w:p w:rsidR="000D7A2B" w:rsidRDefault="000D7A2B" w:rsidP="00AC4765">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trHeight w:val="349"/>
        </w:trPr>
        <w:tc>
          <w:tcPr>
            <w:tcW w:w="1343"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AC476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732"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AC476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777"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Daily data</w:t>
            </w:r>
          </w:p>
          <w:p w:rsidR="000D7A2B" w:rsidRDefault="000D7A2B" w:rsidP="00AC4765">
            <w:pPr>
              <w:pStyle w:val="TableContents"/>
              <w:suppressLineNumbers w:val="0"/>
              <w:suppressAutoHyphens w:val="0"/>
              <w:spacing w:line="276" w:lineRule="auto"/>
              <w:rPr>
                <w:rFonts w:eastAsia="宋体" w:cs="Times New Roman"/>
              </w:rPr>
            </w:pPr>
            <w:proofErr w:type="gramStart"/>
            <w:r>
              <w:rPr>
                <w:rFonts w:ascii="Verdana" w:eastAsia="宋体" w:hAnsi="Verdana" w:cs="宋体" w:hint="eastAsia"/>
                <w:sz w:val="18"/>
                <w:szCs w:val="18"/>
              </w:rPr>
              <w:t>日数据</w:t>
            </w:r>
            <w:proofErr w:type="gramEnd"/>
          </w:p>
        </w:tc>
      </w:tr>
      <w:tr w:rsidR="000D7A2B">
        <w:tc>
          <w:tcPr>
            <w:tcW w:w="1343"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outlet</w:t>
            </w:r>
            <w:r>
              <w:rPr>
                <w:rFonts w:ascii="Verdana" w:hAnsi="Verdana" w:cs="Verdana"/>
                <w:sz w:val="18"/>
                <w:szCs w:val="18"/>
              </w:rPr>
              <w:t xml:space="preserve"> ID</w:t>
            </w:r>
          </w:p>
          <w:p w:rsidR="000D7A2B" w:rsidRDefault="000D7A2B" w:rsidP="00AC476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AC4765">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store (ST)</w:t>
            </w:r>
          </w:p>
          <w:p w:rsidR="000D7A2B" w:rsidRDefault="000D7A2B" w:rsidP="00AC476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当门店是一个门店（营业门店）时，此标识符必须与门店主数据进行关联</w:t>
            </w:r>
          </w:p>
        </w:tc>
      </w:tr>
      <w:tr w:rsidR="000D7A2B">
        <w:tc>
          <w:tcPr>
            <w:tcW w:w="1343"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AC476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AC4765">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Identifier of the supplier that is delivering the products. This id must be related with the supplier id table. </w:t>
            </w:r>
          </w:p>
          <w:p w:rsidR="000D7A2B" w:rsidRDefault="000D7A2B" w:rsidP="006C5E8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交付商品的供应商的标识符。此</w:t>
            </w:r>
            <w:r>
              <w:rPr>
                <w:rFonts w:ascii="Verdana" w:eastAsia="宋体" w:hAnsi="Verdana" w:cs="Verdana"/>
                <w:sz w:val="18"/>
                <w:szCs w:val="18"/>
              </w:rPr>
              <w:t>id</w:t>
            </w:r>
            <w:r>
              <w:rPr>
                <w:rFonts w:ascii="Verdana" w:eastAsia="宋体" w:hAnsi="Verdana" w:cs="宋体" w:hint="eastAsia"/>
                <w:sz w:val="18"/>
                <w:szCs w:val="18"/>
              </w:rPr>
              <w:t>必须与供应商</w:t>
            </w:r>
            <w:r>
              <w:rPr>
                <w:rFonts w:ascii="Verdana" w:eastAsia="宋体" w:hAnsi="Verdana" w:cs="Verdana"/>
                <w:sz w:val="18"/>
                <w:szCs w:val="18"/>
              </w:rPr>
              <w:t>id</w:t>
            </w:r>
            <w:r>
              <w:rPr>
                <w:rFonts w:ascii="Verdana" w:eastAsia="宋体" w:hAnsi="Verdana" w:cs="宋体" w:hint="eastAsia"/>
                <w:sz w:val="18"/>
                <w:szCs w:val="18"/>
              </w:rPr>
              <w:t>表格进行关联</w:t>
            </w:r>
            <w:r>
              <w:rPr>
                <w:rFonts w:ascii="Verdana" w:eastAsia="宋体" w:hAnsi="Verdana" w:cs="Times New Roman"/>
                <w:sz w:val="18"/>
                <w:szCs w:val="18"/>
              </w:rPr>
              <w:br/>
            </w:r>
            <w:ins w:id="421" w:author="Unknown" w:date="2013-09-09T13:55:00Z">
              <w:r>
                <w:rPr>
                  <w:rFonts w:eastAsia="宋体" w:cs="宋体" w:hint="eastAsia"/>
                </w:rPr>
                <w:t>（只能关联主供应商给值）</w:t>
              </w:r>
            </w:ins>
            <w:ins w:id="422" w:author="Unknown" w:date="2013-09-19T15:57:00Z">
              <w:r>
                <w:rPr>
                  <w:rFonts w:eastAsia="宋体"/>
                </w:rPr>
                <w:t>will pick primary supplier</w:t>
              </w:r>
            </w:ins>
          </w:p>
        </w:tc>
      </w:tr>
      <w:tr w:rsidR="000D7A2B">
        <w:tc>
          <w:tcPr>
            <w:tcW w:w="1343"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0A1D1D"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Pr="000A1D1D"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ins w:id="423" w:author="Unknown" w:date="2013-09-18T16:20:00Z">
              <w:r>
                <w:rPr>
                  <w:rFonts w:ascii="Verdana" w:eastAsia="宋体" w:hAnsi="Verdana" w:cs="宋体" w:hint="eastAsia"/>
                  <w:sz w:val="18"/>
                  <w:szCs w:val="18"/>
                </w:rPr>
                <w:t>（以</w:t>
              </w:r>
              <w:r>
                <w:rPr>
                  <w:rFonts w:ascii="Verdana" w:eastAsia="宋体" w:hAnsi="Verdana" w:cs="Verdana"/>
                  <w:sz w:val="18"/>
                  <w:szCs w:val="18"/>
                </w:rPr>
                <w:t>NULL</w:t>
              </w:r>
              <w:r>
                <w:rPr>
                  <w:rFonts w:ascii="Verdana" w:eastAsia="宋体" w:hAnsi="Verdana" w:cs="宋体" w:hint="eastAsia"/>
                  <w:sz w:val="18"/>
                  <w:szCs w:val="18"/>
                </w:rPr>
                <w:t>代替）</w:t>
              </w:r>
            </w:ins>
            <w:ins w:id="424" w:author="Unknown" w:date="2013-09-19T15:58:00Z">
              <w:r>
                <w:rPr>
                  <w:rFonts w:ascii="Verdana" w:eastAsia="宋体" w:hAnsi="Verdana" w:cs="Verdana"/>
                  <w:sz w:val="18"/>
                  <w:szCs w:val="18"/>
                </w:rPr>
                <w:t>NULL</w:t>
              </w:r>
            </w:ins>
          </w:p>
        </w:tc>
      </w:tr>
      <w:tr w:rsidR="000D7A2B">
        <w:tc>
          <w:tcPr>
            <w:tcW w:w="1343" w:type="dxa"/>
            <w:shd w:val="clear" w:color="auto" w:fill="FFFFFF"/>
            <w:tcMar>
              <w:top w:w="0" w:type="dxa"/>
              <w:left w:w="108" w:type="dxa"/>
              <w:bottom w:w="0" w:type="dxa"/>
              <w:right w:w="108" w:type="dxa"/>
            </w:tcMar>
          </w:tcPr>
          <w:p w:rsidR="000D7A2B" w:rsidRDefault="000D7A2B" w:rsidP="00D041D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promotion_id</w:t>
            </w:r>
          </w:p>
          <w:p w:rsidR="000D7A2B" w:rsidRDefault="000D7A2B" w:rsidP="00AC4765">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促销</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D041D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AC4765">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D041D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promotion master data. If the product is not on promotion, the value will be NULL.</w:t>
            </w:r>
          </w:p>
          <w:p w:rsidR="000D7A2B" w:rsidRDefault="000D7A2B" w:rsidP="00AC4765">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此标识符必须与促销</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进行关联。如果某商品没有参与促销活动，那么其值将为</w:t>
            </w:r>
            <w:r>
              <w:rPr>
                <w:rFonts w:ascii="Verdana" w:eastAsia="宋体" w:hAnsi="Verdana" w:cs="Verdana"/>
                <w:sz w:val="18"/>
                <w:szCs w:val="18"/>
              </w:rPr>
              <w:t>NULL</w:t>
            </w:r>
            <w:r>
              <w:rPr>
                <w:rFonts w:ascii="Verdana" w:eastAsia="宋体" w:hAnsi="Verdana" w:cs="宋体" w:hint="eastAsia"/>
                <w:sz w:val="18"/>
                <w:szCs w:val="18"/>
              </w:rPr>
              <w:t>（无效的）</w:t>
            </w:r>
          </w:p>
        </w:tc>
      </w:tr>
      <w:tr w:rsidR="000D7A2B">
        <w:tc>
          <w:tcPr>
            <w:tcW w:w="1343" w:type="dxa"/>
            <w:shd w:val="clear" w:color="auto" w:fill="FFFFFF"/>
            <w:tcMar>
              <w:top w:w="0" w:type="dxa"/>
              <w:left w:w="108" w:type="dxa"/>
              <w:bottom w:w="0" w:type="dxa"/>
              <w:right w:w="108" w:type="dxa"/>
            </w:tcMar>
          </w:tcPr>
          <w:p w:rsidR="000D7A2B" w:rsidRDefault="000D7A2B" w:rsidP="00D041DD">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Sales_type_id</w:t>
            </w:r>
          </w:p>
          <w:p w:rsidR="000D7A2B" w:rsidRDefault="000D7A2B" w:rsidP="00AC4765">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销售</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D041D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AC4765">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D041DD">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To define sales types, there are 3 types:</w:t>
            </w:r>
          </w:p>
          <w:p w:rsidR="000D7A2B" w:rsidRDefault="000D7A2B" w:rsidP="00D041DD">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1,normal sales</w:t>
            </w:r>
          </w:p>
          <w:p w:rsidR="000D7A2B" w:rsidRDefault="000D7A2B" w:rsidP="00D041DD">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2,commission sales (with no inventory)</w:t>
            </w:r>
          </w:p>
          <w:p w:rsidR="000D7A2B" w:rsidRDefault="000D7A2B" w:rsidP="00D041DD">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 xml:space="preserve">3,commission sales (with inventory), also known as semi-consignment sales </w:t>
            </w:r>
          </w:p>
          <w:p w:rsidR="000D7A2B" w:rsidRDefault="000D7A2B" w:rsidP="00D041DD">
            <w:pPr>
              <w:pStyle w:val="TableContents"/>
              <w:suppressLineNumbers w:val="0"/>
              <w:suppressAutoHyphens w:val="0"/>
              <w:spacing w:line="276" w:lineRule="auto"/>
              <w:rPr>
                <w:rFonts w:ascii="Verdana" w:eastAsia="宋体" w:hAnsi="Verdana" w:cs="Verdana"/>
                <w:sz w:val="18"/>
                <w:szCs w:val="18"/>
              </w:rPr>
            </w:pPr>
          </w:p>
          <w:p w:rsidR="000D7A2B" w:rsidRDefault="000D7A2B" w:rsidP="00D041DD">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确认销售类型，共三种销售：</w:t>
            </w:r>
          </w:p>
          <w:p w:rsidR="000D7A2B" w:rsidRDefault="000D7A2B" w:rsidP="00D041DD">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1</w:t>
            </w:r>
            <w:r>
              <w:rPr>
                <w:rFonts w:ascii="Verdana" w:eastAsia="宋体" w:hAnsi="Verdana" w:cs="宋体" w:hint="eastAsia"/>
                <w:sz w:val="18"/>
                <w:szCs w:val="18"/>
              </w:rPr>
              <w:t>，普通销售</w:t>
            </w:r>
            <w:r>
              <w:rPr>
                <w:rFonts w:ascii="Verdana" w:eastAsia="宋体" w:hAnsi="Verdana" w:cs="Verdana"/>
                <w:sz w:val="18"/>
                <w:szCs w:val="18"/>
              </w:rPr>
              <w:t xml:space="preserve"> – </w:t>
            </w:r>
            <w:r>
              <w:rPr>
                <w:rFonts w:ascii="Verdana" w:eastAsia="宋体" w:hAnsi="Verdana" w:cs="宋体" w:hint="eastAsia"/>
                <w:sz w:val="18"/>
                <w:szCs w:val="18"/>
              </w:rPr>
              <w:t>自营</w:t>
            </w:r>
          </w:p>
          <w:p w:rsidR="000D7A2B" w:rsidRDefault="000D7A2B" w:rsidP="00D041DD">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2</w:t>
            </w:r>
            <w:r>
              <w:rPr>
                <w:rFonts w:ascii="Verdana" w:eastAsia="宋体" w:hAnsi="Verdana" w:cs="宋体" w:hint="eastAsia"/>
                <w:sz w:val="18"/>
                <w:szCs w:val="18"/>
              </w:rPr>
              <w:t>，代理销售</w:t>
            </w:r>
            <w:r>
              <w:rPr>
                <w:rFonts w:ascii="Verdana" w:eastAsia="宋体" w:hAnsi="Verdana" w:cs="Verdana"/>
                <w:sz w:val="18"/>
                <w:szCs w:val="18"/>
              </w:rPr>
              <w:t xml:space="preserve"> </w:t>
            </w:r>
            <w:r>
              <w:rPr>
                <w:rFonts w:ascii="Verdana" w:eastAsia="宋体" w:hAnsi="Verdana" w:cs="宋体" w:hint="eastAsia"/>
                <w:sz w:val="18"/>
                <w:szCs w:val="18"/>
              </w:rPr>
              <w:t>（不管库存）</w:t>
            </w:r>
          </w:p>
          <w:p w:rsidR="000D7A2B" w:rsidRDefault="000D7A2B" w:rsidP="00AC4765">
            <w:pPr>
              <w:pStyle w:val="TableContents"/>
              <w:suppressLineNumbers w:val="0"/>
              <w:suppressAutoHyphens w:val="0"/>
              <w:spacing w:line="276" w:lineRule="auto"/>
              <w:rPr>
                <w:rFonts w:ascii="Verdana" w:hAnsi="Verdana" w:cs="Verdana"/>
                <w:sz w:val="18"/>
                <w:szCs w:val="18"/>
              </w:rPr>
            </w:pPr>
            <w:r>
              <w:rPr>
                <w:rFonts w:ascii="Verdana" w:eastAsia="宋体" w:hAnsi="Verdana" w:cs="Verdana"/>
                <w:sz w:val="18"/>
                <w:szCs w:val="18"/>
              </w:rPr>
              <w:t>3</w:t>
            </w:r>
            <w:r>
              <w:rPr>
                <w:rFonts w:ascii="Verdana" w:eastAsia="宋体" w:hAnsi="Verdana" w:cs="宋体" w:hint="eastAsia"/>
                <w:sz w:val="18"/>
                <w:szCs w:val="18"/>
              </w:rPr>
              <w:t>，代理销售</w:t>
            </w:r>
            <w:r>
              <w:rPr>
                <w:rFonts w:ascii="Verdana" w:eastAsia="宋体" w:hAnsi="Verdana" w:cs="Verdana"/>
                <w:sz w:val="18"/>
                <w:szCs w:val="18"/>
              </w:rPr>
              <w:t xml:space="preserve"> </w:t>
            </w:r>
            <w:r>
              <w:rPr>
                <w:rFonts w:ascii="Verdana" w:eastAsia="宋体" w:hAnsi="Verdana" w:cs="宋体" w:hint="eastAsia"/>
                <w:sz w:val="18"/>
                <w:szCs w:val="18"/>
              </w:rPr>
              <w:t>（管库存）也称之为半联营销售</w:t>
            </w:r>
          </w:p>
        </w:tc>
      </w:tr>
      <w:tr w:rsidR="000D7A2B">
        <w:tc>
          <w:tcPr>
            <w:tcW w:w="1343"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Product_ID</w:t>
            </w:r>
          </w:p>
          <w:p w:rsidR="000D7A2B" w:rsidRPr="006C5E8E"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商品</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AC4765">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SKU code in master product data</w:t>
            </w:r>
          </w:p>
          <w:p w:rsidR="000D7A2B" w:rsidRDefault="000D7A2B" w:rsidP="006C5E8E">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r>
              <w:rPr>
                <w:rFonts w:ascii="Verdana" w:eastAsia="宋体" w:hAnsi="Verdana" w:cs="Verdana"/>
                <w:sz w:val="18"/>
                <w:szCs w:val="18"/>
              </w:rPr>
              <w:t xml:space="preserve"> </w:t>
            </w:r>
          </w:p>
          <w:p w:rsidR="000D7A2B" w:rsidRDefault="000D7A2B" w:rsidP="006C5E8E">
            <w:pPr>
              <w:pStyle w:val="TableContents"/>
              <w:suppressLineNumbers w:val="0"/>
              <w:suppressAutoHyphens w:val="0"/>
              <w:spacing w:line="276" w:lineRule="auto"/>
              <w:rPr>
                <w:rFonts w:eastAsia="宋体" w:cs="Times New Roman"/>
              </w:rPr>
            </w:pPr>
          </w:p>
        </w:tc>
      </w:tr>
      <w:tr w:rsidR="000D7A2B">
        <w:tc>
          <w:tcPr>
            <w:tcW w:w="1343"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AC476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732" w:type="dxa"/>
            <w:shd w:val="clear" w:color="auto" w:fill="FFFFFF"/>
            <w:tcMar>
              <w:top w:w="0" w:type="dxa"/>
              <w:left w:w="108" w:type="dxa"/>
              <w:bottom w:w="0" w:type="dxa"/>
              <w:right w:w="108" w:type="dxa"/>
            </w:tcMar>
          </w:tcPr>
          <w:p w:rsidR="000D7A2B" w:rsidRDefault="000D7A2B" w:rsidP="00AC4765">
            <w:pPr>
              <w:pStyle w:val="Textbody"/>
              <w:suppressAutoHyphens w:val="0"/>
              <w:spacing w:line="276" w:lineRule="auto"/>
              <w:rPr>
                <w:rFonts w:cs="Times New Roman"/>
              </w:rPr>
            </w:pPr>
            <w:r>
              <w:rPr>
                <w:rFonts w:ascii="Verdana" w:hAnsi="Verdana" w:cs="Verdana"/>
                <w:sz w:val="18"/>
                <w:szCs w:val="18"/>
              </w:rPr>
              <w:t>'Kg' or 'units'</w:t>
            </w:r>
          </w:p>
        </w:tc>
        <w:tc>
          <w:tcPr>
            <w:tcW w:w="6777" w:type="dxa"/>
            <w:shd w:val="clear" w:color="auto" w:fill="FFFFFF"/>
            <w:tcMar>
              <w:top w:w="0" w:type="dxa"/>
              <w:left w:w="108" w:type="dxa"/>
              <w:bottom w:w="0" w:type="dxa"/>
              <w:right w:w="108" w:type="dxa"/>
            </w:tcMar>
          </w:tcPr>
          <w:p w:rsidR="000D7A2B" w:rsidRDefault="000D7A2B" w:rsidP="00AC4765">
            <w:pPr>
              <w:pStyle w:val="Textbody"/>
              <w:suppressAutoHyphens w:val="0"/>
              <w:spacing w:line="276" w:lineRule="auto"/>
              <w:rPr>
                <w:rFonts w:cs="Times New Roman"/>
              </w:rPr>
            </w:pPr>
            <w:r>
              <w:rPr>
                <w:rFonts w:ascii="Verdana" w:hAnsi="Verdana" w:cs="Verdana"/>
                <w:sz w:val="18"/>
                <w:szCs w:val="18"/>
              </w:rPr>
              <w:t>Kg or units</w:t>
            </w:r>
          </w:p>
        </w:tc>
      </w:tr>
      <w:tr w:rsidR="000D7A2B">
        <w:tc>
          <w:tcPr>
            <w:tcW w:w="1343"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AC476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732"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AC476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777"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AC476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商品的重量或单位</w:t>
            </w:r>
          </w:p>
        </w:tc>
      </w:tr>
      <w:tr w:rsidR="000D7A2B">
        <w:tc>
          <w:tcPr>
            <w:tcW w:w="1343"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AC476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732"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AC4765">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777" w:type="dxa"/>
            <w:shd w:val="clear" w:color="auto" w:fill="FFFFFF"/>
            <w:tcMar>
              <w:top w:w="0" w:type="dxa"/>
              <w:left w:w="108" w:type="dxa"/>
              <w:bottom w:w="0" w:type="dxa"/>
              <w:right w:w="108" w:type="dxa"/>
            </w:tcMar>
          </w:tcPr>
          <w:p w:rsidR="000D7A2B" w:rsidRDefault="000D7A2B" w:rsidP="00AC4765">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is the cost of goods for the Store for product sold.</w:t>
            </w:r>
          </w:p>
          <w:p w:rsidR="000D7A2B" w:rsidRDefault="000D7A2B" w:rsidP="003249C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门店为商品支付给供应商的价格</w:t>
            </w:r>
            <w:ins w:id="425" w:author="Unknown" w:date="2013-09-18T15:55:00Z">
              <w:r>
                <w:rPr>
                  <w:rFonts w:ascii="Verdana" w:eastAsia="宋体" w:hAnsi="Verdana" w:cs="Verdana"/>
                  <w:sz w:val="18"/>
                  <w:szCs w:val="18"/>
                </w:rPr>
                <w:t>(</w:t>
              </w:r>
            </w:ins>
            <w:bookmarkStart w:id="426" w:name="OLE_LINK10"/>
            <w:bookmarkStart w:id="427" w:name="OLE_LINK11"/>
            <w:r w:rsidR="003249CE" w:rsidRPr="003249CE">
              <w:rPr>
                <w:rFonts w:ascii="Verdana" w:eastAsia="宋体" w:hAnsi="Verdana" w:cs="宋体" w:hint="eastAsia"/>
                <w:b/>
                <w:color w:val="FF0000"/>
                <w:sz w:val="18"/>
                <w:szCs w:val="18"/>
              </w:rPr>
              <w:t>成本总金额</w:t>
            </w:r>
            <w:bookmarkEnd w:id="426"/>
            <w:bookmarkEnd w:id="427"/>
            <w:ins w:id="428" w:author="Unknown" w:date="2013-09-18T15:55:00Z">
              <w:r>
                <w:rPr>
                  <w:rFonts w:ascii="Verdana" w:eastAsia="宋体" w:hAnsi="Verdana" w:cs="Verdana"/>
                  <w:sz w:val="18"/>
                  <w:szCs w:val="18"/>
                </w:rPr>
                <w:t>)</w:t>
              </w:r>
            </w:ins>
          </w:p>
        </w:tc>
      </w:tr>
    </w:tbl>
    <w:p w:rsidR="000D7A2B" w:rsidRDefault="000D7A2B">
      <w:pPr>
        <w:pStyle w:val="Textbody"/>
        <w:suppressAutoHyphens w:val="0"/>
        <w:spacing w:after="0" w:line="150" w:lineRule="atLeast"/>
        <w:rPr>
          <w:rFonts w:cs="Times New Roman"/>
          <w:sz w:val="20"/>
          <w:szCs w:val="20"/>
        </w:rPr>
      </w:pPr>
    </w:p>
    <w:p w:rsidR="000D7A2B" w:rsidRDefault="000D7A2B">
      <w:pPr>
        <w:pStyle w:val="Textbody"/>
        <w:suppressAutoHyphens w:val="0"/>
        <w:spacing w:after="0" w:line="150" w:lineRule="atLeast"/>
        <w:rPr>
          <w:rFonts w:cs="Times New Roman"/>
          <w:sz w:val="20"/>
          <w:szCs w:val="20"/>
        </w:rPr>
      </w:pPr>
    </w:p>
    <w:p w:rsidR="000D7A2B" w:rsidRDefault="000D7A2B" w:rsidP="008D4101">
      <w:pPr>
        <w:pStyle w:val="Textbody"/>
        <w:suppressAutoHyphens w:val="0"/>
        <w:spacing w:after="0" w:line="150" w:lineRule="atLeast"/>
        <w:rPr>
          <w:rFonts w:cs="Times New Roman"/>
          <w:sz w:val="20"/>
          <w:szCs w:val="20"/>
        </w:rPr>
      </w:pPr>
    </w:p>
    <w:p w:rsidR="000D7A2B" w:rsidRPr="00392B59"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429" w:name="_Toc237064915"/>
      <w:bookmarkStart w:id="430" w:name="_Toc238874644"/>
      <w:bookmarkStart w:id="431" w:name="_Toc369255746"/>
      <w:r w:rsidRPr="00CE7C7C">
        <w:rPr>
          <w:rFonts w:ascii="Litera Serial" w:hAnsi="Litera Serial" w:cs="Litera Serial"/>
          <w:b w:val="0"/>
          <w:bCs w:val="0"/>
          <w:caps/>
          <w:color w:val="808080"/>
          <w:sz w:val="24"/>
          <w:szCs w:val="24"/>
        </w:rPr>
        <w:t>TXN_</w:t>
      </w:r>
      <w:r>
        <w:rPr>
          <w:rFonts w:ascii="Litera Serial" w:hAnsi="Litera Serial" w:cs="Litera Serial"/>
          <w:b w:val="0"/>
          <w:bCs w:val="0"/>
          <w:caps/>
          <w:color w:val="808080"/>
          <w:sz w:val="24"/>
          <w:szCs w:val="24"/>
        </w:rPr>
        <w:t>STORE_Inventory</w:t>
      </w:r>
      <w:r w:rsidRPr="00CE7C7C">
        <w:rPr>
          <w:rFonts w:ascii="Litera Serial" w:hAnsi="Litera Serial" w:cs="Litera Serial"/>
          <w:b w:val="0"/>
          <w:bCs w:val="0"/>
          <w:caps/>
          <w:color w:val="808080"/>
          <w:sz w:val="24"/>
          <w:szCs w:val="24"/>
        </w:rPr>
        <w:t xml:space="preserve"> </w:t>
      </w:r>
      <w:r>
        <w:rPr>
          <w:rFonts w:ascii="Litera Serial" w:hAnsi="Litera Serial" w:cs="宋体" w:hint="eastAsia"/>
          <w:b w:val="0"/>
          <w:bCs w:val="0"/>
          <w:caps/>
          <w:color w:val="808080"/>
          <w:sz w:val="24"/>
          <w:szCs w:val="24"/>
        </w:rPr>
        <w:t>交易型</w:t>
      </w:r>
      <w:r>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门店</w:t>
      </w:r>
      <w:r>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库存</w:t>
      </w:r>
      <w:bookmarkEnd w:id="429"/>
      <w:bookmarkEnd w:id="430"/>
      <w:bookmarkEnd w:id="431"/>
    </w:p>
    <w:p w:rsidR="000D7A2B" w:rsidRPr="00392B59" w:rsidRDefault="000D7A2B" w:rsidP="008D4101">
      <w:pPr>
        <w:rPr>
          <w:rFonts w:ascii="Verdana" w:hAnsi="Verdana" w:cs="Verdana"/>
          <w:sz w:val="20"/>
          <w:szCs w:val="20"/>
        </w:rPr>
      </w:pPr>
      <w:r w:rsidRPr="00392B59">
        <w:rPr>
          <w:rFonts w:ascii="Verdana" w:hAnsi="Verdana" w:cs="Verdana"/>
          <w:sz w:val="20"/>
          <w:szCs w:val="20"/>
        </w:rPr>
        <w:t xml:space="preserve">This table contains inventory </w:t>
      </w:r>
      <w:r>
        <w:rPr>
          <w:rFonts w:ascii="Verdana" w:hAnsi="Verdana" w:cs="Verdana"/>
          <w:sz w:val="20"/>
          <w:szCs w:val="20"/>
        </w:rPr>
        <w:t>in any store</w:t>
      </w:r>
      <w:r w:rsidRPr="00392B59">
        <w:rPr>
          <w:rFonts w:ascii="Verdana" w:hAnsi="Verdana" w:cs="Verdana"/>
          <w:sz w:val="20"/>
          <w:szCs w:val="20"/>
        </w:rPr>
        <w:t>.</w:t>
      </w:r>
      <w:r>
        <w:rPr>
          <w:rFonts w:ascii="Verdana" w:hAnsi="Verdana" w:cs="Verdana"/>
          <w:sz w:val="20"/>
          <w:szCs w:val="20"/>
        </w:rPr>
        <w:t xml:space="preserve">  </w:t>
      </w:r>
    </w:p>
    <w:p w:rsidR="000D7A2B" w:rsidRPr="00392B59" w:rsidRDefault="000D7A2B" w:rsidP="008D4101">
      <w:pPr>
        <w:rPr>
          <w:rFonts w:ascii="Verdana" w:hAnsi="Verdana" w:cs="Verdana"/>
          <w:sz w:val="20"/>
          <w:szCs w:val="20"/>
        </w:rPr>
      </w:pPr>
    </w:p>
    <w:p w:rsidR="000D7A2B" w:rsidRPr="00392B59" w:rsidRDefault="000D7A2B" w:rsidP="008D4101">
      <w:pPr>
        <w:rPr>
          <w:rFonts w:ascii="宋体" w:eastAsia="宋体" w:hAnsi="Verdana" w:cs="Times New Roman"/>
          <w:sz w:val="20"/>
          <w:szCs w:val="20"/>
        </w:rPr>
      </w:pPr>
      <w:r>
        <w:rPr>
          <w:rFonts w:ascii="宋体" w:eastAsia="宋体" w:hAnsi="Verdana" w:cs="宋体" w:hint="eastAsia"/>
          <w:sz w:val="20"/>
          <w:szCs w:val="20"/>
        </w:rPr>
        <w:t>此表格包含任何门店内的库存</w:t>
      </w:r>
      <w:r w:rsidRPr="00392B59">
        <w:rPr>
          <w:rFonts w:ascii="宋体" w:eastAsia="宋体" w:hAnsi="Verdana" w:cs="宋体" w:hint="eastAsia"/>
          <w:sz w:val="20"/>
          <w:szCs w:val="20"/>
        </w:rPr>
        <w:t>。</w:t>
      </w:r>
    </w:p>
    <w:p w:rsidR="000D7A2B" w:rsidRPr="00392B59" w:rsidRDefault="000D7A2B" w:rsidP="008D4101">
      <w:pPr>
        <w:pStyle w:val="Textbody"/>
        <w:rPr>
          <w:rFonts w:eastAsia="宋体" w:cs="Times New Roman"/>
          <w:sz w:val="20"/>
          <w:szCs w:val="20"/>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43"/>
        <w:gridCol w:w="1732"/>
        <w:gridCol w:w="6777"/>
      </w:tblGrid>
      <w:tr w:rsidR="000D7A2B">
        <w:trPr>
          <w:cantSplit/>
          <w:tblHeader/>
        </w:trPr>
        <w:tc>
          <w:tcPr>
            <w:tcW w:w="1343" w:type="dxa"/>
            <w:shd w:val="clear" w:color="auto" w:fill="E6E6E6"/>
            <w:tcMar>
              <w:top w:w="0" w:type="dxa"/>
              <w:left w:w="108" w:type="dxa"/>
              <w:bottom w:w="0" w:type="dxa"/>
              <w:right w:w="108" w:type="dxa"/>
            </w:tcMar>
          </w:tcPr>
          <w:p w:rsidR="000D7A2B" w:rsidRDefault="000D7A2B" w:rsidP="008D4101">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32" w:type="dxa"/>
            <w:shd w:val="clear" w:color="auto" w:fill="E6E6E6"/>
            <w:tcMar>
              <w:top w:w="0" w:type="dxa"/>
              <w:left w:w="108" w:type="dxa"/>
              <w:bottom w:w="0" w:type="dxa"/>
              <w:right w:w="108" w:type="dxa"/>
            </w:tcMar>
          </w:tcPr>
          <w:p w:rsidR="000D7A2B" w:rsidRDefault="000D7A2B" w:rsidP="008D4101">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777" w:type="dxa"/>
            <w:shd w:val="clear" w:color="auto" w:fill="E6E6E6"/>
            <w:tcMar>
              <w:top w:w="0" w:type="dxa"/>
              <w:left w:w="108" w:type="dxa"/>
              <w:bottom w:w="0" w:type="dxa"/>
              <w:right w:w="108" w:type="dxa"/>
            </w:tcMar>
          </w:tcPr>
          <w:p w:rsidR="000D7A2B" w:rsidRDefault="000D7A2B" w:rsidP="008D4101">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Height w:val="349"/>
        </w:trPr>
        <w:tc>
          <w:tcPr>
            <w:tcW w:w="1343"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732"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777" w:type="dxa"/>
            <w:shd w:val="clear" w:color="auto" w:fill="FFFFFF"/>
            <w:tcMar>
              <w:top w:w="0" w:type="dxa"/>
              <w:left w:w="108" w:type="dxa"/>
              <w:bottom w:w="0" w:type="dxa"/>
              <w:right w:w="108" w:type="dxa"/>
            </w:tcMar>
          </w:tcPr>
          <w:p w:rsidR="000D7A2B" w:rsidRPr="007C306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r>
              <w:rPr>
                <w:rFonts w:ascii="Verdana" w:eastAsia="宋体" w:hAnsi="Verdana" w:cs="Verdana"/>
                <w:sz w:val="18"/>
                <w:szCs w:val="18"/>
              </w:rPr>
              <w:t xml:space="preserve"> of last purchase of product</w:t>
            </w:r>
          </w:p>
          <w:p w:rsidR="000D7A2B" w:rsidRDefault="000D7A2B" w:rsidP="006E367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某商品最后一次进货的日期</w:t>
            </w:r>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Date</w:t>
            </w:r>
          </w:p>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日期</w:t>
            </w:r>
          </w:p>
        </w:tc>
        <w:tc>
          <w:tcPr>
            <w:tcW w:w="1732"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Date</w:t>
            </w:r>
          </w:p>
          <w:p w:rsidR="000D7A2B" w:rsidRPr="007C306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日期</w:t>
            </w:r>
          </w:p>
        </w:tc>
        <w:tc>
          <w:tcPr>
            <w:tcW w:w="6777" w:type="dxa"/>
            <w:shd w:val="clear" w:color="auto" w:fill="FFFFFF"/>
            <w:tcMar>
              <w:top w:w="0" w:type="dxa"/>
              <w:left w:w="108" w:type="dxa"/>
              <w:bottom w:w="0" w:type="dxa"/>
              <w:right w:w="108" w:type="dxa"/>
            </w:tcMar>
          </w:tcPr>
          <w:p w:rsidR="000D7A2B" w:rsidRDefault="000D7A2B" w:rsidP="007C306B">
            <w:pPr>
              <w:pStyle w:val="TableContents"/>
              <w:suppressLineNumbers w:val="0"/>
              <w:tabs>
                <w:tab w:val="left" w:pos="1176"/>
              </w:tabs>
              <w:suppressAutoHyphens w:val="0"/>
              <w:spacing w:line="276" w:lineRule="auto"/>
              <w:rPr>
                <w:rFonts w:ascii="Verdana" w:eastAsia="宋体" w:hAnsi="Verdana" w:cs="Verdana"/>
                <w:sz w:val="18"/>
                <w:szCs w:val="18"/>
              </w:rPr>
            </w:pPr>
            <w:r>
              <w:rPr>
                <w:rFonts w:ascii="Verdana" w:eastAsia="宋体" w:hAnsi="Verdana" w:cs="Verdana"/>
                <w:sz w:val="18"/>
                <w:szCs w:val="18"/>
              </w:rPr>
              <w:t>Date of stocktake of product</w:t>
            </w:r>
          </w:p>
          <w:p w:rsidR="000D7A2B" w:rsidRPr="007C306B" w:rsidRDefault="000D7A2B" w:rsidP="006E3679">
            <w:pPr>
              <w:pStyle w:val="TableContents"/>
              <w:suppressLineNumbers w:val="0"/>
              <w:tabs>
                <w:tab w:val="left" w:pos="1176"/>
              </w:tabs>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某商品的盘点日期</w:t>
            </w:r>
            <w:ins w:id="432" w:author="Unknown" w:date="2013-09-18T15:37:00Z">
              <w:r>
                <w:rPr>
                  <w:rFonts w:ascii="Verdana" w:eastAsia="宋体" w:hAnsi="Verdana" w:cs="Verdana"/>
                  <w:sz w:val="18"/>
                  <w:szCs w:val="18"/>
                </w:rPr>
                <w:t>-----</w:t>
              </w:r>
            </w:ins>
            <w:ins w:id="433" w:author="Unknown" w:date="2013-09-18T16:20:00Z">
              <w:r>
                <w:rPr>
                  <w:rFonts w:ascii="Verdana" w:eastAsia="宋体" w:hAnsi="Verdana" w:cs="宋体" w:hint="eastAsia"/>
                  <w:sz w:val="18"/>
                  <w:szCs w:val="18"/>
                </w:rPr>
                <w:t>以</w:t>
              </w:r>
            </w:ins>
            <w:ins w:id="434" w:author="Unknown" w:date="2013-09-18T15:37:00Z">
              <w:r>
                <w:rPr>
                  <w:rFonts w:ascii="Verdana" w:eastAsia="宋体" w:hAnsi="Verdana" w:cs="Verdana"/>
                  <w:sz w:val="18"/>
                  <w:szCs w:val="18"/>
                </w:rPr>
                <w:t>NULL</w:t>
              </w:r>
            </w:ins>
            <w:ins w:id="435" w:author="Unknown" w:date="2013-09-18T16:20:00Z">
              <w:r>
                <w:rPr>
                  <w:rFonts w:ascii="Verdana" w:eastAsia="宋体" w:hAnsi="Verdana" w:cs="宋体" w:hint="eastAsia"/>
                  <w:sz w:val="18"/>
                  <w:szCs w:val="18"/>
                </w:rPr>
                <w:t>代替</w:t>
              </w:r>
            </w:ins>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outlet</w:t>
            </w:r>
            <w:r>
              <w:rPr>
                <w:rFonts w:ascii="Verdana" w:hAnsi="Verdana" w:cs="Verdana"/>
                <w:sz w:val="18"/>
                <w:szCs w:val="18"/>
              </w:rPr>
              <w:t xml:space="preserve"> ID</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8D4101">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Store (ST)</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当门店是一个门店（营业门店）时，此标识符必须与门店主数据进行关联</w:t>
            </w:r>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8D4101">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Identifier of the supplier that is delivering the products. This id must be related with the supplier id table. </w:t>
            </w:r>
          </w:p>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交付商品的供应商的标识符。此</w:t>
            </w:r>
            <w:r>
              <w:rPr>
                <w:rFonts w:ascii="Verdana" w:eastAsia="宋体" w:hAnsi="Verdana" w:cs="Verdana"/>
                <w:sz w:val="18"/>
                <w:szCs w:val="18"/>
              </w:rPr>
              <w:t>id</w:t>
            </w:r>
            <w:r>
              <w:rPr>
                <w:rFonts w:ascii="Verdana" w:eastAsia="宋体" w:hAnsi="Verdana" w:cs="宋体" w:hint="eastAsia"/>
                <w:sz w:val="18"/>
                <w:szCs w:val="18"/>
              </w:rPr>
              <w:t>必须与供应商</w:t>
            </w:r>
            <w:r>
              <w:rPr>
                <w:rFonts w:ascii="Verdana" w:eastAsia="宋体" w:hAnsi="Verdana" w:cs="Verdana"/>
                <w:sz w:val="18"/>
                <w:szCs w:val="18"/>
              </w:rPr>
              <w:t>id</w:t>
            </w:r>
            <w:r>
              <w:rPr>
                <w:rFonts w:ascii="Verdana" w:eastAsia="宋体" w:hAnsi="Verdana" w:cs="宋体" w:hint="eastAsia"/>
                <w:sz w:val="18"/>
                <w:szCs w:val="18"/>
              </w:rPr>
              <w:t>表格进行关联</w:t>
            </w:r>
            <w:ins w:id="436" w:author="Unknown" w:date="2013-09-09T13:57:00Z">
              <w:r>
                <w:rPr>
                  <w:rFonts w:ascii="Verdana" w:eastAsia="宋体" w:hAnsi="Verdana" w:cs="宋体" w:hint="eastAsia"/>
                  <w:sz w:val="18"/>
                  <w:szCs w:val="18"/>
                </w:rPr>
                <w:t>（只能关联主供应商）</w:t>
              </w:r>
            </w:ins>
            <w:ins w:id="437" w:author="Unknown" w:date="2013-09-19T15:58:00Z">
              <w:r>
                <w:rPr>
                  <w:rFonts w:ascii="Verdana" w:eastAsia="宋体" w:hAnsi="Verdana" w:cs="Verdana"/>
                  <w:sz w:val="18"/>
                  <w:szCs w:val="18"/>
                </w:rPr>
                <w:t>pick primary supplier</w:t>
              </w:r>
            </w:ins>
          </w:p>
          <w:p w:rsidR="000D7A2B" w:rsidRDefault="000D7A2B" w:rsidP="008D4101">
            <w:pPr>
              <w:pStyle w:val="TableContents"/>
              <w:suppressLineNumbers w:val="0"/>
              <w:suppressAutoHyphens w:val="0"/>
              <w:spacing w:line="276" w:lineRule="auto"/>
              <w:rPr>
                <w:rFonts w:eastAsia="宋体" w:cs="Times New Roman"/>
              </w:rPr>
            </w:pPr>
          </w:p>
        </w:tc>
      </w:tr>
      <w:tr w:rsidR="000D7A2B">
        <w:trPr>
          <w:cantSplit/>
        </w:trPr>
        <w:tc>
          <w:tcPr>
            <w:tcW w:w="1343"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0A1D1D"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ins w:id="438" w:author="Unknown" w:date="2013-09-18T16:20:00Z">
              <w:r>
                <w:rPr>
                  <w:rFonts w:ascii="Verdana" w:eastAsia="宋体" w:hAnsi="Verdana" w:cs="宋体" w:hint="eastAsia"/>
                  <w:sz w:val="18"/>
                  <w:szCs w:val="18"/>
                </w:rPr>
                <w:t>（以</w:t>
              </w:r>
            </w:ins>
            <w:ins w:id="439" w:author="Unknown" w:date="2013-09-18T16:21:00Z">
              <w:r>
                <w:rPr>
                  <w:rFonts w:ascii="Verdana" w:eastAsia="宋体" w:hAnsi="Verdana" w:cs="Verdana"/>
                  <w:sz w:val="18"/>
                  <w:szCs w:val="18"/>
                </w:rPr>
                <w:t>NULL</w:t>
              </w:r>
              <w:r>
                <w:rPr>
                  <w:rFonts w:ascii="Verdana" w:eastAsia="宋体" w:hAnsi="Verdana" w:cs="宋体" w:hint="eastAsia"/>
                  <w:sz w:val="18"/>
                  <w:szCs w:val="18"/>
                </w:rPr>
                <w:t>代替）</w:t>
              </w:r>
            </w:ins>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Product_ID</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8D4101">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Pr="00DF2DF6"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SKU code in master product data</w:t>
            </w:r>
            <w:r>
              <w:rPr>
                <w:rFonts w:ascii="Verdana" w:eastAsia="宋体" w:hAnsi="Verdana" w:cs="Verdana"/>
                <w:sz w:val="18"/>
                <w:szCs w:val="18"/>
              </w:rPr>
              <w:t xml:space="preserve"> </w:t>
            </w:r>
          </w:p>
          <w:p w:rsidR="000D7A2B" w:rsidRDefault="000D7A2B" w:rsidP="00EB7E44">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732" w:type="dxa"/>
            <w:shd w:val="clear" w:color="auto" w:fill="FFFFFF"/>
            <w:tcMar>
              <w:top w:w="0" w:type="dxa"/>
              <w:left w:w="108" w:type="dxa"/>
              <w:bottom w:w="0" w:type="dxa"/>
              <w:right w:w="108" w:type="dxa"/>
            </w:tcMar>
          </w:tcPr>
          <w:p w:rsidR="000D7A2B" w:rsidRDefault="000D7A2B" w:rsidP="008D4101">
            <w:pPr>
              <w:pStyle w:val="Textbody"/>
              <w:suppressAutoHyphens w:val="0"/>
              <w:spacing w:line="276" w:lineRule="auto"/>
              <w:rPr>
                <w:rFonts w:cs="Times New Roman"/>
              </w:rPr>
            </w:pPr>
            <w:r>
              <w:rPr>
                <w:rFonts w:ascii="Verdana" w:hAnsi="Verdana" w:cs="Verdana"/>
                <w:sz w:val="18"/>
                <w:szCs w:val="18"/>
              </w:rPr>
              <w:t>'Kg' or 'units'</w:t>
            </w:r>
          </w:p>
        </w:tc>
        <w:tc>
          <w:tcPr>
            <w:tcW w:w="6777" w:type="dxa"/>
            <w:shd w:val="clear" w:color="auto" w:fill="FFFFFF"/>
            <w:tcMar>
              <w:top w:w="0" w:type="dxa"/>
              <w:left w:w="108" w:type="dxa"/>
              <w:bottom w:w="0" w:type="dxa"/>
              <w:right w:w="108" w:type="dxa"/>
            </w:tcMar>
          </w:tcPr>
          <w:p w:rsidR="000D7A2B" w:rsidRDefault="000D7A2B" w:rsidP="008D4101">
            <w:pPr>
              <w:pStyle w:val="Textbody"/>
              <w:suppressAutoHyphens w:val="0"/>
              <w:spacing w:line="276" w:lineRule="auto"/>
              <w:rPr>
                <w:rFonts w:cs="Times New Roman"/>
              </w:rPr>
            </w:pPr>
            <w:r>
              <w:rPr>
                <w:rFonts w:ascii="Verdana" w:hAnsi="Verdana" w:cs="Verdana"/>
                <w:sz w:val="18"/>
                <w:szCs w:val="18"/>
              </w:rPr>
              <w:t>Kg or units</w:t>
            </w:r>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732"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777"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商品的重量或单位</w:t>
            </w:r>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732"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777"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is the cost of inventory in any Store.</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门店为商品支付给供应商的价格</w:t>
            </w:r>
            <w:ins w:id="440" w:author="Unknown" w:date="2013-09-18T15:55:00Z">
              <w:r>
                <w:rPr>
                  <w:rFonts w:ascii="Verdana" w:eastAsia="宋体" w:hAnsi="Verdana" w:cs="宋体" w:hint="eastAsia"/>
                  <w:sz w:val="18"/>
                  <w:szCs w:val="18"/>
                </w:rPr>
                <w:t>（</w:t>
              </w:r>
            </w:ins>
            <w:ins w:id="441" w:author="Unknown" w:date="2013-09-18T16:21:00Z">
              <w:r>
                <w:rPr>
                  <w:rFonts w:ascii="Verdana" w:eastAsia="宋体" w:hAnsi="Verdana" w:cs="宋体" w:hint="eastAsia"/>
                  <w:sz w:val="18"/>
                  <w:szCs w:val="18"/>
                </w:rPr>
                <w:t>取</w:t>
              </w:r>
            </w:ins>
            <w:ins w:id="442" w:author="Unknown" w:date="2013-09-18T15:55:00Z">
              <w:r>
                <w:rPr>
                  <w:rFonts w:ascii="Verdana" w:eastAsia="宋体" w:hAnsi="Verdana" w:cs="Verdana"/>
                  <w:sz w:val="18"/>
                  <w:szCs w:val="18"/>
                </w:rPr>
                <w:t>WAC</w:t>
              </w:r>
            </w:ins>
            <w:ins w:id="443" w:author="Unknown" w:date="2013-09-18T16:21:00Z">
              <w:r>
                <w:rPr>
                  <w:rFonts w:ascii="Verdana" w:eastAsia="宋体" w:hAnsi="Verdana" w:cs="宋体" w:hint="eastAsia"/>
                  <w:sz w:val="18"/>
                  <w:szCs w:val="18"/>
                </w:rPr>
                <w:t>值</w:t>
              </w:r>
            </w:ins>
            <w:ins w:id="444" w:author="Unknown" w:date="2013-09-18T15:55:00Z">
              <w:r>
                <w:rPr>
                  <w:rFonts w:ascii="Verdana" w:eastAsia="宋体" w:hAnsi="Verdana" w:cs="宋体" w:hint="eastAsia"/>
                  <w:sz w:val="18"/>
                  <w:szCs w:val="18"/>
                </w:rPr>
                <w:t>）</w:t>
              </w:r>
            </w:ins>
          </w:p>
        </w:tc>
      </w:tr>
    </w:tbl>
    <w:p w:rsidR="000D7A2B" w:rsidRDefault="000D7A2B" w:rsidP="008D4101">
      <w:pPr>
        <w:pStyle w:val="Textbody"/>
        <w:suppressAutoHyphens w:val="0"/>
        <w:spacing w:after="0" w:line="150" w:lineRule="atLeast"/>
        <w:rPr>
          <w:rFonts w:cs="Times New Roman"/>
          <w:sz w:val="20"/>
          <w:szCs w:val="20"/>
        </w:rPr>
      </w:pPr>
    </w:p>
    <w:p w:rsidR="000D7A2B" w:rsidRDefault="000D7A2B">
      <w:pPr>
        <w:pStyle w:val="Textbody"/>
        <w:suppressAutoHyphens w:val="0"/>
        <w:spacing w:after="0" w:line="150" w:lineRule="atLeast"/>
        <w:rPr>
          <w:rFonts w:cs="Times New Roman"/>
          <w:sz w:val="20"/>
          <w:szCs w:val="20"/>
        </w:rPr>
      </w:pPr>
    </w:p>
    <w:p w:rsidR="000D7A2B" w:rsidRDefault="000D7A2B">
      <w:pPr>
        <w:pStyle w:val="Textbody"/>
        <w:suppressAutoHyphens w:val="0"/>
        <w:spacing w:after="0" w:line="150" w:lineRule="atLeast"/>
        <w:rPr>
          <w:rFonts w:cs="Times New Roman"/>
          <w:sz w:val="20"/>
          <w:szCs w:val="20"/>
        </w:rPr>
      </w:pPr>
    </w:p>
    <w:p w:rsidR="000D7A2B" w:rsidRPr="00392B59"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445" w:name="_Toc237064916"/>
      <w:bookmarkStart w:id="446" w:name="_Toc238874645"/>
      <w:bookmarkStart w:id="447" w:name="_Toc369255747"/>
      <w:r w:rsidRPr="00CE7C7C">
        <w:rPr>
          <w:rFonts w:ascii="Litera Serial" w:hAnsi="Litera Serial" w:cs="Litera Serial"/>
          <w:b w:val="0"/>
          <w:bCs w:val="0"/>
          <w:caps/>
          <w:color w:val="808080"/>
          <w:sz w:val="24"/>
          <w:szCs w:val="24"/>
        </w:rPr>
        <w:t>TXN_</w:t>
      </w:r>
      <w:r>
        <w:rPr>
          <w:rFonts w:ascii="Litera Serial" w:hAnsi="Litera Serial" w:cs="Litera Serial"/>
          <w:b w:val="0"/>
          <w:bCs w:val="0"/>
          <w:caps/>
          <w:color w:val="808080"/>
          <w:sz w:val="24"/>
          <w:szCs w:val="24"/>
        </w:rPr>
        <w:t>DC_Inventory</w:t>
      </w:r>
      <w:r w:rsidRPr="00CE7C7C">
        <w:rPr>
          <w:rFonts w:ascii="Litera Serial" w:hAnsi="Litera Serial" w:cs="Litera Serial"/>
          <w:b w:val="0"/>
          <w:bCs w:val="0"/>
          <w:caps/>
          <w:color w:val="808080"/>
          <w:sz w:val="24"/>
          <w:szCs w:val="24"/>
        </w:rPr>
        <w:t xml:space="preserve"> </w:t>
      </w:r>
      <w:r>
        <w:rPr>
          <w:rFonts w:ascii="Litera Serial" w:hAnsi="Litera Serial" w:cs="宋体" w:hint="eastAsia"/>
          <w:b w:val="0"/>
          <w:bCs w:val="0"/>
          <w:caps/>
          <w:color w:val="808080"/>
          <w:sz w:val="24"/>
          <w:szCs w:val="24"/>
        </w:rPr>
        <w:t>交易型</w:t>
      </w:r>
      <w:r>
        <w:rPr>
          <w:rFonts w:ascii="Litera Serial" w:hAnsi="Litera Serial" w:cs="Litera Serial"/>
          <w:b w:val="0"/>
          <w:bCs w:val="0"/>
          <w:caps/>
          <w:color w:val="808080"/>
          <w:sz w:val="24"/>
          <w:szCs w:val="24"/>
        </w:rPr>
        <w:t>_DC_</w:t>
      </w:r>
      <w:r>
        <w:rPr>
          <w:rFonts w:ascii="Litera Serial" w:hAnsi="Litera Serial" w:cs="宋体" w:hint="eastAsia"/>
          <w:b w:val="0"/>
          <w:bCs w:val="0"/>
          <w:caps/>
          <w:color w:val="808080"/>
          <w:sz w:val="24"/>
          <w:szCs w:val="24"/>
        </w:rPr>
        <w:t>库存</w:t>
      </w:r>
      <w:bookmarkEnd w:id="445"/>
      <w:bookmarkEnd w:id="446"/>
      <w:bookmarkEnd w:id="447"/>
    </w:p>
    <w:p w:rsidR="000D7A2B" w:rsidRPr="00392B59" w:rsidRDefault="000D7A2B" w:rsidP="008D4101">
      <w:pPr>
        <w:rPr>
          <w:rFonts w:ascii="Verdana" w:hAnsi="Verdana" w:cs="Verdana"/>
          <w:sz w:val="20"/>
          <w:szCs w:val="20"/>
        </w:rPr>
      </w:pPr>
      <w:r w:rsidRPr="00392B59">
        <w:rPr>
          <w:rFonts w:ascii="Verdana" w:hAnsi="Verdana" w:cs="Verdana"/>
          <w:sz w:val="20"/>
          <w:szCs w:val="20"/>
        </w:rPr>
        <w:t xml:space="preserve">This table contains </w:t>
      </w:r>
      <w:r>
        <w:rPr>
          <w:rFonts w:ascii="Verdana" w:hAnsi="Verdana" w:cs="Verdana"/>
          <w:sz w:val="20"/>
          <w:szCs w:val="20"/>
        </w:rPr>
        <w:t xml:space="preserve">the </w:t>
      </w:r>
      <w:r w:rsidRPr="00392B59">
        <w:rPr>
          <w:rFonts w:ascii="Verdana" w:hAnsi="Verdana" w:cs="Verdana"/>
          <w:sz w:val="20"/>
          <w:szCs w:val="20"/>
        </w:rPr>
        <w:t xml:space="preserve">inventory </w:t>
      </w:r>
      <w:r>
        <w:rPr>
          <w:rFonts w:ascii="Verdana" w:hAnsi="Verdana" w:cs="Verdana"/>
          <w:sz w:val="20"/>
          <w:szCs w:val="20"/>
        </w:rPr>
        <w:t>in any DC</w:t>
      </w:r>
      <w:r w:rsidRPr="00392B59">
        <w:rPr>
          <w:rFonts w:ascii="Verdana" w:hAnsi="Verdana" w:cs="Verdana"/>
          <w:sz w:val="20"/>
          <w:szCs w:val="20"/>
        </w:rPr>
        <w:t>.</w:t>
      </w:r>
      <w:r>
        <w:rPr>
          <w:rFonts w:ascii="Verdana" w:hAnsi="Verdana" w:cs="Verdana"/>
          <w:sz w:val="20"/>
          <w:szCs w:val="20"/>
        </w:rPr>
        <w:t xml:space="preserve">  </w:t>
      </w:r>
    </w:p>
    <w:p w:rsidR="000D7A2B" w:rsidRPr="00392B59" w:rsidRDefault="000D7A2B" w:rsidP="008D4101">
      <w:pPr>
        <w:rPr>
          <w:rFonts w:ascii="Verdana" w:hAnsi="Verdana" w:cs="Verdana"/>
          <w:sz w:val="20"/>
          <w:szCs w:val="20"/>
        </w:rPr>
      </w:pPr>
    </w:p>
    <w:p w:rsidR="000D7A2B" w:rsidRPr="00392B59" w:rsidRDefault="000D7A2B" w:rsidP="008D4101">
      <w:pPr>
        <w:rPr>
          <w:rFonts w:ascii="宋体" w:eastAsia="宋体" w:hAnsi="Verdana" w:cs="Times New Roman"/>
          <w:sz w:val="20"/>
          <w:szCs w:val="20"/>
        </w:rPr>
      </w:pPr>
      <w:r>
        <w:rPr>
          <w:rFonts w:ascii="宋体" w:eastAsia="宋体" w:hAnsi="Verdana" w:cs="宋体" w:hint="eastAsia"/>
          <w:sz w:val="20"/>
          <w:szCs w:val="20"/>
        </w:rPr>
        <w:t>此表格包含任何</w:t>
      </w:r>
      <w:r>
        <w:rPr>
          <w:rFonts w:ascii="宋体" w:eastAsia="宋体" w:hAnsi="Verdana" w:cs="宋体"/>
          <w:sz w:val="20"/>
          <w:szCs w:val="20"/>
        </w:rPr>
        <w:t>DC</w:t>
      </w:r>
      <w:r>
        <w:rPr>
          <w:rFonts w:ascii="宋体" w:eastAsia="宋体" w:hAnsi="Verdana" w:cs="宋体" w:hint="eastAsia"/>
          <w:sz w:val="20"/>
          <w:szCs w:val="20"/>
        </w:rPr>
        <w:t>内的库存</w:t>
      </w:r>
      <w:r w:rsidRPr="00392B59">
        <w:rPr>
          <w:rFonts w:ascii="宋体" w:eastAsia="宋体" w:hAnsi="Verdana" w:cs="宋体" w:hint="eastAsia"/>
          <w:sz w:val="20"/>
          <w:szCs w:val="20"/>
        </w:rPr>
        <w:t>。</w:t>
      </w:r>
    </w:p>
    <w:p w:rsidR="000D7A2B" w:rsidRPr="00392B59" w:rsidRDefault="000D7A2B" w:rsidP="008D4101">
      <w:pPr>
        <w:pStyle w:val="Textbody"/>
        <w:rPr>
          <w:rFonts w:eastAsia="宋体" w:cs="Times New Roman"/>
          <w:sz w:val="20"/>
          <w:szCs w:val="20"/>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43"/>
        <w:gridCol w:w="1732"/>
        <w:gridCol w:w="6777"/>
      </w:tblGrid>
      <w:tr w:rsidR="000D7A2B">
        <w:trPr>
          <w:cantSplit/>
          <w:tblHeader/>
        </w:trPr>
        <w:tc>
          <w:tcPr>
            <w:tcW w:w="1343" w:type="dxa"/>
            <w:shd w:val="clear" w:color="auto" w:fill="E6E6E6"/>
            <w:tcMar>
              <w:top w:w="0" w:type="dxa"/>
              <w:left w:w="108" w:type="dxa"/>
              <w:bottom w:w="0" w:type="dxa"/>
              <w:right w:w="108" w:type="dxa"/>
            </w:tcMar>
          </w:tcPr>
          <w:p w:rsidR="000D7A2B" w:rsidRDefault="000D7A2B" w:rsidP="008D4101">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32" w:type="dxa"/>
            <w:shd w:val="clear" w:color="auto" w:fill="E6E6E6"/>
            <w:tcMar>
              <w:top w:w="0" w:type="dxa"/>
              <w:left w:w="108" w:type="dxa"/>
              <w:bottom w:w="0" w:type="dxa"/>
              <w:right w:w="108" w:type="dxa"/>
            </w:tcMar>
          </w:tcPr>
          <w:p w:rsidR="000D7A2B" w:rsidRDefault="000D7A2B" w:rsidP="008D4101">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777" w:type="dxa"/>
            <w:shd w:val="clear" w:color="auto" w:fill="E6E6E6"/>
            <w:tcMar>
              <w:top w:w="0" w:type="dxa"/>
              <w:left w:w="108" w:type="dxa"/>
              <w:bottom w:w="0" w:type="dxa"/>
              <w:right w:w="108" w:type="dxa"/>
            </w:tcMar>
          </w:tcPr>
          <w:p w:rsidR="000D7A2B" w:rsidRDefault="000D7A2B" w:rsidP="008D4101">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Height w:val="349"/>
        </w:trPr>
        <w:tc>
          <w:tcPr>
            <w:tcW w:w="1343" w:type="dxa"/>
            <w:shd w:val="clear" w:color="auto" w:fill="FFFFFF"/>
            <w:tcMar>
              <w:top w:w="0" w:type="dxa"/>
              <w:left w:w="108" w:type="dxa"/>
              <w:bottom w:w="0" w:type="dxa"/>
              <w:right w:w="108" w:type="dxa"/>
            </w:tcMar>
          </w:tcPr>
          <w:p w:rsidR="000D7A2B" w:rsidRDefault="000D7A2B" w:rsidP="001A3EC3">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732" w:type="dxa"/>
            <w:shd w:val="clear" w:color="auto" w:fill="FFFFFF"/>
            <w:tcMar>
              <w:top w:w="0" w:type="dxa"/>
              <w:left w:w="108" w:type="dxa"/>
              <w:bottom w:w="0" w:type="dxa"/>
              <w:right w:w="108" w:type="dxa"/>
            </w:tcMar>
          </w:tcPr>
          <w:p w:rsidR="000D7A2B" w:rsidRDefault="000D7A2B" w:rsidP="001A3EC3">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777" w:type="dxa"/>
            <w:shd w:val="clear" w:color="auto" w:fill="FFFFFF"/>
            <w:tcMar>
              <w:top w:w="0" w:type="dxa"/>
              <w:left w:w="108" w:type="dxa"/>
              <w:bottom w:w="0" w:type="dxa"/>
              <w:right w:w="108" w:type="dxa"/>
            </w:tcMar>
          </w:tcPr>
          <w:p w:rsidR="000D7A2B" w:rsidRPr="007C306B" w:rsidRDefault="000D7A2B" w:rsidP="001A3EC3">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r>
              <w:rPr>
                <w:rFonts w:ascii="Verdana" w:eastAsia="宋体" w:hAnsi="Verdana" w:cs="Verdana"/>
                <w:sz w:val="18"/>
                <w:szCs w:val="18"/>
              </w:rPr>
              <w:t xml:space="preserve"> of last purchase of product</w:t>
            </w:r>
          </w:p>
          <w:p w:rsidR="000D7A2B" w:rsidRDefault="000D7A2B" w:rsidP="006E367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某商品最后一次进货的日期</w:t>
            </w:r>
          </w:p>
        </w:tc>
      </w:tr>
      <w:tr w:rsidR="000D7A2B">
        <w:trPr>
          <w:cantSplit/>
        </w:trPr>
        <w:tc>
          <w:tcPr>
            <w:tcW w:w="1343" w:type="dxa"/>
            <w:shd w:val="clear" w:color="auto" w:fill="FFFFFF"/>
            <w:tcMar>
              <w:top w:w="0" w:type="dxa"/>
              <w:left w:w="108" w:type="dxa"/>
              <w:bottom w:w="0" w:type="dxa"/>
              <w:right w:w="108" w:type="dxa"/>
            </w:tcMar>
          </w:tcPr>
          <w:p w:rsidR="000D7A2B" w:rsidRDefault="000D7A2B" w:rsidP="001A3EC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Date</w:t>
            </w:r>
          </w:p>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日期</w:t>
            </w:r>
          </w:p>
        </w:tc>
        <w:tc>
          <w:tcPr>
            <w:tcW w:w="1732" w:type="dxa"/>
            <w:shd w:val="clear" w:color="auto" w:fill="FFFFFF"/>
            <w:tcMar>
              <w:top w:w="0" w:type="dxa"/>
              <w:left w:w="108" w:type="dxa"/>
              <w:bottom w:w="0" w:type="dxa"/>
              <w:right w:w="108" w:type="dxa"/>
            </w:tcMar>
          </w:tcPr>
          <w:p w:rsidR="000D7A2B" w:rsidRDefault="000D7A2B" w:rsidP="001A3EC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Date</w:t>
            </w:r>
          </w:p>
          <w:p w:rsidR="000D7A2B" w:rsidRDefault="000D7A2B" w:rsidP="008D4101">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日期</w:t>
            </w:r>
          </w:p>
        </w:tc>
        <w:tc>
          <w:tcPr>
            <w:tcW w:w="6777" w:type="dxa"/>
            <w:shd w:val="clear" w:color="auto" w:fill="FFFFFF"/>
            <w:tcMar>
              <w:top w:w="0" w:type="dxa"/>
              <w:left w:w="108" w:type="dxa"/>
              <w:bottom w:w="0" w:type="dxa"/>
              <w:right w:w="108" w:type="dxa"/>
            </w:tcMar>
          </w:tcPr>
          <w:p w:rsidR="000D7A2B" w:rsidRDefault="000D7A2B" w:rsidP="001A3EC3">
            <w:pPr>
              <w:pStyle w:val="TableContents"/>
              <w:suppressLineNumbers w:val="0"/>
              <w:tabs>
                <w:tab w:val="left" w:pos="1176"/>
              </w:tabs>
              <w:suppressAutoHyphens w:val="0"/>
              <w:spacing w:line="276" w:lineRule="auto"/>
              <w:rPr>
                <w:rFonts w:ascii="Verdana" w:eastAsia="宋体" w:hAnsi="Verdana" w:cs="Verdana"/>
                <w:sz w:val="18"/>
                <w:szCs w:val="18"/>
              </w:rPr>
            </w:pPr>
            <w:r>
              <w:rPr>
                <w:rFonts w:ascii="Verdana" w:eastAsia="宋体" w:hAnsi="Verdana" w:cs="Verdana"/>
                <w:sz w:val="18"/>
                <w:szCs w:val="18"/>
              </w:rPr>
              <w:t>Date of stocktake of product</w:t>
            </w:r>
          </w:p>
          <w:p w:rsidR="000D7A2B" w:rsidRDefault="000D7A2B" w:rsidP="006E3679">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某商品的盘点日期</w:t>
            </w:r>
            <w:ins w:id="448" w:author="Unknown" w:date="2013-09-18T15:38:00Z">
              <w:r>
                <w:rPr>
                  <w:rFonts w:ascii="Verdana" w:eastAsia="宋体" w:hAnsi="Verdana" w:cs="Verdana"/>
                  <w:sz w:val="18"/>
                  <w:szCs w:val="18"/>
                </w:rPr>
                <w:t>-----</w:t>
              </w:r>
            </w:ins>
            <w:ins w:id="449" w:author="Unknown" w:date="2013-09-18T16:21:00Z">
              <w:r>
                <w:rPr>
                  <w:rFonts w:ascii="Verdana" w:eastAsia="宋体" w:hAnsi="Verdana" w:cs="Verdana"/>
                  <w:sz w:val="18"/>
                  <w:szCs w:val="18"/>
                </w:rPr>
                <w:t>-</w:t>
              </w:r>
              <w:r>
                <w:rPr>
                  <w:rFonts w:ascii="Verdana" w:eastAsia="宋体" w:hAnsi="Verdana" w:cs="宋体" w:hint="eastAsia"/>
                  <w:sz w:val="18"/>
                  <w:szCs w:val="18"/>
                </w:rPr>
                <w:t>以</w:t>
              </w:r>
            </w:ins>
            <w:ins w:id="450" w:author="Unknown" w:date="2013-09-18T15:38:00Z">
              <w:r>
                <w:rPr>
                  <w:rFonts w:ascii="Verdana" w:eastAsia="宋体" w:hAnsi="Verdana" w:cs="Verdana"/>
                  <w:sz w:val="18"/>
                  <w:szCs w:val="18"/>
                </w:rPr>
                <w:t>NULL</w:t>
              </w:r>
            </w:ins>
            <w:ins w:id="451" w:author="Unknown" w:date="2013-09-18T16:21:00Z">
              <w:r>
                <w:rPr>
                  <w:rFonts w:ascii="Verdana" w:eastAsia="宋体" w:hAnsi="Verdana" w:cs="宋体" w:hint="eastAsia"/>
                  <w:sz w:val="18"/>
                  <w:szCs w:val="18"/>
                </w:rPr>
                <w:t>代替</w:t>
              </w:r>
            </w:ins>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lastRenderedPageBreak/>
              <w:t>outlet</w:t>
            </w:r>
            <w:r>
              <w:rPr>
                <w:rFonts w:ascii="Verdana" w:hAnsi="Verdana" w:cs="Verdana"/>
                <w:sz w:val="18"/>
                <w:szCs w:val="18"/>
              </w:rPr>
              <w:t xml:space="preserve"> ID</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8D4101">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DC (DC)</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w:t>
            </w:r>
            <w:r>
              <w:rPr>
                <w:rFonts w:ascii="Verdana" w:eastAsia="宋体" w:hAnsi="Verdana" w:cs="Verdana"/>
                <w:sz w:val="18"/>
                <w:szCs w:val="18"/>
              </w:rPr>
              <w:t>DC</w:t>
            </w:r>
            <w:r>
              <w:rPr>
                <w:rFonts w:ascii="Verdana" w:eastAsia="宋体" w:hAnsi="Verdana" w:cs="宋体" w:hint="eastAsia"/>
                <w:sz w:val="18"/>
                <w:szCs w:val="18"/>
              </w:rPr>
              <w:t>（物流中心）时，此标识符必须与门店主数据进行关联</w:t>
            </w:r>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8D4101">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Identifier of the supplier that is delivering the products. This id must be related with the supplier id table. </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交付商品的供应商的标识符。此</w:t>
            </w:r>
            <w:r>
              <w:rPr>
                <w:rFonts w:ascii="Verdana" w:eastAsia="宋体" w:hAnsi="Verdana" w:cs="Verdana"/>
                <w:sz w:val="18"/>
                <w:szCs w:val="18"/>
              </w:rPr>
              <w:t>id</w:t>
            </w:r>
            <w:r>
              <w:rPr>
                <w:rFonts w:ascii="Verdana" w:eastAsia="宋体" w:hAnsi="Verdana" w:cs="宋体" w:hint="eastAsia"/>
                <w:sz w:val="18"/>
                <w:szCs w:val="18"/>
              </w:rPr>
              <w:t>必须与供应商</w:t>
            </w:r>
            <w:r>
              <w:rPr>
                <w:rFonts w:ascii="Verdana" w:eastAsia="宋体" w:hAnsi="Verdana" w:cs="Verdana"/>
                <w:sz w:val="18"/>
                <w:szCs w:val="18"/>
              </w:rPr>
              <w:t>id</w:t>
            </w:r>
            <w:r>
              <w:rPr>
                <w:rFonts w:ascii="Verdana" w:eastAsia="宋体" w:hAnsi="Verdana" w:cs="宋体" w:hint="eastAsia"/>
                <w:sz w:val="18"/>
                <w:szCs w:val="18"/>
              </w:rPr>
              <w:t>表格进行关联</w:t>
            </w:r>
            <w:ins w:id="452" w:author="Unknown" w:date="2013-09-18T16:21:00Z">
              <w:r>
                <w:rPr>
                  <w:rFonts w:ascii="Verdana" w:eastAsia="宋体" w:hAnsi="Verdana" w:cs="宋体" w:hint="eastAsia"/>
                  <w:sz w:val="18"/>
                  <w:szCs w:val="18"/>
                </w:rPr>
                <w:t>（取主供应商编码）</w:t>
              </w:r>
            </w:ins>
            <w:ins w:id="453" w:author="Unknown" w:date="2013-09-19T15:58:00Z">
              <w:r>
                <w:rPr>
                  <w:rFonts w:ascii="Verdana" w:eastAsia="宋体" w:hAnsi="Verdana" w:cs="Verdana"/>
                  <w:sz w:val="18"/>
                  <w:szCs w:val="18"/>
                </w:rPr>
                <w:t>pick primary supplier</w:t>
              </w:r>
            </w:ins>
          </w:p>
        </w:tc>
      </w:tr>
      <w:tr w:rsidR="000D7A2B">
        <w:trPr>
          <w:cantSplit/>
        </w:trPr>
        <w:tc>
          <w:tcPr>
            <w:tcW w:w="1343"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0A1D1D"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ins w:id="454" w:author="Unknown" w:date="2013-09-18T16:21:00Z">
              <w:r>
                <w:rPr>
                  <w:rFonts w:ascii="Verdana" w:eastAsia="宋体" w:hAnsi="Verdana" w:cs="宋体" w:hint="eastAsia"/>
                  <w:sz w:val="18"/>
                  <w:szCs w:val="18"/>
                </w:rPr>
                <w:t>（以</w:t>
              </w:r>
              <w:r>
                <w:rPr>
                  <w:rFonts w:ascii="Verdana" w:eastAsia="宋体" w:hAnsi="Verdana" w:cs="Verdana"/>
                  <w:sz w:val="18"/>
                  <w:szCs w:val="18"/>
                </w:rPr>
                <w:t>NULL</w:t>
              </w:r>
              <w:r>
                <w:rPr>
                  <w:rFonts w:ascii="Verdana" w:eastAsia="宋体" w:hAnsi="Verdana" w:cs="宋体" w:hint="eastAsia"/>
                  <w:sz w:val="18"/>
                  <w:szCs w:val="18"/>
                </w:rPr>
                <w:t>代替）</w:t>
              </w:r>
            </w:ins>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Product_ID</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8D4101">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SKU code in master product data</w:t>
            </w:r>
          </w:p>
          <w:p w:rsidR="000D7A2B" w:rsidRDefault="000D7A2B" w:rsidP="005578C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732" w:type="dxa"/>
            <w:shd w:val="clear" w:color="auto" w:fill="FFFFFF"/>
            <w:tcMar>
              <w:top w:w="0" w:type="dxa"/>
              <w:left w:w="108" w:type="dxa"/>
              <w:bottom w:w="0" w:type="dxa"/>
              <w:right w:w="108" w:type="dxa"/>
            </w:tcMar>
          </w:tcPr>
          <w:p w:rsidR="000D7A2B" w:rsidRDefault="000D7A2B" w:rsidP="008D4101">
            <w:pPr>
              <w:pStyle w:val="Textbody"/>
              <w:suppressAutoHyphens w:val="0"/>
              <w:spacing w:line="276" w:lineRule="auto"/>
              <w:rPr>
                <w:rFonts w:cs="Times New Roman"/>
              </w:rPr>
            </w:pPr>
            <w:r>
              <w:rPr>
                <w:rFonts w:ascii="Verdana" w:hAnsi="Verdana" w:cs="Verdana"/>
                <w:sz w:val="18"/>
                <w:szCs w:val="18"/>
              </w:rPr>
              <w:t>'Kg' or 'units'</w:t>
            </w:r>
          </w:p>
        </w:tc>
        <w:tc>
          <w:tcPr>
            <w:tcW w:w="6777" w:type="dxa"/>
            <w:shd w:val="clear" w:color="auto" w:fill="FFFFFF"/>
            <w:tcMar>
              <w:top w:w="0" w:type="dxa"/>
              <w:left w:w="108" w:type="dxa"/>
              <w:bottom w:w="0" w:type="dxa"/>
              <w:right w:w="108" w:type="dxa"/>
            </w:tcMar>
          </w:tcPr>
          <w:p w:rsidR="000D7A2B" w:rsidRDefault="000D7A2B" w:rsidP="008D4101">
            <w:pPr>
              <w:pStyle w:val="Textbody"/>
              <w:suppressAutoHyphens w:val="0"/>
              <w:spacing w:line="276" w:lineRule="auto"/>
              <w:rPr>
                <w:rFonts w:cs="Times New Roman"/>
              </w:rPr>
            </w:pPr>
            <w:r>
              <w:rPr>
                <w:rFonts w:ascii="Verdana" w:hAnsi="Verdana" w:cs="Verdana"/>
                <w:sz w:val="18"/>
                <w:szCs w:val="18"/>
              </w:rPr>
              <w:t>Kg or units</w:t>
            </w:r>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732"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777"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商品的重量或单位</w:t>
            </w:r>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732"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777" w:type="dxa"/>
            <w:shd w:val="clear" w:color="auto" w:fill="FFFFFF"/>
            <w:tcMar>
              <w:top w:w="0" w:type="dxa"/>
              <w:left w:w="108" w:type="dxa"/>
              <w:bottom w:w="0" w:type="dxa"/>
              <w:right w:w="108" w:type="dxa"/>
            </w:tcMar>
          </w:tcPr>
          <w:p w:rsidR="000D7A2B" w:rsidRDefault="000D7A2B" w:rsidP="008D4101">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is the cost of inventory in the DC.</w:t>
            </w:r>
          </w:p>
          <w:p w:rsidR="000D7A2B" w:rsidRDefault="000D7A2B" w:rsidP="008D410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门店为商品支付给供应商的价格</w:t>
            </w:r>
            <w:ins w:id="455" w:author="Unknown" w:date="2013-09-18T15:55:00Z">
              <w:r>
                <w:rPr>
                  <w:rFonts w:ascii="Verdana" w:eastAsia="宋体" w:hAnsi="Verdana" w:cs="宋体" w:hint="eastAsia"/>
                  <w:sz w:val="18"/>
                  <w:szCs w:val="18"/>
                </w:rPr>
                <w:t>（</w:t>
              </w:r>
            </w:ins>
            <w:ins w:id="456" w:author="Unknown" w:date="2013-09-18T16:21:00Z">
              <w:r>
                <w:rPr>
                  <w:rFonts w:ascii="Verdana" w:eastAsia="宋体" w:hAnsi="Verdana" w:cs="宋体" w:hint="eastAsia"/>
                  <w:sz w:val="18"/>
                  <w:szCs w:val="18"/>
                </w:rPr>
                <w:t>取</w:t>
              </w:r>
            </w:ins>
            <w:ins w:id="457" w:author="Unknown" w:date="2013-09-18T15:55:00Z">
              <w:r>
                <w:rPr>
                  <w:rFonts w:ascii="Verdana" w:eastAsia="宋体" w:hAnsi="Verdana" w:cs="Verdana"/>
                  <w:sz w:val="18"/>
                  <w:szCs w:val="18"/>
                </w:rPr>
                <w:t>WAC</w:t>
              </w:r>
            </w:ins>
            <w:ins w:id="458" w:author="Unknown" w:date="2013-09-18T16:22:00Z">
              <w:r>
                <w:rPr>
                  <w:rFonts w:ascii="Verdana" w:eastAsia="宋体" w:hAnsi="Verdana" w:cs="宋体" w:hint="eastAsia"/>
                  <w:sz w:val="18"/>
                  <w:szCs w:val="18"/>
                </w:rPr>
                <w:t>值</w:t>
              </w:r>
            </w:ins>
            <w:ins w:id="459" w:author="Unknown" w:date="2013-09-18T15:55:00Z">
              <w:r>
                <w:rPr>
                  <w:rFonts w:ascii="Verdana" w:eastAsia="宋体" w:hAnsi="Verdana" w:cs="宋体" w:hint="eastAsia"/>
                  <w:sz w:val="18"/>
                  <w:szCs w:val="18"/>
                </w:rPr>
                <w:t>）</w:t>
              </w:r>
            </w:ins>
          </w:p>
        </w:tc>
      </w:tr>
    </w:tbl>
    <w:p w:rsidR="000D7A2B" w:rsidRDefault="000D7A2B">
      <w:pPr>
        <w:pStyle w:val="Textbody"/>
        <w:suppressAutoHyphens w:val="0"/>
        <w:spacing w:after="0" w:line="150" w:lineRule="atLeast"/>
        <w:rPr>
          <w:rFonts w:cs="Times New Roman"/>
          <w:sz w:val="20"/>
          <w:szCs w:val="20"/>
        </w:rPr>
      </w:pPr>
    </w:p>
    <w:p w:rsidR="000D7A2B" w:rsidRPr="00392B59" w:rsidRDefault="000D7A2B">
      <w:pPr>
        <w:pStyle w:val="Textbody"/>
        <w:suppressAutoHyphens w:val="0"/>
        <w:spacing w:after="0" w:line="150" w:lineRule="atLeast"/>
        <w:rPr>
          <w:rFonts w:cs="Times New Roman"/>
          <w:sz w:val="20"/>
          <w:szCs w:val="20"/>
        </w:rPr>
      </w:pPr>
    </w:p>
    <w:p w:rsidR="000D7A2B" w:rsidRPr="00392B59" w:rsidRDefault="000D7A2B">
      <w:pPr>
        <w:pStyle w:val="Textbody"/>
        <w:suppressAutoHyphens w:val="0"/>
        <w:spacing w:after="0" w:line="150" w:lineRule="atLeast"/>
        <w:rPr>
          <w:rFonts w:cs="Times New Roman"/>
          <w:sz w:val="20"/>
          <w:szCs w:val="20"/>
        </w:rPr>
      </w:pPr>
    </w:p>
    <w:p w:rsidR="000D7A2B" w:rsidRPr="009F3B0C" w:rsidRDefault="000D7A2B" w:rsidP="00AF51AD">
      <w:pPr>
        <w:pStyle w:val="2"/>
        <w:keepNext w:val="0"/>
        <w:numPr>
          <w:ilvl w:val="0"/>
          <w:numId w:val="6"/>
        </w:numPr>
        <w:tabs>
          <w:tab w:val="left" w:pos="576"/>
        </w:tabs>
        <w:suppressAutoHyphens w:val="0"/>
        <w:spacing w:before="0" w:after="0"/>
        <w:rPr>
          <w:rFonts w:ascii="Litera Serial" w:hAnsi="Litera Serial" w:cs="Litera Serial"/>
          <w:bCs w:val="0"/>
          <w:caps/>
          <w:color w:val="C00000"/>
          <w:sz w:val="24"/>
          <w:szCs w:val="24"/>
        </w:rPr>
      </w:pPr>
      <w:bookmarkStart w:id="460" w:name="_Toc237064917"/>
      <w:bookmarkStart w:id="461" w:name="_Toc238874646"/>
      <w:bookmarkStart w:id="462" w:name="_Toc369255748"/>
      <w:r w:rsidRPr="009F3B0C">
        <w:rPr>
          <w:rFonts w:ascii="Litera Serial" w:hAnsi="Litera Serial" w:cs="Litera Serial"/>
          <w:bCs w:val="0"/>
          <w:caps/>
          <w:color w:val="C00000"/>
          <w:sz w:val="24"/>
          <w:szCs w:val="24"/>
        </w:rPr>
        <w:t xml:space="preserve">TXN_store_purchase_from_supplier_cost </w:t>
      </w:r>
      <w:r w:rsidRPr="009F3B0C">
        <w:rPr>
          <w:rFonts w:ascii="Litera Serial" w:hAnsi="Litera Serial" w:cs="宋体" w:hint="eastAsia"/>
          <w:bCs w:val="0"/>
          <w:caps/>
          <w:color w:val="C00000"/>
          <w:sz w:val="24"/>
          <w:szCs w:val="24"/>
        </w:rPr>
        <w:t>交易型</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门店</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从</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供应商</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购买</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成本</w:t>
      </w:r>
      <w:bookmarkEnd w:id="460"/>
      <w:bookmarkEnd w:id="461"/>
      <w:r w:rsidR="007C220C">
        <w:rPr>
          <w:rFonts w:ascii="Litera Serial" w:hAnsi="Litera Serial" w:cs="Litera Serial" w:hint="eastAsia"/>
          <w:bCs w:val="0"/>
          <w:caps/>
          <w:color w:val="C00000"/>
          <w:sz w:val="24"/>
          <w:szCs w:val="24"/>
        </w:rPr>
        <w:t>（增加字段）</w:t>
      </w:r>
      <w:bookmarkEnd w:id="462"/>
    </w:p>
    <w:p w:rsidR="000D7A2B" w:rsidRPr="00392B59" w:rsidRDefault="000D7A2B" w:rsidP="00EA67B8">
      <w:pPr>
        <w:rPr>
          <w:rFonts w:ascii="Verdana" w:hAnsi="Verdana" w:cs="Verdana"/>
          <w:sz w:val="20"/>
          <w:szCs w:val="20"/>
        </w:rPr>
      </w:pPr>
      <w:r w:rsidRPr="00392B59">
        <w:rPr>
          <w:rFonts w:ascii="Verdana" w:hAnsi="Verdana" w:cs="Verdana"/>
          <w:sz w:val="20"/>
          <w:szCs w:val="20"/>
        </w:rPr>
        <w:t>This table contains all the effective deliveries of inventory from a supplier directly to a store. So this is what a Store receives from the Suppliers.</w:t>
      </w:r>
    </w:p>
    <w:p w:rsidR="000D7A2B" w:rsidRPr="00392B59" w:rsidRDefault="000D7A2B" w:rsidP="00EA67B8">
      <w:pPr>
        <w:rPr>
          <w:rFonts w:ascii="Verdana" w:hAnsi="Verdana" w:cs="Verdana"/>
          <w:sz w:val="20"/>
          <w:szCs w:val="20"/>
        </w:rPr>
      </w:pPr>
    </w:p>
    <w:p w:rsidR="000D7A2B" w:rsidRPr="00392B59" w:rsidRDefault="000D7A2B" w:rsidP="00170DC9">
      <w:pPr>
        <w:rPr>
          <w:rFonts w:ascii="宋体" w:eastAsia="宋体" w:hAnsi="Verdana" w:cs="Times New Roman"/>
          <w:sz w:val="20"/>
          <w:szCs w:val="20"/>
        </w:rPr>
      </w:pPr>
      <w:r w:rsidRPr="00392B59">
        <w:rPr>
          <w:rFonts w:ascii="宋体" w:eastAsia="宋体" w:hAnsi="Verdana" w:cs="宋体" w:hint="eastAsia"/>
          <w:sz w:val="20"/>
          <w:szCs w:val="20"/>
        </w:rPr>
        <w:t>此表格包含所有从一个供应商直接送至一个门店的有效的库存交货。所以这是表示一个门店从供应商处收到的。</w:t>
      </w:r>
    </w:p>
    <w:p w:rsidR="000D7A2B" w:rsidRDefault="000D7A2B" w:rsidP="00DC5A08">
      <w:pPr>
        <w:pStyle w:val="Textbody"/>
        <w:rPr>
          <w:ins w:id="463" w:author="Unknown" w:date="2013-09-18T16:22:00Z"/>
          <w:rFonts w:eastAsia="宋体" w:cs="Times New Roman"/>
          <w:sz w:val="20"/>
          <w:szCs w:val="20"/>
        </w:rPr>
      </w:pPr>
      <w:ins w:id="464" w:author="Unknown" w:date="2013-09-09T13:59:00Z">
        <w:r>
          <w:rPr>
            <w:rFonts w:eastAsia="宋体" w:cs="宋体" w:hint="eastAsia"/>
            <w:sz w:val="20"/>
            <w:szCs w:val="20"/>
          </w:rPr>
          <w:t>门店直送收货数据</w:t>
        </w:r>
      </w:ins>
    </w:p>
    <w:p w:rsidR="000D7A2B" w:rsidRDefault="000D7A2B" w:rsidP="00DC5A08">
      <w:pPr>
        <w:pStyle w:val="Textbody"/>
        <w:rPr>
          <w:ins w:id="465" w:author="Unknown" w:date="2013-09-19T15:58:00Z"/>
          <w:rFonts w:eastAsia="宋体" w:cs="Times New Roman"/>
          <w:sz w:val="20"/>
          <w:szCs w:val="20"/>
        </w:rPr>
      </w:pPr>
      <w:ins w:id="466" w:author="Unknown" w:date="2013-09-18T16:22:00Z">
        <w:r>
          <w:rPr>
            <w:rFonts w:eastAsia="宋体" w:cs="宋体" w:hint="eastAsia"/>
            <w:sz w:val="20"/>
            <w:szCs w:val="20"/>
          </w:rPr>
          <w:t>建议：增加收货单号字段</w:t>
        </w:r>
      </w:ins>
    </w:p>
    <w:p w:rsidR="000D7A2B" w:rsidRPr="00392B59" w:rsidRDefault="000D7A2B" w:rsidP="00DC5A08">
      <w:pPr>
        <w:pStyle w:val="Textbody"/>
        <w:numPr>
          <w:ins w:id="467" w:author="Unknown" w:date="2013-09-19T15:58:00Z"/>
        </w:numPr>
        <w:rPr>
          <w:rFonts w:eastAsia="宋体" w:cs="Times New Roman"/>
          <w:sz w:val="20"/>
          <w:szCs w:val="20"/>
        </w:rPr>
      </w:pPr>
      <w:ins w:id="468" w:author="Unknown" w:date="2013-09-19T15:58:00Z">
        <w:r>
          <w:rPr>
            <w:rFonts w:eastAsia="宋体"/>
            <w:sz w:val="20"/>
            <w:szCs w:val="20"/>
          </w:rPr>
          <w:t xml:space="preserve">Suggesting </w:t>
        </w:r>
        <w:proofErr w:type="gramStart"/>
        <w:r>
          <w:rPr>
            <w:rFonts w:eastAsia="宋体"/>
            <w:sz w:val="20"/>
            <w:szCs w:val="20"/>
          </w:rPr>
          <w:t>to add</w:t>
        </w:r>
        <w:proofErr w:type="gramEnd"/>
        <w:r>
          <w:rPr>
            <w:rFonts w:eastAsia="宋体"/>
            <w:sz w:val="20"/>
            <w:szCs w:val="20"/>
          </w:rPr>
          <w:t xml:space="preserve"> a receiving</w:t>
        </w:r>
      </w:ins>
      <w:ins w:id="469" w:author="Unknown" w:date="2013-09-22T10:31:00Z">
        <w:r>
          <w:rPr>
            <w:rFonts w:eastAsia="宋体"/>
            <w:sz w:val="20"/>
            <w:szCs w:val="20"/>
          </w:rPr>
          <w:t xml:space="preserve"> sheet</w:t>
        </w:r>
      </w:ins>
      <w:ins w:id="470" w:author="Unknown" w:date="2013-09-19T15:58:00Z">
        <w:r>
          <w:rPr>
            <w:rFonts w:eastAsia="宋体"/>
            <w:sz w:val="20"/>
            <w:szCs w:val="20"/>
          </w:rPr>
          <w:t xml:space="preserve"> number</w:t>
        </w:r>
      </w:ins>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43"/>
        <w:gridCol w:w="1732"/>
        <w:gridCol w:w="6777"/>
      </w:tblGrid>
      <w:tr w:rsidR="000D7A2B">
        <w:trPr>
          <w:cantSplit/>
          <w:tblHeader/>
        </w:trPr>
        <w:tc>
          <w:tcPr>
            <w:tcW w:w="1343" w:type="dxa"/>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32" w:type="dxa"/>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777" w:type="dxa"/>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trHeight w:val="349"/>
        </w:trPr>
        <w:tc>
          <w:tcPr>
            <w:tcW w:w="1343"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732"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777"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Daily data</w:t>
            </w:r>
          </w:p>
          <w:p w:rsidR="000D7A2B" w:rsidRDefault="000D7A2B" w:rsidP="001B3F26">
            <w:pPr>
              <w:pStyle w:val="TableContents"/>
              <w:suppressLineNumbers w:val="0"/>
              <w:suppressAutoHyphens w:val="0"/>
              <w:spacing w:line="276" w:lineRule="auto"/>
              <w:rPr>
                <w:rFonts w:eastAsia="宋体" w:cs="Times New Roman"/>
              </w:rPr>
            </w:pPr>
            <w:proofErr w:type="gramStart"/>
            <w:r>
              <w:rPr>
                <w:rFonts w:ascii="Verdana" w:eastAsia="宋体" w:hAnsi="Verdana" w:cs="宋体" w:hint="eastAsia"/>
                <w:sz w:val="18"/>
                <w:szCs w:val="18"/>
              </w:rPr>
              <w:t>日数据</w:t>
            </w:r>
            <w:proofErr w:type="gramEnd"/>
          </w:p>
        </w:tc>
      </w:tr>
      <w:tr w:rsidR="000D7A2B">
        <w:trPr>
          <w:ins w:id="471" w:author="Unknown" w:date="2013-09-18T16:22:00Z"/>
        </w:trPr>
        <w:tc>
          <w:tcPr>
            <w:tcW w:w="1343" w:type="dxa"/>
            <w:shd w:val="clear" w:color="auto" w:fill="FFFFFF"/>
            <w:tcMar>
              <w:top w:w="0" w:type="dxa"/>
              <w:left w:w="108" w:type="dxa"/>
              <w:bottom w:w="0" w:type="dxa"/>
              <w:right w:w="108" w:type="dxa"/>
            </w:tcMar>
          </w:tcPr>
          <w:p w:rsidR="000D7A2B" w:rsidRDefault="000D7A2B" w:rsidP="00D73799">
            <w:pPr>
              <w:pStyle w:val="TableContents"/>
              <w:suppressLineNumbers w:val="0"/>
              <w:suppressAutoHyphens w:val="0"/>
              <w:spacing w:line="276" w:lineRule="auto"/>
              <w:rPr>
                <w:ins w:id="472" w:author="Unknown" w:date="2013-09-18T16:22:00Z"/>
                <w:rFonts w:ascii="Verdana" w:eastAsia="宋体" w:hAnsi="Verdana" w:cs="Times New Roman"/>
                <w:sz w:val="18"/>
                <w:szCs w:val="18"/>
              </w:rPr>
            </w:pPr>
            <w:ins w:id="473" w:author="Unknown" w:date="2013-09-19T15:59:00Z">
              <w:r>
                <w:rPr>
                  <w:rFonts w:ascii="Verdana" w:eastAsia="宋体" w:hAnsi="Verdana" w:cs="Verdana"/>
                  <w:sz w:val="18"/>
                  <w:szCs w:val="18"/>
                </w:rPr>
                <w:t>Receving_</w:t>
              </w:r>
            </w:ins>
            <w:ins w:id="474" w:author="Unknown" w:date="2013-09-19T16:03:00Z">
              <w:r>
                <w:rPr>
                  <w:rFonts w:ascii="Verdana" w:eastAsia="宋体" w:hAnsi="Verdana" w:cs="Verdana"/>
                  <w:sz w:val="18"/>
                  <w:szCs w:val="18"/>
                </w:rPr>
                <w:t>sheet_</w:t>
              </w:r>
            </w:ins>
            <w:ins w:id="475" w:author="Unknown" w:date="2013-09-19T15:59:00Z">
              <w:r>
                <w:rPr>
                  <w:rFonts w:ascii="Verdana" w:eastAsia="宋体" w:hAnsi="Verdana" w:cs="Verdana"/>
                  <w:sz w:val="18"/>
                  <w:szCs w:val="18"/>
                </w:rPr>
                <w:t>number</w:t>
              </w:r>
              <w:r>
                <w:rPr>
                  <w:rFonts w:ascii="Verdana" w:eastAsia="宋体" w:hAnsi="Verdana" w:cs="Times New Roman"/>
                  <w:sz w:val="18"/>
                  <w:szCs w:val="18"/>
                </w:rPr>
                <w:br/>
              </w:r>
              <w:r>
                <w:rPr>
                  <w:rFonts w:ascii="Verdana" w:eastAsia="宋体" w:hAnsi="Verdana" w:cs="宋体" w:hint="eastAsia"/>
                  <w:sz w:val="18"/>
                  <w:szCs w:val="18"/>
                </w:rPr>
                <w:t>收</w:t>
              </w:r>
            </w:ins>
            <w:ins w:id="476" w:author="Unknown" w:date="2013-09-19T16:03:00Z">
              <w:r>
                <w:rPr>
                  <w:rFonts w:ascii="Verdana" w:eastAsia="宋体" w:hAnsi="Verdana" w:cs="Verdana"/>
                  <w:sz w:val="18"/>
                  <w:szCs w:val="18"/>
                </w:rPr>
                <w:t>_</w:t>
              </w:r>
            </w:ins>
            <w:ins w:id="477" w:author="Unknown" w:date="2013-09-19T15:59:00Z">
              <w:r>
                <w:rPr>
                  <w:rFonts w:ascii="Verdana" w:eastAsia="宋体" w:hAnsi="Verdana" w:cs="宋体" w:hint="eastAsia"/>
                  <w:sz w:val="18"/>
                  <w:szCs w:val="18"/>
                </w:rPr>
                <w:t>货</w:t>
              </w:r>
              <w:r>
                <w:rPr>
                  <w:rFonts w:ascii="Verdana" w:eastAsia="宋体" w:hAnsi="Verdana" w:cs="Verdana"/>
                  <w:sz w:val="18"/>
                  <w:szCs w:val="18"/>
                </w:rPr>
                <w:t>_</w:t>
              </w:r>
              <w:r>
                <w:rPr>
                  <w:rFonts w:ascii="Verdana" w:eastAsia="宋体" w:hAnsi="Verdana" w:cs="宋体" w:hint="eastAsia"/>
                  <w:sz w:val="18"/>
                  <w:szCs w:val="18"/>
                </w:rPr>
                <w:t>单</w:t>
              </w:r>
            </w:ins>
          </w:p>
        </w:tc>
        <w:tc>
          <w:tcPr>
            <w:tcW w:w="1732" w:type="dxa"/>
            <w:shd w:val="clear" w:color="auto" w:fill="FFFFFF"/>
            <w:tcMar>
              <w:top w:w="0" w:type="dxa"/>
              <w:left w:w="108" w:type="dxa"/>
              <w:bottom w:w="0" w:type="dxa"/>
              <w:right w:w="108" w:type="dxa"/>
            </w:tcMar>
          </w:tcPr>
          <w:p w:rsidR="000D7A2B" w:rsidRDefault="000D7A2B" w:rsidP="00636975">
            <w:pPr>
              <w:pStyle w:val="TableContents"/>
              <w:numPr>
                <w:ins w:id="478" w:author="Unknown" w:date="2013-09-19T15:59:00Z"/>
              </w:numPr>
              <w:suppressLineNumbers w:val="0"/>
              <w:suppressAutoHyphens w:val="0"/>
              <w:spacing w:line="276" w:lineRule="auto"/>
              <w:rPr>
                <w:ins w:id="479" w:author="Unknown" w:date="2013-09-19T15:59:00Z"/>
                <w:rFonts w:ascii="Verdana" w:eastAsia="宋体" w:hAnsi="Verdana" w:cs="Times New Roman"/>
                <w:sz w:val="18"/>
                <w:szCs w:val="18"/>
              </w:rPr>
            </w:pPr>
            <w:ins w:id="480" w:author="Unknown" w:date="2013-09-19T15:59:00Z">
              <w:r>
                <w:rPr>
                  <w:rFonts w:ascii="Verdana" w:hAnsi="Verdana" w:cs="Verdana"/>
                  <w:sz w:val="18"/>
                  <w:szCs w:val="18"/>
                </w:rPr>
                <w:t>Alphanumeric id</w:t>
              </w:r>
            </w:ins>
          </w:p>
          <w:p w:rsidR="000D7A2B" w:rsidRPr="009F3B0C" w:rsidRDefault="000D7A2B" w:rsidP="00636975">
            <w:pPr>
              <w:pStyle w:val="TableContents"/>
              <w:keepNext/>
              <w:suppressLineNumbers w:val="0"/>
              <w:suppressAutoHyphens w:val="0"/>
              <w:spacing w:before="240" w:after="120" w:line="276" w:lineRule="auto"/>
              <w:outlineLvl w:val="0"/>
              <w:rPr>
                <w:ins w:id="481" w:author="Unknown" w:date="2013-09-18T16:22:00Z"/>
                <w:rFonts w:ascii="Verdana" w:eastAsia="宋体" w:hAnsi="Verdana" w:cs="Times New Roman"/>
                <w:sz w:val="18"/>
                <w:szCs w:val="18"/>
              </w:rPr>
            </w:pPr>
            <w:ins w:id="482" w:author="Unknown" w:date="2013-09-19T15:59:00Z">
              <w:r>
                <w:rPr>
                  <w:rFonts w:ascii="Verdana" w:eastAsia="宋体" w:hAnsi="Verdana" w:cs="宋体" w:hint="eastAsia"/>
                  <w:sz w:val="18"/>
                  <w:szCs w:val="18"/>
                </w:rPr>
                <w:t>字母数字</w:t>
              </w:r>
              <w:r>
                <w:rPr>
                  <w:rFonts w:ascii="Verdana" w:eastAsia="宋体" w:hAnsi="Verdana" w:cs="Verdana"/>
                  <w:sz w:val="18"/>
                  <w:szCs w:val="18"/>
                </w:rPr>
                <w:t>id</w:t>
              </w:r>
            </w:ins>
          </w:p>
        </w:tc>
        <w:tc>
          <w:tcPr>
            <w:tcW w:w="6777" w:type="dxa"/>
            <w:shd w:val="clear" w:color="auto" w:fill="FFFFFF"/>
            <w:tcMar>
              <w:top w:w="0" w:type="dxa"/>
              <w:left w:w="108" w:type="dxa"/>
              <w:bottom w:w="0" w:type="dxa"/>
              <w:right w:w="108" w:type="dxa"/>
            </w:tcMar>
          </w:tcPr>
          <w:p w:rsidR="000D7A2B" w:rsidRDefault="000D7A2B" w:rsidP="001B3F26">
            <w:pPr>
              <w:pStyle w:val="TableContents"/>
              <w:numPr>
                <w:ins w:id="483" w:author="Unknown" w:date="2013-09-19T16:00:00Z"/>
              </w:numPr>
              <w:suppressLineNumbers w:val="0"/>
              <w:suppressAutoHyphens w:val="0"/>
              <w:spacing w:line="276" w:lineRule="auto"/>
              <w:rPr>
                <w:ins w:id="484" w:author="Unknown" w:date="2013-09-19T16:00:00Z"/>
                <w:rFonts w:ascii="Verdana" w:eastAsia="宋体" w:hAnsi="Verdana" w:cs="Verdana"/>
                <w:sz w:val="18"/>
                <w:szCs w:val="18"/>
              </w:rPr>
            </w:pPr>
            <w:ins w:id="485" w:author="Unknown" w:date="2013-09-19T16:00:00Z">
              <w:r>
                <w:rPr>
                  <w:rFonts w:ascii="Verdana" w:eastAsia="宋体" w:hAnsi="Verdana" w:cs="Verdana"/>
                  <w:sz w:val="18"/>
                  <w:szCs w:val="18"/>
                </w:rPr>
                <w:t xml:space="preserve">This is the receiving </w:t>
              </w:r>
            </w:ins>
            <w:ins w:id="486" w:author="Unknown" w:date="2013-09-22T10:30:00Z">
              <w:r>
                <w:rPr>
                  <w:rFonts w:ascii="Verdana" w:eastAsia="宋体" w:hAnsi="Verdana" w:cs="Verdana"/>
                  <w:sz w:val="18"/>
                  <w:szCs w:val="18"/>
                </w:rPr>
                <w:t xml:space="preserve">sheet </w:t>
              </w:r>
            </w:ins>
            <w:ins w:id="487" w:author="Unknown" w:date="2013-09-19T16:00:00Z">
              <w:r>
                <w:rPr>
                  <w:rFonts w:ascii="Verdana" w:eastAsia="宋体" w:hAnsi="Verdana" w:cs="Verdana"/>
                  <w:sz w:val="18"/>
                  <w:szCs w:val="18"/>
                </w:rPr>
                <w:t>number for each batch that the order is delivered</w:t>
              </w:r>
            </w:ins>
          </w:p>
          <w:p w:rsidR="000D7A2B" w:rsidRPr="009F3B0C" w:rsidRDefault="000D7A2B" w:rsidP="001B3F26">
            <w:pPr>
              <w:pStyle w:val="TableContents"/>
              <w:keepNext/>
              <w:suppressLineNumbers w:val="0"/>
              <w:suppressAutoHyphens w:val="0"/>
              <w:spacing w:before="240" w:after="120" w:line="276" w:lineRule="auto"/>
              <w:outlineLvl w:val="0"/>
              <w:rPr>
                <w:ins w:id="488" w:author="Unknown" w:date="2013-09-18T16:22:00Z"/>
                <w:rFonts w:ascii="Verdana" w:eastAsia="宋体" w:hAnsi="Verdana" w:cs="Times New Roman"/>
                <w:sz w:val="18"/>
                <w:szCs w:val="18"/>
              </w:rPr>
            </w:pPr>
            <w:ins w:id="489" w:author="Unknown" w:date="2013-09-18T16:22:00Z">
              <w:r>
                <w:rPr>
                  <w:rFonts w:ascii="Verdana" w:eastAsia="宋体" w:hAnsi="Verdana" w:cs="宋体" w:hint="eastAsia"/>
                  <w:sz w:val="18"/>
                  <w:szCs w:val="18"/>
                </w:rPr>
                <w:t>收货单号</w:t>
              </w:r>
            </w:ins>
          </w:p>
        </w:tc>
      </w:tr>
      <w:tr w:rsidR="000D7A2B">
        <w:tc>
          <w:tcPr>
            <w:tcW w:w="1343" w:type="dxa"/>
            <w:shd w:val="clear" w:color="auto" w:fill="FFFFFF"/>
            <w:tcMar>
              <w:top w:w="0" w:type="dxa"/>
              <w:left w:w="108" w:type="dxa"/>
              <w:bottom w:w="0" w:type="dxa"/>
              <w:right w:w="108" w:type="dxa"/>
            </w:tcMar>
          </w:tcPr>
          <w:p w:rsidR="000D7A2B" w:rsidRDefault="000D7A2B" w:rsidP="00D7379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outlet</w:t>
            </w:r>
            <w:r>
              <w:rPr>
                <w:rFonts w:ascii="Verdana" w:hAnsi="Verdana" w:cs="Verdana"/>
                <w:sz w:val="18"/>
                <w:szCs w:val="18"/>
              </w:rPr>
              <w:t xml:space="preserve"> 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store (ST)</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当门店是一个门店（营业门店）时，此标识符必须与门店主数据进行关联</w:t>
            </w:r>
          </w:p>
        </w:tc>
      </w:tr>
      <w:tr w:rsidR="000D7A2B">
        <w:tc>
          <w:tcPr>
            <w:tcW w:w="1343" w:type="dxa"/>
            <w:shd w:val="clear" w:color="auto" w:fill="FFFFFF"/>
            <w:tcMar>
              <w:top w:w="0" w:type="dxa"/>
              <w:left w:w="108" w:type="dxa"/>
              <w:bottom w:w="0" w:type="dxa"/>
              <w:right w:w="108" w:type="dxa"/>
            </w:tcMar>
          </w:tcPr>
          <w:p w:rsidR="000D7A2B" w:rsidRDefault="000D7A2B" w:rsidP="00D7379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Identifier of the supplier that is delivering the products. This id must be related with the supplier id table. </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交付商品的供应商的标识符。此</w:t>
            </w:r>
            <w:r>
              <w:rPr>
                <w:rFonts w:ascii="Verdana" w:eastAsia="宋体" w:hAnsi="Verdana" w:cs="Verdana"/>
                <w:sz w:val="18"/>
                <w:szCs w:val="18"/>
              </w:rPr>
              <w:t>id</w:t>
            </w:r>
            <w:r>
              <w:rPr>
                <w:rFonts w:ascii="Verdana" w:eastAsia="宋体" w:hAnsi="Verdana" w:cs="宋体" w:hint="eastAsia"/>
                <w:sz w:val="18"/>
                <w:szCs w:val="18"/>
              </w:rPr>
              <w:t>必须与供应商</w:t>
            </w:r>
            <w:r>
              <w:rPr>
                <w:rFonts w:ascii="Verdana" w:eastAsia="宋体" w:hAnsi="Verdana" w:cs="Verdana"/>
                <w:sz w:val="18"/>
                <w:szCs w:val="18"/>
              </w:rPr>
              <w:t>id</w:t>
            </w:r>
            <w:r>
              <w:rPr>
                <w:rFonts w:ascii="Verdana" w:eastAsia="宋体" w:hAnsi="Verdana" w:cs="宋体" w:hint="eastAsia"/>
                <w:sz w:val="18"/>
                <w:szCs w:val="18"/>
              </w:rPr>
              <w:t>表格进行关联</w:t>
            </w:r>
          </w:p>
        </w:tc>
      </w:tr>
      <w:tr w:rsidR="000D7A2B">
        <w:tc>
          <w:tcPr>
            <w:tcW w:w="1343"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0A1D1D"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lastRenderedPageBreak/>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lastRenderedPageBreak/>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lastRenderedPageBreak/>
              <w:t>如果一个商品由多个供应商供货，则用通用供应商</w:t>
            </w:r>
            <w:r>
              <w:rPr>
                <w:rFonts w:ascii="Verdana" w:eastAsia="宋体" w:hAnsi="Verdana" w:cs="Verdana"/>
                <w:sz w:val="18"/>
                <w:szCs w:val="18"/>
              </w:rPr>
              <w:t>id</w:t>
            </w:r>
            <w:ins w:id="490" w:author="Unknown" w:date="2013-09-18T16:22:00Z">
              <w:r>
                <w:rPr>
                  <w:rFonts w:ascii="Verdana" w:eastAsia="宋体" w:hAnsi="Verdana" w:cs="宋体" w:hint="eastAsia"/>
                  <w:sz w:val="18"/>
                  <w:szCs w:val="18"/>
                </w:rPr>
                <w:t>（以</w:t>
              </w:r>
              <w:r>
                <w:rPr>
                  <w:rFonts w:ascii="Verdana" w:eastAsia="宋体" w:hAnsi="Verdana" w:cs="Verdana"/>
                  <w:sz w:val="18"/>
                  <w:szCs w:val="18"/>
                </w:rPr>
                <w:t>NULL</w:t>
              </w:r>
              <w:r>
                <w:rPr>
                  <w:rFonts w:ascii="Verdana" w:eastAsia="宋体" w:hAnsi="Verdana" w:cs="宋体" w:hint="eastAsia"/>
                  <w:sz w:val="18"/>
                  <w:szCs w:val="18"/>
                </w:rPr>
                <w:t>代替）</w:t>
              </w:r>
            </w:ins>
          </w:p>
        </w:tc>
      </w:tr>
      <w:tr w:rsidR="000D7A2B">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lastRenderedPageBreak/>
              <w:t>Product_ID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SKU code in master product data</w:t>
            </w:r>
          </w:p>
          <w:p w:rsidR="000D7A2B" w:rsidRDefault="000D7A2B" w:rsidP="005578C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r w:rsidR="000D7A2B">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732" w:type="dxa"/>
            <w:shd w:val="clear" w:color="auto" w:fill="FFFFFF"/>
            <w:tcMar>
              <w:top w:w="0" w:type="dxa"/>
              <w:left w:w="108" w:type="dxa"/>
              <w:bottom w:w="0" w:type="dxa"/>
              <w:right w:w="108" w:type="dxa"/>
            </w:tcMar>
          </w:tcPr>
          <w:p w:rsidR="000D7A2B" w:rsidRDefault="000D7A2B" w:rsidP="001B3F26">
            <w:pPr>
              <w:pStyle w:val="Textbody"/>
              <w:suppressAutoHyphens w:val="0"/>
              <w:spacing w:line="276" w:lineRule="auto"/>
              <w:rPr>
                <w:rFonts w:cs="Times New Roman"/>
              </w:rPr>
            </w:pPr>
            <w:r>
              <w:rPr>
                <w:rFonts w:ascii="Verdana" w:hAnsi="Verdana" w:cs="Verdana"/>
                <w:sz w:val="18"/>
                <w:szCs w:val="18"/>
              </w:rPr>
              <w:t>'Kg' or 'units'</w:t>
            </w:r>
          </w:p>
        </w:tc>
        <w:tc>
          <w:tcPr>
            <w:tcW w:w="6777" w:type="dxa"/>
            <w:shd w:val="clear" w:color="auto" w:fill="FFFFFF"/>
            <w:tcMar>
              <w:top w:w="0" w:type="dxa"/>
              <w:left w:w="108" w:type="dxa"/>
              <w:bottom w:w="0" w:type="dxa"/>
              <w:right w:w="108" w:type="dxa"/>
            </w:tcMar>
          </w:tcPr>
          <w:p w:rsidR="000D7A2B" w:rsidRDefault="000D7A2B" w:rsidP="001B3F26">
            <w:pPr>
              <w:pStyle w:val="Textbody"/>
              <w:suppressAutoHyphens w:val="0"/>
              <w:spacing w:line="276" w:lineRule="auto"/>
              <w:rPr>
                <w:rFonts w:cs="Times New Roman"/>
              </w:rPr>
            </w:pPr>
            <w:r>
              <w:rPr>
                <w:rFonts w:ascii="Verdana" w:hAnsi="Verdana" w:cs="Verdana"/>
                <w:sz w:val="18"/>
                <w:szCs w:val="18"/>
              </w:rPr>
              <w:t>Kg or units</w:t>
            </w:r>
          </w:p>
        </w:tc>
      </w:tr>
      <w:tr w:rsidR="000D7A2B">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732"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bookmarkStart w:id="491" w:name="__DdeLink__9011_174993638111"/>
            <w:r>
              <w:rPr>
                <w:rFonts w:ascii="Verdana" w:hAnsi="Verdana" w:cs="Verdana"/>
                <w:sz w:val="18"/>
                <w:szCs w:val="18"/>
              </w:rPr>
              <w:t>N</w:t>
            </w:r>
            <w:bookmarkEnd w:id="491"/>
            <w:r>
              <w:rPr>
                <w:rFonts w:ascii="Verdana" w:hAnsi="Verdana" w:cs="Verdana"/>
                <w:sz w:val="18"/>
                <w:szCs w:val="18"/>
              </w:rPr>
              <w:t>umeric</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777"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商品的重量或单位</w:t>
            </w:r>
          </w:p>
        </w:tc>
      </w:tr>
      <w:tr w:rsidR="000D7A2B">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732"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777"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is the price that the Store is paid for the product to the Supplier.</w:t>
            </w:r>
          </w:p>
          <w:p w:rsidR="000D7A2B" w:rsidRDefault="000D7A2B" w:rsidP="003249C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门店为商品支付给供应商的价格</w:t>
            </w:r>
            <w:ins w:id="492" w:author="Unknown" w:date="2013-09-18T15:56:00Z">
              <w:r>
                <w:rPr>
                  <w:rFonts w:ascii="Verdana" w:eastAsia="宋体" w:hAnsi="Verdana" w:cs="宋体" w:hint="eastAsia"/>
                  <w:sz w:val="18"/>
                  <w:szCs w:val="18"/>
                </w:rPr>
                <w:t>（</w:t>
              </w:r>
            </w:ins>
            <w:ins w:id="493" w:author="Unknown" w:date="2013-09-18T16:22:00Z">
              <w:r>
                <w:rPr>
                  <w:rFonts w:ascii="Verdana" w:eastAsia="宋体" w:hAnsi="Verdana" w:cs="宋体" w:hint="eastAsia"/>
                  <w:sz w:val="18"/>
                  <w:szCs w:val="18"/>
                </w:rPr>
                <w:t>取收货</w:t>
              </w:r>
            </w:ins>
            <w:r w:rsidR="003249CE" w:rsidRPr="003249CE">
              <w:rPr>
                <w:rFonts w:ascii="Verdana" w:eastAsia="宋体" w:hAnsi="Verdana" w:cs="宋体" w:hint="eastAsia"/>
                <w:b/>
                <w:color w:val="FF0000"/>
                <w:sz w:val="18"/>
                <w:szCs w:val="18"/>
              </w:rPr>
              <w:t>成本总金额</w:t>
            </w:r>
            <w:ins w:id="494" w:author="Unknown" w:date="2013-09-18T15:56:00Z">
              <w:r>
                <w:rPr>
                  <w:rFonts w:ascii="Verdana" w:eastAsia="宋体" w:hAnsi="Verdana" w:cs="宋体" w:hint="eastAsia"/>
                  <w:sz w:val="18"/>
                  <w:szCs w:val="18"/>
                </w:rPr>
                <w:t>）</w:t>
              </w:r>
            </w:ins>
            <w:ins w:id="495" w:author="Unknown" w:date="2013-09-19T16:01:00Z">
              <w:r>
                <w:rPr>
                  <w:rFonts w:ascii="Verdana" w:eastAsia="宋体" w:hAnsi="Verdana" w:cs="Verdana"/>
                  <w:sz w:val="18"/>
                  <w:szCs w:val="18"/>
                </w:rPr>
                <w:t xml:space="preserve">pick the </w:t>
              </w:r>
            </w:ins>
            <w:r w:rsidR="003249CE" w:rsidRPr="003249CE">
              <w:rPr>
                <w:rFonts w:ascii="Verdana" w:eastAsia="宋体" w:hAnsi="Verdana" w:cs="Verdana" w:hint="eastAsia"/>
                <w:b/>
                <w:color w:val="FF0000"/>
                <w:sz w:val="18"/>
                <w:szCs w:val="18"/>
              </w:rPr>
              <w:t>Total Price</w:t>
            </w:r>
            <w:ins w:id="496" w:author="Unknown" w:date="2013-09-19T16:01:00Z">
              <w:r>
                <w:rPr>
                  <w:rFonts w:ascii="Verdana" w:eastAsia="宋体" w:hAnsi="Verdana" w:cs="Verdana"/>
                  <w:sz w:val="18"/>
                  <w:szCs w:val="18"/>
                </w:rPr>
                <w:t xml:space="preserve"> from receiving </w:t>
              </w:r>
            </w:ins>
            <w:ins w:id="497" w:author="Unknown" w:date="2013-09-22T10:32:00Z">
              <w:r>
                <w:rPr>
                  <w:rFonts w:ascii="Verdana" w:eastAsia="宋体" w:hAnsi="Verdana" w:cs="Verdana"/>
                  <w:sz w:val="18"/>
                  <w:szCs w:val="18"/>
                </w:rPr>
                <w:t xml:space="preserve">sheet </w:t>
              </w:r>
            </w:ins>
            <w:ins w:id="498" w:author="Unknown" w:date="2013-09-19T16:01:00Z">
              <w:r>
                <w:rPr>
                  <w:rFonts w:ascii="Verdana" w:eastAsia="宋体" w:hAnsi="Verdana" w:cs="Verdana"/>
                  <w:sz w:val="18"/>
                  <w:szCs w:val="18"/>
                </w:rPr>
                <w:t>number</w:t>
              </w:r>
            </w:ins>
          </w:p>
        </w:tc>
      </w:tr>
    </w:tbl>
    <w:p w:rsidR="000D7A2B" w:rsidRPr="00636975" w:rsidRDefault="000D7A2B" w:rsidP="001B3F26">
      <w:pPr>
        <w:rPr>
          <w:rFonts w:cs="Times New Roman"/>
        </w:rPr>
      </w:pPr>
      <w:bookmarkStart w:id="499" w:name="OLE_LINK19"/>
      <w:bookmarkStart w:id="500" w:name="OLE_LINK20"/>
    </w:p>
    <w:p w:rsidR="000D7A2B" w:rsidRDefault="000D7A2B" w:rsidP="001B3F26">
      <w:pPr>
        <w:rPr>
          <w:rFonts w:cs="Times New Roman"/>
        </w:rPr>
      </w:pPr>
    </w:p>
    <w:p w:rsidR="000D7A2B" w:rsidRPr="009F3B0C" w:rsidRDefault="000D7A2B" w:rsidP="00AF51AD">
      <w:pPr>
        <w:pStyle w:val="2"/>
        <w:keepNext w:val="0"/>
        <w:numPr>
          <w:ilvl w:val="0"/>
          <w:numId w:val="6"/>
        </w:numPr>
        <w:tabs>
          <w:tab w:val="left" w:pos="576"/>
        </w:tabs>
        <w:suppressAutoHyphens w:val="0"/>
        <w:spacing w:before="0" w:after="0"/>
        <w:rPr>
          <w:rFonts w:ascii="Litera Serial" w:hAnsi="Litera Serial" w:cs="Litera Serial"/>
          <w:bCs w:val="0"/>
          <w:caps/>
          <w:color w:val="C00000"/>
          <w:sz w:val="24"/>
          <w:szCs w:val="24"/>
        </w:rPr>
      </w:pPr>
      <w:bookmarkStart w:id="501" w:name="_Toc237064918"/>
      <w:bookmarkStart w:id="502" w:name="_Toc238874647"/>
      <w:bookmarkStart w:id="503" w:name="_Toc369255749"/>
      <w:r w:rsidRPr="009F3B0C">
        <w:rPr>
          <w:rFonts w:ascii="Litera Serial" w:hAnsi="Litera Serial" w:cs="Litera Serial"/>
          <w:bCs w:val="0"/>
          <w:caps/>
          <w:color w:val="C00000"/>
          <w:sz w:val="24"/>
          <w:szCs w:val="24"/>
        </w:rPr>
        <w:t xml:space="preserve">TXN_store_Returns_to_supplier_cost </w:t>
      </w:r>
      <w:r w:rsidRPr="009F3B0C">
        <w:rPr>
          <w:rFonts w:ascii="Litera Serial" w:hAnsi="Litera Serial" w:cs="宋体" w:hint="eastAsia"/>
          <w:bCs w:val="0"/>
          <w:caps/>
          <w:color w:val="C00000"/>
          <w:sz w:val="24"/>
          <w:szCs w:val="24"/>
        </w:rPr>
        <w:t>交易型</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门店</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退货</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至</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供应商</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成本</w:t>
      </w:r>
      <w:bookmarkEnd w:id="501"/>
      <w:bookmarkEnd w:id="502"/>
      <w:r w:rsidR="007C220C">
        <w:rPr>
          <w:rFonts w:ascii="Litera Serial" w:hAnsi="Litera Serial" w:cs="Litera Serial" w:hint="eastAsia"/>
          <w:bCs w:val="0"/>
          <w:caps/>
          <w:color w:val="C00000"/>
          <w:sz w:val="24"/>
          <w:szCs w:val="24"/>
        </w:rPr>
        <w:t>（增加字段）</w:t>
      </w:r>
      <w:bookmarkEnd w:id="503"/>
    </w:p>
    <w:p w:rsidR="000D7A2B" w:rsidRPr="001B3F26" w:rsidRDefault="000D7A2B" w:rsidP="001B3F26">
      <w:pPr>
        <w:rPr>
          <w:rFonts w:ascii="Verdana" w:hAnsi="Verdana" w:cs="Verdana"/>
          <w:sz w:val="20"/>
          <w:szCs w:val="20"/>
        </w:rPr>
      </w:pPr>
      <w:r w:rsidRPr="001B3F26">
        <w:rPr>
          <w:rFonts w:ascii="Verdana" w:hAnsi="Verdana" w:cs="Verdana"/>
          <w:sz w:val="20"/>
          <w:szCs w:val="20"/>
        </w:rPr>
        <w:t>This table contains all the returns of inventory to a supplier from a store.</w:t>
      </w:r>
    </w:p>
    <w:p w:rsidR="000D7A2B" w:rsidRPr="001B3F26" w:rsidRDefault="000D7A2B" w:rsidP="001B3F26">
      <w:pPr>
        <w:rPr>
          <w:rFonts w:ascii="Verdana" w:hAnsi="Verdana" w:cs="Verdana"/>
          <w:sz w:val="20"/>
          <w:szCs w:val="20"/>
        </w:rPr>
      </w:pPr>
    </w:p>
    <w:p w:rsidR="000D7A2B" w:rsidRPr="001B3F26" w:rsidRDefault="000D7A2B" w:rsidP="001B3F26">
      <w:pPr>
        <w:rPr>
          <w:rFonts w:ascii="宋体" w:eastAsia="宋体" w:hAnsi="Verdana" w:cs="Times New Roman"/>
          <w:sz w:val="20"/>
          <w:szCs w:val="20"/>
        </w:rPr>
      </w:pPr>
      <w:r w:rsidRPr="001B3F26">
        <w:rPr>
          <w:rFonts w:ascii="宋体" w:eastAsia="宋体" w:hAnsi="Verdana" w:cs="宋体" w:hint="eastAsia"/>
          <w:sz w:val="20"/>
          <w:szCs w:val="20"/>
        </w:rPr>
        <w:t>此表格包含从一个门店向一个供应</w:t>
      </w:r>
      <w:proofErr w:type="gramStart"/>
      <w:r w:rsidRPr="001B3F26">
        <w:rPr>
          <w:rFonts w:ascii="宋体" w:eastAsia="宋体" w:hAnsi="Verdana" w:cs="宋体" w:hint="eastAsia"/>
          <w:sz w:val="20"/>
          <w:szCs w:val="20"/>
        </w:rPr>
        <w:t>商所有</w:t>
      </w:r>
      <w:proofErr w:type="gramEnd"/>
      <w:r w:rsidRPr="001B3F26">
        <w:rPr>
          <w:rFonts w:ascii="宋体" w:eastAsia="宋体" w:hAnsi="Verdana" w:cs="宋体" w:hint="eastAsia"/>
          <w:sz w:val="20"/>
          <w:szCs w:val="20"/>
        </w:rPr>
        <w:t>的退货。</w:t>
      </w:r>
    </w:p>
    <w:p w:rsidR="000D7A2B" w:rsidRDefault="000D7A2B" w:rsidP="001B3F26">
      <w:pPr>
        <w:pStyle w:val="Textbody"/>
        <w:spacing w:after="0"/>
        <w:rPr>
          <w:ins w:id="504" w:author="Unknown" w:date="2013-09-18T16:23:00Z"/>
          <w:rFonts w:eastAsia="宋体" w:cs="Times New Roman"/>
        </w:rPr>
      </w:pPr>
      <w:ins w:id="505" w:author="Unknown" w:date="2013-09-09T13:59:00Z">
        <w:r>
          <w:rPr>
            <w:rFonts w:eastAsia="宋体" w:cs="宋体" w:hint="eastAsia"/>
          </w:rPr>
          <w:t>门店返厂数据</w:t>
        </w:r>
      </w:ins>
    </w:p>
    <w:p w:rsidR="000D7A2B" w:rsidRPr="00DC5A08" w:rsidRDefault="000D7A2B" w:rsidP="001B3F26">
      <w:pPr>
        <w:pStyle w:val="Textbody"/>
        <w:spacing w:after="0"/>
        <w:rPr>
          <w:rFonts w:eastAsia="宋体" w:cs="Times New Roman"/>
        </w:rPr>
      </w:pPr>
      <w:ins w:id="506" w:author="Unknown" w:date="2013-09-18T16:23:00Z">
        <w:r>
          <w:rPr>
            <w:rFonts w:eastAsia="宋体" w:cs="宋体" w:hint="eastAsia"/>
          </w:rPr>
          <w:t>建议：增加返厂单号字段</w:t>
        </w:r>
      </w:ins>
      <w:ins w:id="507" w:author="Unknown" w:date="2013-09-19T16:01:00Z">
        <w:r>
          <w:rPr>
            <w:rFonts w:eastAsia="宋体" w:cs="Times New Roman"/>
          </w:rPr>
          <w:br/>
        </w:r>
        <w:r>
          <w:rPr>
            <w:rFonts w:eastAsia="宋体"/>
          </w:rPr>
          <w:t xml:space="preserve">suggesting to add returning </w:t>
        </w:r>
      </w:ins>
      <w:ins w:id="508" w:author="Unknown" w:date="2013-09-22T10:31:00Z">
        <w:r>
          <w:rPr>
            <w:rFonts w:eastAsia="宋体"/>
          </w:rPr>
          <w:t xml:space="preserve">sheet </w:t>
        </w:r>
      </w:ins>
      <w:ins w:id="509" w:author="Unknown" w:date="2013-09-19T16:01:00Z">
        <w:r>
          <w:rPr>
            <w:rFonts w:eastAsia="宋体"/>
          </w:rPr>
          <w:t>number</w:t>
        </w:r>
      </w:ins>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43"/>
        <w:gridCol w:w="1732"/>
        <w:gridCol w:w="6777"/>
      </w:tblGrid>
      <w:tr w:rsidR="000D7A2B">
        <w:trPr>
          <w:cantSplit/>
          <w:tblHeader/>
        </w:trPr>
        <w:tc>
          <w:tcPr>
            <w:tcW w:w="1343" w:type="dxa"/>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32" w:type="dxa"/>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777" w:type="dxa"/>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Height w:val="349"/>
        </w:trPr>
        <w:tc>
          <w:tcPr>
            <w:tcW w:w="1343"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732"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777"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Daily data</w:t>
            </w:r>
          </w:p>
          <w:p w:rsidR="000D7A2B" w:rsidRDefault="000D7A2B" w:rsidP="001B3F26">
            <w:pPr>
              <w:pStyle w:val="TableContents"/>
              <w:suppressLineNumbers w:val="0"/>
              <w:suppressAutoHyphens w:val="0"/>
              <w:spacing w:line="276" w:lineRule="auto"/>
              <w:rPr>
                <w:rFonts w:eastAsia="宋体" w:cs="Times New Roman"/>
              </w:rPr>
            </w:pPr>
            <w:proofErr w:type="gramStart"/>
            <w:r>
              <w:rPr>
                <w:rFonts w:ascii="Verdana" w:eastAsia="宋体" w:hAnsi="Verdana" w:cs="宋体" w:hint="eastAsia"/>
                <w:sz w:val="18"/>
                <w:szCs w:val="18"/>
              </w:rPr>
              <w:t>日数据</w:t>
            </w:r>
            <w:proofErr w:type="gramEnd"/>
          </w:p>
        </w:tc>
      </w:tr>
      <w:tr w:rsidR="000D7A2B">
        <w:trPr>
          <w:cantSplit/>
          <w:ins w:id="510" w:author="Unknown" w:date="2013-09-18T16:23:00Z"/>
        </w:trPr>
        <w:tc>
          <w:tcPr>
            <w:tcW w:w="1343" w:type="dxa"/>
            <w:shd w:val="clear" w:color="auto" w:fill="FFFFFF"/>
            <w:tcMar>
              <w:top w:w="0" w:type="dxa"/>
              <w:left w:w="108" w:type="dxa"/>
              <w:bottom w:w="0" w:type="dxa"/>
              <w:right w:w="108" w:type="dxa"/>
            </w:tcMar>
          </w:tcPr>
          <w:p w:rsidR="000D7A2B" w:rsidRDefault="000D7A2B" w:rsidP="00D73799">
            <w:pPr>
              <w:pStyle w:val="TableContents"/>
              <w:suppressLineNumbers w:val="0"/>
              <w:suppressAutoHyphens w:val="0"/>
              <w:spacing w:line="276" w:lineRule="auto"/>
              <w:rPr>
                <w:ins w:id="511" w:author="Unknown" w:date="2013-09-18T16:23:00Z"/>
                <w:rFonts w:ascii="Verdana" w:eastAsia="宋体" w:hAnsi="Verdana" w:cs="Times New Roman"/>
                <w:sz w:val="18"/>
                <w:szCs w:val="18"/>
              </w:rPr>
            </w:pPr>
            <w:ins w:id="512" w:author="Unknown" w:date="2013-09-19T16:01:00Z">
              <w:r>
                <w:rPr>
                  <w:rFonts w:ascii="Verdana" w:eastAsia="宋体" w:hAnsi="Verdana" w:cs="Verdana"/>
                  <w:sz w:val="18"/>
                  <w:szCs w:val="18"/>
                </w:rPr>
                <w:t>Returning_</w:t>
              </w:r>
            </w:ins>
            <w:ins w:id="513" w:author="Unknown" w:date="2013-09-19T16:03:00Z">
              <w:r>
                <w:rPr>
                  <w:rFonts w:ascii="Verdana" w:eastAsia="宋体" w:hAnsi="Verdana" w:cs="Verdana"/>
                  <w:sz w:val="18"/>
                  <w:szCs w:val="18"/>
                </w:rPr>
                <w:t>sheet_</w:t>
              </w:r>
            </w:ins>
            <w:ins w:id="514" w:author="Unknown" w:date="2013-09-19T16:01:00Z">
              <w:r>
                <w:rPr>
                  <w:rFonts w:ascii="Verdana" w:eastAsia="宋体" w:hAnsi="Verdana" w:cs="Verdana"/>
                  <w:sz w:val="18"/>
                  <w:szCs w:val="18"/>
                </w:rPr>
                <w:t>number</w:t>
              </w:r>
              <w:r>
                <w:rPr>
                  <w:rFonts w:ascii="Verdana" w:eastAsia="宋体" w:hAnsi="Verdana" w:cs="Verdana"/>
                  <w:sz w:val="18"/>
                  <w:szCs w:val="18"/>
                </w:rPr>
                <w:br/>
              </w:r>
              <w:r>
                <w:rPr>
                  <w:rFonts w:ascii="Verdana" w:eastAsia="宋体" w:hAnsi="Verdana" w:cs="宋体" w:hint="eastAsia"/>
                  <w:sz w:val="18"/>
                  <w:szCs w:val="18"/>
                </w:rPr>
                <w:t>退</w:t>
              </w:r>
            </w:ins>
            <w:ins w:id="515" w:author="Unknown" w:date="2013-09-19T16:03:00Z">
              <w:r>
                <w:rPr>
                  <w:rFonts w:ascii="Verdana" w:eastAsia="宋体" w:hAnsi="Verdana" w:cs="Verdana"/>
                  <w:sz w:val="18"/>
                  <w:szCs w:val="18"/>
                </w:rPr>
                <w:t>_</w:t>
              </w:r>
            </w:ins>
            <w:ins w:id="516" w:author="Unknown" w:date="2013-09-19T16:01:00Z">
              <w:r>
                <w:rPr>
                  <w:rFonts w:ascii="Verdana" w:eastAsia="宋体" w:hAnsi="Verdana" w:cs="宋体" w:hint="eastAsia"/>
                  <w:sz w:val="18"/>
                  <w:szCs w:val="18"/>
                </w:rPr>
                <w:t>货</w:t>
              </w:r>
              <w:r>
                <w:rPr>
                  <w:rFonts w:ascii="Verdana" w:eastAsia="宋体" w:hAnsi="Verdana" w:cs="Verdana"/>
                  <w:sz w:val="18"/>
                  <w:szCs w:val="18"/>
                </w:rPr>
                <w:t>_</w:t>
              </w:r>
              <w:r>
                <w:rPr>
                  <w:rFonts w:ascii="Verdana" w:eastAsia="宋体" w:hAnsi="Verdana" w:cs="宋体" w:hint="eastAsia"/>
                  <w:sz w:val="18"/>
                  <w:szCs w:val="18"/>
                </w:rPr>
                <w:t>单</w:t>
              </w:r>
            </w:ins>
          </w:p>
        </w:tc>
        <w:tc>
          <w:tcPr>
            <w:tcW w:w="1732" w:type="dxa"/>
            <w:shd w:val="clear" w:color="auto" w:fill="FFFFFF"/>
            <w:tcMar>
              <w:top w:w="0" w:type="dxa"/>
              <w:left w:w="108" w:type="dxa"/>
              <w:bottom w:w="0" w:type="dxa"/>
              <w:right w:w="108" w:type="dxa"/>
            </w:tcMar>
          </w:tcPr>
          <w:p w:rsidR="000D7A2B" w:rsidRDefault="000D7A2B" w:rsidP="00636975">
            <w:pPr>
              <w:pStyle w:val="TableContents"/>
              <w:numPr>
                <w:ins w:id="517" w:author="Unknown" w:date="2013-09-19T16:01:00Z"/>
              </w:numPr>
              <w:suppressLineNumbers w:val="0"/>
              <w:suppressAutoHyphens w:val="0"/>
              <w:spacing w:line="276" w:lineRule="auto"/>
              <w:rPr>
                <w:ins w:id="518" w:author="Unknown" w:date="2013-09-19T16:01:00Z"/>
                <w:rFonts w:ascii="Verdana" w:eastAsia="宋体" w:hAnsi="Verdana" w:cs="Times New Roman"/>
                <w:sz w:val="18"/>
                <w:szCs w:val="18"/>
              </w:rPr>
            </w:pPr>
            <w:ins w:id="519" w:author="Unknown" w:date="2013-09-19T16:01:00Z">
              <w:r>
                <w:rPr>
                  <w:rFonts w:ascii="Verdana" w:hAnsi="Verdana" w:cs="Verdana"/>
                  <w:sz w:val="18"/>
                  <w:szCs w:val="18"/>
                </w:rPr>
                <w:t>Alphanumeric id</w:t>
              </w:r>
            </w:ins>
          </w:p>
          <w:p w:rsidR="000D7A2B" w:rsidRDefault="000D7A2B" w:rsidP="00636975">
            <w:pPr>
              <w:pStyle w:val="TableContents"/>
              <w:suppressLineNumbers w:val="0"/>
              <w:suppressAutoHyphens w:val="0"/>
              <w:spacing w:line="276" w:lineRule="auto"/>
              <w:rPr>
                <w:ins w:id="520" w:author="Unknown" w:date="2013-09-18T16:23:00Z"/>
                <w:rFonts w:ascii="Verdana" w:hAnsi="Verdana" w:cs="Verdana"/>
                <w:sz w:val="18"/>
                <w:szCs w:val="18"/>
              </w:rPr>
            </w:pPr>
            <w:ins w:id="521" w:author="Unknown" w:date="2013-09-19T16:01:00Z">
              <w:r>
                <w:rPr>
                  <w:rFonts w:ascii="Verdana" w:eastAsia="宋体" w:hAnsi="Verdana" w:cs="宋体" w:hint="eastAsia"/>
                  <w:sz w:val="18"/>
                  <w:szCs w:val="18"/>
                </w:rPr>
                <w:t>字母数字</w:t>
              </w:r>
              <w:r>
                <w:rPr>
                  <w:rFonts w:ascii="Verdana" w:eastAsia="宋体" w:hAnsi="Verdana" w:cs="Verdana"/>
                  <w:sz w:val="18"/>
                  <w:szCs w:val="18"/>
                </w:rPr>
                <w:t>id</w:t>
              </w:r>
            </w:ins>
          </w:p>
        </w:tc>
        <w:tc>
          <w:tcPr>
            <w:tcW w:w="6777" w:type="dxa"/>
            <w:shd w:val="clear" w:color="auto" w:fill="FFFFFF"/>
            <w:tcMar>
              <w:top w:w="0" w:type="dxa"/>
              <w:left w:w="108" w:type="dxa"/>
              <w:bottom w:w="0" w:type="dxa"/>
              <w:right w:w="108" w:type="dxa"/>
            </w:tcMar>
          </w:tcPr>
          <w:p w:rsidR="000D7A2B" w:rsidRDefault="000D7A2B" w:rsidP="001B3F26">
            <w:pPr>
              <w:pStyle w:val="TableContents"/>
              <w:numPr>
                <w:ins w:id="522" w:author="Unknown" w:date="2013-09-19T16:01:00Z"/>
              </w:numPr>
              <w:suppressLineNumbers w:val="0"/>
              <w:suppressAutoHyphens w:val="0"/>
              <w:spacing w:line="276" w:lineRule="auto"/>
              <w:rPr>
                <w:ins w:id="523" w:author="Unknown" w:date="2013-09-19T16:01:00Z"/>
                <w:rFonts w:ascii="Verdana" w:eastAsia="宋体" w:hAnsi="Verdana" w:cs="Times New Roman"/>
                <w:sz w:val="18"/>
                <w:szCs w:val="18"/>
              </w:rPr>
            </w:pPr>
            <w:ins w:id="524" w:author="Unknown" w:date="2013-09-19T16:02:00Z">
              <w:r>
                <w:rPr>
                  <w:rFonts w:ascii="Verdana" w:eastAsia="宋体" w:hAnsi="Verdana" w:cs="Verdana"/>
                  <w:sz w:val="18"/>
                  <w:szCs w:val="18"/>
                </w:rPr>
                <w:t xml:space="preserve">This is the returning </w:t>
              </w:r>
            </w:ins>
            <w:ins w:id="525" w:author="Unknown" w:date="2013-09-22T10:30:00Z">
              <w:r>
                <w:rPr>
                  <w:rFonts w:ascii="Verdana" w:eastAsia="宋体" w:hAnsi="Verdana" w:cs="Verdana"/>
                  <w:sz w:val="18"/>
                  <w:szCs w:val="18"/>
                </w:rPr>
                <w:t xml:space="preserve">sheet </w:t>
              </w:r>
            </w:ins>
            <w:ins w:id="526" w:author="Unknown" w:date="2013-09-19T16:02:00Z">
              <w:r>
                <w:rPr>
                  <w:rFonts w:ascii="Verdana" w:eastAsia="宋体" w:hAnsi="Verdana" w:cs="Verdana"/>
                  <w:sz w:val="18"/>
                  <w:szCs w:val="18"/>
                </w:rPr>
                <w:t>number for each batch that returns to supplier</w:t>
              </w:r>
            </w:ins>
          </w:p>
          <w:p w:rsidR="000D7A2B" w:rsidRPr="009F3B0C" w:rsidRDefault="000D7A2B" w:rsidP="001B3F26">
            <w:pPr>
              <w:pStyle w:val="TableContents"/>
              <w:keepNext/>
              <w:suppressLineNumbers w:val="0"/>
              <w:suppressAutoHyphens w:val="0"/>
              <w:spacing w:before="240" w:after="120" w:line="276" w:lineRule="auto"/>
              <w:outlineLvl w:val="0"/>
              <w:rPr>
                <w:ins w:id="527" w:author="Unknown" w:date="2013-09-18T16:23:00Z"/>
                <w:rFonts w:ascii="Verdana" w:eastAsia="宋体" w:hAnsi="Verdana" w:cs="Times New Roman"/>
                <w:sz w:val="18"/>
                <w:szCs w:val="18"/>
              </w:rPr>
            </w:pPr>
            <w:ins w:id="528" w:author="Unknown" w:date="2013-09-18T16:23:00Z">
              <w:r>
                <w:rPr>
                  <w:rFonts w:ascii="Verdana" w:eastAsia="宋体" w:hAnsi="Verdana" w:cs="宋体" w:hint="eastAsia"/>
                  <w:sz w:val="18"/>
                  <w:szCs w:val="18"/>
                </w:rPr>
                <w:t>返厂单号</w:t>
              </w:r>
            </w:ins>
          </w:p>
        </w:tc>
      </w:tr>
      <w:tr w:rsidR="000D7A2B">
        <w:trPr>
          <w:cantSplit/>
        </w:trPr>
        <w:tc>
          <w:tcPr>
            <w:tcW w:w="1343" w:type="dxa"/>
            <w:shd w:val="clear" w:color="auto" w:fill="FFFFFF"/>
            <w:tcMar>
              <w:top w:w="0" w:type="dxa"/>
              <w:left w:w="108" w:type="dxa"/>
              <w:bottom w:w="0" w:type="dxa"/>
              <w:right w:w="108" w:type="dxa"/>
            </w:tcMar>
          </w:tcPr>
          <w:p w:rsidR="000D7A2B" w:rsidRDefault="000D7A2B" w:rsidP="00D7379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outlet</w:t>
            </w:r>
            <w:r>
              <w:rPr>
                <w:rFonts w:ascii="Verdana" w:hAnsi="Verdana" w:cs="Verdana"/>
                <w:sz w:val="18"/>
                <w:szCs w:val="18"/>
              </w:rPr>
              <w:t xml:space="preserve"> 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store (ST)</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当门店是一个门店（营业门店）时，此标识符必须与门店主数据进行关联</w:t>
            </w:r>
          </w:p>
        </w:tc>
      </w:tr>
      <w:tr w:rsidR="000D7A2B">
        <w:trPr>
          <w:cantSplit/>
        </w:trPr>
        <w:tc>
          <w:tcPr>
            <w:tcW w:w="1343" w:type="dxa"/>
            <w:shd w:val="clear" w:color="auto" w:fill="FFFFFF"/>
            <w:tcMar>
              <w:top w:w="0" w:type="dxa"/>
              <w:left w:w="108" w:type="dxa"/>
              <w:bottom w:w="0" w:type="dxa"/>
              <w:right w:w="108" w:type="dxa"/>
            </w:tcMar>
          </w:tcPr>
          <w:p w:rsidR="000D7A2B" w:rsidRDefault="000D7A2B" w:rsidP="00D7379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Identifier of the supplier to whom the products are returned. This id must be related with the supplier id table. </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交付商品的供应商的标识符。此</w:t>
            </w:r>
            <w:r>
              <w:rPr>
                <w:rFonts w:ascii="Verdana" w:eastAsia="宋体" w:hAnsi="Verdana" w:cs="Verdana"/>
                <w:sz w:val="18"/>
                <w:szCs w:val="18"/>
              </w:rPr>
              <w:t>id</w:t>
            </w:r>
            <w:r>
              <w:rPr>
                <w:rFonts w:ascii="Verdana" w:eastAsia="宋体" w:hAnsi="Verdana" w:cs="宋体" w:hint="eastAsia"/>
                <w:sz w:val="18"/>
                <w:szCs w:val="18"/>
              </w:rPr>
              <w:t>必须与供应商</w:t>
            </w:r>
            <w:r>
              <w:rPr>
                <w:rFonts w:ascii="Verdana" w:eastAsia="宋体" w:hAnsi="Verdana" w:cs="Verdana"/>
                <w:sz w:val="18"/>
                <w:szCs w:val="18"/>
              </w:rPr>
              <w:t>id</w:t>
            </w:r>
            <w:r>
              <w:rPr>
                <w:rFonts w:ascii="Verdana" w:eastAsia="宋体" w:hAnsi="Verdana" w:cs="宋体" w:hint="eastAsia"/>
                <w:sz w:val="18"/>
                <w:szCs w:val="18"/>
              </w:rPr>
              <w:t>表格进行关联</w:t>
            </w:r>
          </w:p>
        </w:tc>
      </w:tr>
      <w:tr w:rsidR="000D7A2B">
        <w:trPr>
          <w:cantSplit/>
        </w:trPr>
        <w:tc>
          <w:tcPr>
            <w:tcW w:w="1343"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0A1D1D"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ins w:id="529" w:author="Unknown" w:date="2013-09-18T16:23:00Z">
              <w:r>
                <w:rPr>
                  <w:rFonts w:ascii="Verdana" w:eastAsia="宋体" w:hAnsi="Verdana" w:cs="宋体" w:hint="eastAsia"/>
                  <w:sz w:val="18"/>
                  <w:szCs w:val="18"/>
                </w:rPr>
                <w:t>（</w:t>
              </w:r>
              <w:r>
                <w:rPr>
                  <w:rFonts w:ascii="Verdana" w:eastAsia="宋体" w:hAnsi="Verdana" w:cs="Verdana"/>
                  <w:sz w:val="18"/>
                  <w:szCs w:val="18"/>
                </w:rPr>
                <w:t xml:space="preserve"> </w:t>
              </w:r>
              <w:r>
                <w:rPr>
                  <w:rFonts w:ascii="Verdana" w:eastAsia="宋体" w:hAnsi="Verdana" w:cs="宋体" w:hint="eastAsia"/>
                  <w:sz w:val="18"/>
                  <w:szCs w:val="18"/>
                </w:rPr>
                <w:t>以</w:t>
              </w:r>
              <w:r>
                <w:rPr>
                  <w:rFonts w:ascii="Verdana" w:eastAsia="宋体" w:hAnsi="Verdana" w:cs="Verdana"/>
                  <w:sz w:val="18"/>
                  <w:szCs w:val="18"/>
                </w:rPr>
                <w:t>NULL</w:t>
              </w:r>
              <w:r>
                <w:rPr>
                  <w:rFonts w:ascii="Verdana" w:eastAsia="宋体" w:hAnsi="Verdana" w:cs="宋体" w:hint="eastAsia"/>
                  <w:sz w:val="18"/>
                  <w:szCs w:val="18"/>
                </w:rPr>
                <w:t>代替）</w:t>
              </w:r>
            </w:ins>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732"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SKU code in master product data</w:t>
            </w:r>
          </w:p>
          <w:p w:rsidR="000D7A2B" w:rsidRDefault="000D7A2B" w:rsidP="005578C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r>
              <w:rPr>
                <w:rFonts w:ascii="Verdana" w:eastAsia="宋体" w:hAnsi="Verdana" w:cs="Verdana"/>
                <w:sz w:val="18"/>
                <w:szCs w:val="18"/>
              </w:rPr>
              <w:t xml:space="preserve"> </w:t>
            </w:r>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732" w:type="dxa"/>
            <w:shd w:val="clear" w:color="auto" w:fill="FFFFFF"/>
            <w:tcMar>
              <w:top w:w="0" w:type="dxa"/>
              <w:left w:w="108" w:type="dxa"/>
              <w:bottom w:w="0" w:type="dxa"/>
              <w:right w:w="108" w:type="dxa"/>
            </w:tcMar>
          </w:tcPr>
          <w:p w:rsidR="000D7A2B" w:rsidRDefault="000D7A2B" w:rsidP="001B3F26">
            <w:pPr>
              <w:pStyle w:val="Textbody"/>
              <w:suppressAutoHyphens w:val="0"/>
              <w:spacing w:line="276" w:lineRule="auto"/>
              <w:rPr>
                <w:rFonts w:cs="Times New Roman"/>
              </w:rPr>
            </w:pPr>
            <w:r>
              <w:rPr>
                <w:rFonts w:ascii="Verdana" w:hAnsi="Verdana" w:cs="Verdana"/>
                <w:sz w:val="18"/>
                <w:szCs w:val="18"/>
              </w:rPr>
              <w:t>'Kg' or 'units'</w:t>
            </w:r>
          </w:p>
        </w:tc>
        <w:tc>
          <w:tcPr>
            <w:tcW w:w="6777" w:type="dxa"/>
            <w:shd w:val="clear" w:color="auto" w:fill="FFFFFF"/>
            <w:tcMar>
              <w:top w:w="0" w:type="dxa"/>
              <w:left w:w="108" w:type="dxa"/>
              <w:bottom w:w="0" w:type="dxa"/>
              <w:right w:w="108" w:type="dxa"/>
            </w:tcMar>
          </w:tcPr>
          <w:p w:rsidR="000D7A2B" w:rsidRDefault="000D7A2B" w:rsidP="001B3F26">
            <w:pPr>
              <w:pStyle w:val="Textbody"/>
              <w:suppressAutoHyphens w:val="0"/>
              <w:spacing w:line="276" w:lineRule="auto"/>
              <w:rPr>
                <w:rFonts w:cs="Times New Roman"/>
              </w:rPr>
            </w:pPr>
            <w:r>
              <w:rPr>
                <w:rFonts w:ascii="Verdana" w:hAnsi="Verdana" w:cs="Verdana"/>
                <w:sz w:val="18"/>
                <w:szCs w:val="18"/>
              </w:rPr>
              <w:t>Kg or units</w:t>
            </w:r>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732"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777"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商品的重量或单位</w:t>
            </w:r>
          </w:p>
        </w:tc>
      </w:tr>
      <w:tr w:rsidR="000D7A2B">
        <w:trPr>
          <w:cantSplit/>
        </w:trPr>
        <w:tc>
          <w:tcPr>
            <w:tcW w:w="13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lastRenderedPageBreak/>
              <w:t>cost_value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732"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777"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is the price that the Store is paid for the product to the Supplier.</w:t>
            </w:r>
          </w:p>
          <w:p w:rsidR="000D7A2B" w:rsidRDefault="000D7A2B" w:rsidP="003249C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门店为商品支付给供应商的价格</w:t>
            </w:r>
            <w:ins w:id="530" w:author="Unknown" w:date="2013-09-18T16:23:00Z">
              <w:r>
                <w:rPr>
                  <w:rFonts w:ascii="Verdana" w:eastAsia="宋体" w:hAnsi="Verdana" w:cs="宋体" w:hint="eastAsia"/>
                  <w:sz w:val="18"/>
                  <w:szCs w:val="18"/>
                </w:rPr>
                <w:t>（取返厂</w:t>
              </w:r>
            </w:ins>
            <w:r w:rsidR="003249CE" w:rsidRPr="003249CE">
              <w:rPr>
                <w:rFonts w:ascii="Verdana" w:eastAsia="宋体" w:hAnsi="Verdana" w:cs="宋体" w:hint="eastAsia"/>
                <w:b/>
                <w:color w:val="FF0000"/>
                <w:sz w:val="18"/>
                <w:szCs w:val="18"/>
              </w:rPr>
              <w:t>成本总金额</w:t>
            </w:r>
            <w:ins w:id="531" w:author="Unknown" w:date="2013-09-18T16:23:00Z">
              <w:r>
                <w:rPr>
                  <w:rFonts w:ascii="Verdana" w:eastAsia="宋体" w:hAnsi="Verdana" w:cs="宋体" w:hint="eastAsia"/>
                  <w:sz w:val="18"/>
                  <w:szCs w:val="18"/>
                </w:rPr>
                <w:t>）</w:t>
              </w:r>
            </w:ins>
            <w:ins w:id="532" w:author="Unknown" w:date="2013-09-19T16:03:00Z">
              <w:r>
                <w:rPr>
                  <w:rFonts w:ascii="Verdana" w:eastAsia="宋体" w:hAnsi="Verdana" w:cs="Verdana"/>
                  <w:sz w:val="18"/>
                  <w:szCs w:val="18"/>
                </w:rPr>
                <w:t xml:space="preserve">pick </w:t>
              </w:r>
            </w:ins>
            <w:r w:rsidR="003249CE" w:rsidRPr="003249CE">
              <w:rPr>
                <w:rFonts w:ascii="Verdana" w:eastAsia="宋体" w:hAnsi="Verdana" w:cs="Verdana" w:hint="eastAsia"/>
                <w:b/>
                <w:color w:val="FF0000"/>
                <w:sz w:val="18"/>
                <w:szCs w:val="18"/>
              </w:rPr>
              <w:t>Total</w:t>
            </w:r>
            <w:ins w:id="533" w:author="Unknown" w:date="2013-09-19T16:03:00Z">
              <w:r>
                <w:rPr>
                  <w:rFonts w:ascii="Verdana" w:eastAsia="宋体" w:hAnsi="Verdana" w:cs="Verdana"/>
                  <w:sz w:val="18"/>
                  <w:szCs w:val="18"/>
                </w:rPr>
                <w:t xml:space="preserve"> price from returning</w:t>
              </w:r>
            </w:ins>
            <w:ins w:id="534" w:author="Unknown" w:date="2013-09-22T10:31:00Z">
              <w:r>
                <w:rPr>
                  <w:rFonts w:ascii="Verdana" w:eastAsia="宋体" w:hAnsi="Verdana" w:cs="Verdana"/>
                  <w:sz w:val="18"/>
                  <w:szCs w:val="18"/>
                </w:rPr>
                <w:t xml:space="preserve"> sheet</w:t>
              </w:r>
            </w:ins>
            <w:ins w:id="535" w:author="Unknown" w:date="2013-09-19T16:03:00Z">
              <w:r>
                <w:rPr>
                  <w:rFonts w:ascii="Verdana" w:eastAsia="宋体" w:hAnsi="Verdana" w:cs="Verdana"/>
                  <w:sz w:val="18"/>
                  <w:szCs w:val="18"/>
                </w:rPr>
                <w:t xml:space="preserve"> number</w:t>
              </w:r>
            </w:ins>
          </w:p>
        </w:tc>
      </w:tr>
    </w:tbl>
    <w:p w:rsidR="000D7A2B" w:rsidRDefault="000D7A2B" w:rsidP="000E74B6">
      <w:pPr>
        <w:rPr>
          <w:rFonts w:cs="Times New Roman"/>
        </w:rPr>
      </w:pPr>
    </w:p>
    <w:p w:rsidR="000D7A2B" w:rsidRDefault="000D7A2B" w:rsidP="000E74B6">
      <w:pPr>
        <w:rPr>
          <w:rFonts w:cs="Times New Roman"/>
        </w:rPr>
      </w:pPr>
    </w:p>
    <w:p w:rsidR="000D7A2B" w:rsidRPr="009F3B0C" w:rsidRDefault="000D7A2B" w:rsidP="00AF51AD">
      <w:pPr>
        <w:pStyle w:val="2"/>
        <w:keepNext w:val="0"/>
        <w:numPr>
          <w:ilvl w:val="0"/>
          <w:numId w:val="6"/>
        </w:numPr>
        <w:tabs>
          <w:tab w:val="left" w:pos="576"/>
        </w:tabs>
        <w:suppressAutoHyphens w:val="0"/>
        <w:spacing w:before="0" w:after="0"/>
        <w:rPr>
          <w:rFonts w:ascii="Litera Serial" w:hAnsi="Litera Serial" w:cs="Litera Serial"/>
          <w:bCs w:val="0"/>
          <w:caps/>
          <w:color w:val="C00000"/>
          <w:sz w:val="24"/>
          <w:szCs w:val="24"/>
        </w:rPr>
      </w:pPr>
      <w:bookmarkStart w:id="536" w:name="_Toc237064919"/>
      <w:bookmarkStart w:id="537" w:name="_Toc238874648"/>
      <w:bookmarkStart w:id="538" w:name="_Toc369255750"/>
      <w:r w:rsidRPr="009F3B0C">
        <w:rPr>
          <w:rFonts w:ascii="Litera Serial" w:hAnsi="Litera Serial" w:cs="Litera Serial"/>
          <w:bCs w:val="0"/>
          <w:caps/>
          <w:color w:val="C00000"/>
          <w:sz w:val="24"/>
          <w:szCs w:val="24"/>
        </w:rPr>
        <w:t xml:space="preserve">TXN_dc_purchase_from_supplier_cost </w:t>
      </w:r>
      <w:r w:rsidRPr="009F3B0C">
        <w:rPr>
          <w:rFonts w:ascii="Litera Serial" w:hAnsi="Litera Serial" w:cs="宋体" w:hint="eastAsia"/>
          <w:bCs w:val="0"/>
          <w:caps/>
          <w:color w:val="C00000"/>
          <w:sz w:val="24"/>
          <w:szCs w:val="24"/>
        </w:rPr>
        <w:t>交易型</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物流中心</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从</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供应商</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购买</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成本</w:t>
      </w:r>
      <w:bookmarkEnd w:id="536"/>
      <w:bookmarkEnd w:id="537"/>
      <w:r w:rsidRPr="009F3B0C">
        <w:rPr>
          <w:rFonts w:ascii="Litera Serial" w:hAnsi="Litera Serial" w:cs="Litera Serial"/>
          <w:bCs w:val="0"/>
          <w:caps/>
          <w:color w:val="C00000"/>
          <w:sz w:val="24"/>
          <w:szCs w:val="24"/>
        </w:rPr>
        <w:t xml:space="preserve"> </w:t>
      </w:r>
      <w:r w:rsidR="007C220C">
        <w:rPr>
          <w:rFonts w:ascii="Litera Serial" w:hAnsi="Litera Serial" w:cs="Litera Serial" w:hint="eastAsia"/>
          <w:bCs w:val="0"/>
          <w:caps/>
          <w:color w:val="C00000"/>
          <w:sz w:val="24"/>
          <w:szCs w:val="24"/>
        </w:rPr>
        <w:t>（增加字段）</w:t>
      </w:r>
      <w:bookmarkEnd w:id="538"/>
    </w:p>
    <w:p w:rsidR="000D7A2B" w:rsidRPr="001B3F26" w:rsidRDefault="000D7A2B" w:rsidP="001B3F26">
      <w:pPr>
        <w:rPr>
          <w:rFonts w:ascii="Verdana" w:hAnsi="Verdana" w:cs="Verdana"/>
          <w:sz w:val="20"/>
          <w:szCs w:val="20"/>
        </w:rPr>
      </w:pPr>
      <w:r w:rsidRPr="001B3F26">
        <w:rPr>
          <w:rFonts w:ascii="Verdana" w:hAnsi="Verdana" w:cs="Verdana"/>
          <w:sz w:val="20"/>
          <w:szCs w:val="20"/>
        </w:rPr>
        <w:t xml:space="preserve">This table contains </w:t>
      </w:r>
      <w:bookmarkStart w:id="539" w:name="OLE_LINK21"/>
      <w:r w:rsidRPr="001B3F26">
        <w:rPr>
          <w:rFonts w:ascii="Verdana" w:hAnsi="Verdana" w:cs="Verdana"/>
          <w:sz w:val="20"/>
          <w:szCs w:val="20"/>
        </w:rPr>
        <w:t>all the effective deliveries of inventory from a supplier directly to a Distribution Center</w:t>
      </w:r>
      <w:bookmarkEnd w:id="539"/>
      <w:r w:rsidRPr="001B3F26">
        <w:rPr>
          <w:rFonts w:ascii="Verdana" w:hAnsi="Verdana" w:cs="Verdana"/>
          <w:sz w:val="20"/>
          <w:szCs w:val="20"/>
        </w:rPr>
        <w:t>. So this is what a DC receives from the Suppliers. If there is no DC, this table can be left blank.</w:t>
      </w:r>
    </w:p>
    <w:p w:rsidR="000D7A2B" w:rsidRPr="001B3F26" w:rsidRDefault="000D7A2B" w:rsidP="00EA67B8">
      <w:pPr>
        <w:rPr>
          <w:rFonts w:cs="Times New Roman"/>
          <w:sz w:val="20"/>
          <w:szCs w:val="20"/>
        </w:rPr>
      </w:pPr>
    </w:p>
    <w:p w:rsidR="000D7A2B" w:rsidRPr="001B3F26" w:rsidRDefault="000D7A2B" w:rsidP="00EA67B8">
      <w:pPr>
        <w:rPr>
          <w:rFonts w:cs="Times New Roman"/>
          <w:sz w:val="20"/>
          <w:szCs w:val="20"/>
        </w:rPr>
      </w:pPr>
      <w:r w:rsidRPr="001B3F26">
        <w:rPr>
          <w:rFonts w:cs="SimSun;宋体" w:hint="eastAsia"/>
          <w:sz w:val="20"/>
          <w:szCs w:val="20"/>
        </w:rPr>
        <w:t>此表格包含所有从一个供</w:t>
      </w:r>
      <w:r w:rsidRPr="001B3F26">
        <w:rPr>
          <w:rFonts w:ascii="宋体" w:eastAsia="宋体" w:hAnsi="宋体" w:cs="宋体" w:hint="eastAsia"/>
          <w:sz w:val="20"/>
          <w:szCs w:val="20"/>
        </w:rPr>
        <w:t>应</w:t>
      </w:r>
      <w:r w:rsidRPr="001B3F26">
        <w:rPr>
          <w:rFonts w:cs="SimSun;宋体" w:hint="eastAsia"/>
          <w:sz w:val="20"/>
          <w:szCs w:val="20"/>
        </w:rPr>
        <w:t>商直接送至一个物流中心的有效的</w:t>
      </w:r>
      <w:r w:rsidRPr="001B3F26">
        <w:rPr>
          <w:rFonts w:ascii="宋体" w:eastAsia="宋体" w:hAnsi="宋体" w:cs="宋体" w:hint="eastAsia"/>
          <w:sz w:val="20"/>
          <w:szCs w:val="20"/>
        </w:rPr>
        <w:t>库</w:t>
      </w:r>
      <w:r w:rsidRPr="001B3F26">
        <w:rPr>
          <w:rFonts w:cs="SimSun;宋体" w:hint="eastAsia"/>
          <w:sz w:val="20"/>
          <w:szCs w:val="20"/>
        </w:rPr>
        <w:t>存交</w:t>
      </w:r>
      <w:r w:rsidRPr="001B3F26">
        <w:rPr>
          <w:rFonts w:ascii="宋体" w:eastAsia="宋体" w:hAnsi="宋体" w:cs="宋体" w:hint="eastAsia"/>
          <w:sz w:val="20"/>
          <w:szCs w:val="20"/>
        </w:rPr>
        <w:t>货</w:t>
      </w:r>
      <w:r w:rsidRPr="001B3F26">
        <w:rPr>
          <w:rFonts w:cs="SimSun;宋体" w:hint="eastAsia"/>
          <w:sz w:val="20"/>
          <w:szCs w:val="20"/>
        </w:rPr>
        <w:t>。所以</w:t>
      </w:r>
      <w:r w:rsidRPr="001B3F26">
        <w:rPr>
          <w:rFonts w:ascii="宋体" w:eastAsia="宋体" w:hAnsi="宋体" w:cs="宋体" w:hint="eastAsia"/>
          <w:sz w:val="20"/>
          <w:szCs w:val="20"/>
        </w:rPr>
        <w:t>这</w:t>
      </w:r>
      <w:r w:rsidRPr="001B3F26">
        <w:rPr>
          <w:rFonts w:cs="SimSun;宋体" w:hint="eastAsia"/>
          <w:sz w:val="20"/>
          <w:szCs w:val="20"/>
        </w:rPr>
        <w:t>是表示一个物流中心从供</w:t>
      </w:r>
      <w:r w:rsidRPr="001B3F26">
        <w:rPr>
          <w:rFonts w:ascii="宋体" w:eastAsia="宋体" w:hAnsi="宋体" w:cs="宋体" w:hint="eastAsia"/>
          <w:sz w:val="20"/>
          <w:szCs w:val="20"/>
        </w:rPr>
        <w:t>应</w:t>
      </w:r>
      <w:r w:rsidRPr="001B3F26">
        <w:rPr>
          <w:rFonts w:cs="SimSun;宋体" w:hint="eastAsia"/>
          <w:sz w:val="20"/>
          <w:szCs w:val="20"/>
        </w:rPr>
        <w:t>商</w:t>
      </w:r>
      <w:r w:rsidRPr="001B3F26">
        <w:rPr>
          <w:rFonts w:ascii="宋体" w:eastAsia="宋体" w:hAnsi="宋体" w:cs="宋体" w:hint="eastAsia"/>
          <w:sz w:val="20"/>
          <w:szCs w:val="20"/>
        </w:rPr>
        <w:t>处</w:t>
      </w:r>
      <w:r w:rsidRPr="001B3F26">
        <w:rPr>
          <w:rFonts w:cs="SimSun;宋体" w:hint="eastAsia"/>
          <w:sz w:val="20"/>
          <w:szCs w:val="20"/>
        </w:rPr>
        <w:t>收到的。如果没有</w:t>
      </w:r>
      <w:r w:rsidRPr="001B3F26">
        <w:rPr>
          <w:sz w:val="20"/>
          <w:szCs w:val="20"/>
        </w:rPr>
        <w:t>DC</w:t>
      </w:r>
      <w:r w:rsidRPr="001B3F26">
        <w:rPr>
          <w:rFonts w:cs="SimSun;宋体" w:hint="eastAsia"/>
          <w:sz w:val="20"/>
          <w:szCs w:val="20"/>
        </w:rPr>
        <w:t>，我</w:t>
      </w:r>
      <w:r w:rsidRPr="001B3F26">
        <w:rPr>
          <w:rFonts w:ascii="宋体" w:eastAsia="宋体" w:hAnsi="宋体" w:cs="宋体" w:hint="eastAsia"/>
          <w:sz w:val="20"/>
          <w:szCs w:val="20"/>
        </w:rPr>
        <w:t>们</w:t>
      </w:r>
      <w:r w:rsidRPr="001B3F26">
        <w:rPr>
          <w:rFonts w:cs="SimSun;宋体" w:hint="eastAsia"/>
          <w:sz w:val="20"/>
          <w:szCs w:val="20"/>
        </w:rPr>
        <w:t>可以先把表格保留，只是不需要往里面填数</w:t>
      </w:r>
    </w:p>
    <w:p w:rsidR="000D7A2B" w:rsidRDefault="000D7A2B" w:rsidP="00EA67B8">
      <w:pPr>
        <w:rPr>
          <w:ins w:id="540" w:author="Unknown" w:date="2013-09-18T16:23:00Z"/>
          <w:rFonts w:eastAsia="宋体" w:cs="Times New Roman"/>
        </w:rPr>
      </w:pPr>
      <w:ins w:id="541" w:author="Unknown" w:date="2013-09-09T13:59:00Z">
        <w:r>
          <w:rPr>
            <w:rFonts w:eastAsia="宋体"/>
          </w:rPr>
          <w:t>DC</w:t>
        </w:r>
        <w:r>
          <w:rPr>
            <w:rFonts w:eastAsia="宋体" w:cs="宋体" w:hint="eastAsia"/>
          </w:rPr>
          <w:t>收货数据</w:t>
        </w:r>
      </w:ins>
    </w:p>
    <w:p w:rsidR="000D7A2B" w:rsidRPr="009F3B0C" w:rsidRDefault="000D7A2B" w:rsidP="00EA67B8">
      <w:pPr>
        <w:rPr>
          <w:rFonts w:eastAsia="宋体" w:cs="Times New Roman"/>
        </w:rPr>
      </w:pPr>
      <w:ins w:id="542" w:author="Unknown" w:date="2013-09-18T16:23:00Z">
        <w:r>
          <w:rPr>
            <w:rFonts w:eastAsia="宋体" w:cs="宋体" w:hint="eastAsia"/>
          </w:rPr>
          <w:t>建</w:t>
        </w:r>
      </w:ins>
      <w:ins w:id="543" w:author="Unknown" w:date="2013-09-18T16:24:00Z">
        <w:r>
          <w:rPr>
            <w:rFonts w:eastAsia="宋体" w:cs="宋体" w:hint="eastAsia"/>
          </w:rPr>
          <w:t>议：增加收货单号</w:t>
        </w:r>
      </w:ins>
      <w:ins w:id="544" w:author="Unknown" w:date="2013-09-22T10:30:00Z">
        <w:r>
          <w:rPr>
            <w:rFonts w:eastAsia="宋体" w:cs="Times New Roman"/>
          </w:rPr>
          <w:br/>
        </w:r>
        <w:r>
          <w:rPr>
            <w:rFonts w:eastAsia="宋体"/>
          </w:rPr>
          <w:t>suggesting to add</w:t>
        </w:r>
      </w:ins>
      <w:ins w:id="545" w:author="Unknown" w:date="2013-09-22T10:31:00Z">
        <w:r>
          <w:rPr>
            <w:rFonts w:eastAsia="宋体"/>
          </w:rPr>
          <w:t xml:space="preserve"> receiving sheet number</w:t>
        </w:r>
      </w:ins>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43"/>
        <w:gridCol w:w="1588"/>
        <w:gridCol w:w="6580"/>
        <w:gridCol w:w="14"/>
        <w:gridCol w:w="11"/>
      </w:tblGrid>
      <w:tr w:rsidR="000D7A2B">
        <w:trPr>
          <w:gridAfter w:val="1"/>
          <w:wAfter w:w="11" w:type="dxa"/>
          <w:cantSplit/>
          <w:tblHeader/>
        </w:trPr>
        <w:tc>
          <w:tcPr>
            <w:tcW w:w="1843" w:type="dxa"/>
            <w:shd w:val="clear" w:color="auto" w:fill="E6E6E6"/>
            <w:tcMar>
              <w:top w:w="0" w:type="dxa"/>
              <w:left w:w="108" w:type="dxa"/>
              <w:bottom w:w="0" w:type="dxa"/>
              <w:right w:w="108" w:type="dxa"/>
            </w:tcMar>
          </w:tcPr>
          <w:bookmarkEnd w:id="499"/>
          <w:bookmarkEnd w:id="500"/>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588" w:type="dxa"/>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594" w:type="dxa"/>
            <w:gridSpan w:val="2"/>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gridAfter w:val="1"/>
          <w:wAfter w:w="11" w:type="dxa"/>
          <w:cantSplit/>
          <w:trHeight w:val="349"/>
        </w:trPr>
        <w:tc>
          <w:tcPr>
            <w:tcW w:w="1843"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58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594"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Daily data</w:t>
            </w:r>
          </w:p>
          <w:p w:rsidR="000D7A2B" w:rsidRDefault="000D7A2B" w:rsidP="001B3F26">
            <w:pPr>
              <w:pStyle w:val="TableContents"/>
              <w:suppressLineNumbers w:val="0"/>
              <w:suppressAutoHyphens w:val="0"/>
              <w:spacing w:line="276" w:lineRule="auto"/>
              <w:rPr>
                <w:rFonts w:eastAsia="宋体" w:cs="Times New Roman"/>
              </w:rPr>
            </w:pPr>
            <w:proofErr w:type="gramStart"/>
            <w:r>
              <w:rPr>
                <w:rFonts w:ascii="Verdana" w:eastAsia="宋体" w:hAnsi="Verdana" w:cs="宋体" w:hint="eastAsia"/>
                <w:sz w:val="18"/>
                <w:szCs w:val="18"/>
              </w:rPr>
              <w:t>日数据</w:t>
            </w:r>
            <w:proofErr w:type="gramEnd"/>
          </w:p>
        </w:tc>
      </w:tr>
      <w:tr w:rsidR="000D7A2B">
        <w:trPr>
          <w:gridAfter w:val="1"/>
          <w:wAfter w:w="11" w:type="dxa"/>
          <w:cantSplit/>
          <w:ins w:id="546" w:author="Unknown" w:date="2013-09-18T16:24:00Z"/>
        </w:trPr>
        <w:tc>
          <w:tcPr>
            <w:tcW w:w="1843"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ins w:id="547" w:author="Unknown" w:date="2013-09-18T16:24:00Z"/>
                <w:rFonts w:ascii="Verdana" w:eastAsia="宋体" w:hAnsi="Verdana" w:cs="Times New Roman"/>
                <w:sz w:val="18"/>
                <w:szCs w:val="18"/>
              </w:rPr>
            </w:pPr>
            <w:ins w:id="548" w:author="Unknown" w:date="2013-09-22T10:31:00Z">
              <w:r>
                <w:rPr>
                  <w:rFonts w:ascii="Verdana" w:eastAsia="宋体" w:hAnsi="Verdana" w:cs="Verdana"/>
                  <w:sz w:val="18"/>
                  <w:szCs w:val="18"/>
                </w:rPr>
                <w:t>Receving_sheet_number</w:t>
              </w:r>
              <w:r>
                <w:rPr>
                  <w:rFonts w:ascii="Verdana" w:eastAsia="宋体" w:hAnsi="Verdana" w:cs="Times New Roman"/>
                  <w:sz w:val="18"/>
                  <w:szCs w:val="18"/>
                </w:rPr>
                <w:br/>
              </w:r>
              <w:r>
                <w:rPr>
                  <w:rFonts w:ascii="Verdana" w:eastAsia="宋体" w:hAnsi="Verdana" w:cs="宋体" w:hint="eastAsia"/>
                  <w:sz w:val="18"/>
                  <w:szCs w:val="18"/>
                </w:rPr>
                <w:t>收</w:t>
              </w:r>
              <w:r>
                <w:rPr>
                  <w:rFonts w:ascii="Verdana" w:eastAsia="宋体" w:hAnsi="Verdana" w:cs="Verdana"/>
                  <w:sz w:val="18"/>
                  <w:szCs w:val="18"/>
                </w:rPr>
                <w:t>_</w:t>
              </w:r>
              <w:r>
                <w:rPr>
                  <w:rFonts w:ascii="Verdana" w:eastAsia="宋体" w:hAnsi="Verdana" w:cs="宋体" w:hint="eastAsia"/>
                  <w:sz w:val="18"/>
                  <w:szCs w:val="18"/>
                </w:rPr>
                <w:t>货</w:t>
              </w:r>
              <w:r>
                <w:rPr>
                  <w:rFonts w:ascii="Verdana" w:eastAsia="宋体" w:hAnsi="Verdana" w:cs="Verdana"/>
                  <w:sz w:val="18"/>
                  <w:szCs w:val="18"/>
                </w:rPr>
                <w:t>_</w:t>
              </w:r>
              <w:r>
                <w:rPr>
                  <w:rFonts w:ascii="Verdana" w:eastAsia="宋体" w:hAnsi="Verdana" w:cs="宋体" w:hint="eastAsia"/>
                  <w:sz w:val="18"/>
                  <w:szCs w:val="18"/>
                </w:rPr>
                <w:t>单</w:t>
              </w:r>
            </w:ins>
          </w:p>
        </w:tc>
        <w:tc>
          <w:tcPr>
            <w:tcW w:w="1588" w:type="dxa"/>
            <w:shd w:val="clear" w:color="auto" w:fill="FFFFFF"/>
            <w:tcMar>
              <w:top w:w="0" w:type="dxa"/>
              <w:left w:w="108" w:type="dxa"/>
              <w:bottom w:w="0" w:type="dxa"/>
              <w:right w:w="108" w:type="dxa"/>
            </w:tcMar>
          </w:tcPr>
          <w:p w:rsidR="000D7A2B" w:rsidRDefault="000D7A2B" w:rsidP="005A40BE">
            <w:pPr>
              <w:pStyle w:val="TableContents"/>
              <w:numPr>
                <w:ins w:id="549" w:author="Unknown" w:date="2013-09-22T10:31:00Z"/>
              </w:numPr>
              <w:suppressLineNumbers w:val="0"/>
              <w:suppressAutoHyphens w:val="0"/>
              <w:spacing w:line="276" w:lineRule="auto"/>
              <w:rPr>
                <w:ins w:id="550" w:author="Unknown" w:date="2013-09-22T10:31:00Z"/>
                <w:rFonts w:ascii="Verdana" w:eastAsia="宋体" w:hAnsi="Verdana" w:cs="Times New Roman"/>
                <w:sz w:val="18"/>
                <w:szCs w:val="18"/>
              </w:rPr>
            </w:pPr>
            <w:ins w:id="551" w:author="Unknown" w:date="2013-09-22T10:31:00Z">
              <w:r>
                <w:rPr>
                  <w:rFonts w:ascii="Verdana" w:hAnsi="Verdana" w:cs="Verdana"/>
                  <w:sz w:val="18"/>
                  <w:szCs w:val="18"/>
                </w:rPr>
                <w:t>Alphanumeric id</w:t>
              </w:r>
            </w:ins>
          </w:p>
          <w:p w:rsidR="000D7A2B" w:rsidRDefault="000D7A2B" w:rsidP="001B3F26">
            <w:pPr>
              <w:pStyle w:val="TableContents"/>
              <w:suppressLineNumbers w:val="0"/>
              <w:suppressAutoHyphens w:val="0"/>
              <w:spacing w:line="276" w:lineRule="auto"/>
              <w:rPr>
                <w:ins w:id="552" w:author="Unknown" w:date="2013-09-18T16:24:00Z"/>
                <w:rFonts w:ascii="Verdana" w:hAnsi="Verdana" w:cs="Verdana"/>
                <w:sz w:val="18"/>
                <w:szCs w:val="18"/>
              </w:rPr>
            </w:pPr>
            <w:ins w:id="553" w:author="Unknown" w:date="2013-09-22T10:31:00Z">
              <w:r>
                <w:rPr>
                  <w:rFonts w:ascii="Verdana" w:eastAsia="宋体" w:hAnsi="Verdana" w:cs="宋体" w:hint="eastAsia"/>
                  <w:sz w:val="18"/>
                  <w:szCs w:val="18"/>
                </w:rPr>
                <w:t>字母数字</w:t>
              </w:r>
              <w:r>
                <w:rPr>
                  <w:rFonts w:ascii="Verdana" w:eastAsia="宋体" w:hAnsi="Verdana" w:cs="Verdana"/>
                  <w:sz w:val="18"/>
                  <w:szCs w:val="18"/>
                </w:rPr>
                <w:t>id</w:t>
              </w:r>
            </w:ins>
          </w:p>
        </w:tc>
        <w:tc>
          <w:tcPr>
            <w:tcW w:w="6594" w:type="dxa"/>
            <w:gridSpan w:val="2"/>
            <w:shd w:val="clear" w:color="auto" w:fill="FFFFFF"/>
            <w:tcMar>
              <w:top w:w="0" w:type="dxa"/>
              <w:left w:w="108" w:type="dxa"/>
              <w:bottom w:w="0" w:type="dxa"/>
              <w:right w:w="108" w:type="dxa"/>
            </w:tcMar>
          </w:tcPr>
          <w:p w:rsidR="000D7A2B" w:rsidRDefault="000D7A2B" w:rsidP="005A40BE">
            <w:pPr>
              <w:pStyle w:val="TableContents"/>
              <w:numPr>
                <w:ins w:id="554" w:author="Unknown" w:date="2013-09-22T10:31:00Z"/>
              </w:numPr>
              <w:suppressLineNumbers w:val="0"/>
              <w:suppressAutoHyphens w:val="0"/>
              <w:spacing w:line="276" w:lineRule="auto"/>
              <w:rPr>
                <w:ins w:id="555" w:author="Unknown" w:date="2013-09-22T10:31:00Z"/>
                <w:rFonts w:ascii="Verdana" w:eastAsia="宋体" w:hAnsi="Verdana" w:cs="Verdana"/>
                <w:sz w:val="18"/>
                <w:szCs w:val="18"/>
              </w:rPr>
            </w:pPr>
            <w:ins w:id="556" w:author="Unknown" w:date="2013-09-22T10:31:00Z">
              <w:r>
                <w:rPr>
                  <w:rFonts w:ascii="Verdana" w:eastAsia="宋体" w:hAnsi="Verdana" w:cs="Verdana"/>
                  <w:sz w:val="18"/>
                  <w:szCs w:val="18"/>
                </w:rPr>
                <w:t>This is the receiving sheet number for each batch that the order is delivered</w:t>
              </w:r>
            </w:ins>
          </w:p>
          <w:p w:rsidR="000D7A2B" w:rsidRPr="009F3B0C" w:rsidRDefault="000D7A2B" w:rsidP="001B3F26">
            <w:pPr>
              <w:pStyle w:val="TableContents"/>
              <w:suppressLineNumbers w:val="0"/>
              <w:suppressAutoHyphens w:val="0"/>
              <w:spacing w:line="276" w:lineRule="auto"/>
              <w:rPr>
                <w:ins w:id="557" w:author="Unknown" w:date="2013-09-18T16:24:00Z"/>
                <w:rFonts w:ascii="Verdana" w:eastAsia="宋体" w:hAnsi="Verdana" w:cs="Times New Roman"/>
                <w:sz w:val="18"/>
                <w:szCs w:val="18"/>
              </w:rPr>
            </w:pPr>
            <w:ins w:id="558" w:author="Unknown" w:date="2013-09-22T10:31:00Z">
              <w:r>
                <w:rPr>
                  <w:rFonts w:ascii="Verdana" w:eastAsia="宋体" w:hAnsi="Verdana" w:cs="宋体" w:hint="eastAsia"/>
                  <w:sz w:val="18"/>
                  <w:szCs w:val="18"/>
                </w:rPr>
                <w:t>收货单号</w:t>
              </w:r>
            </w:ins>
          </w:p>
        </w:tc>
      </w:tr>
      <w:tr w:rsidR="000D7A2B">
        <w:trPr>
          <w:gridAfter w:val="1"/>
          <w:wAfter w:w="11" w:type="dxa"/>
          <w:cantSplit/>
        </w:trPr>
        <w:tc>
          <w:tcPr>
            <w:tcW w:w="1843" w:type="dxa"/>
            <w:shd w:val="clear" w:color="auto" w:fill="FFFFFF"/>
            <w:tcMar>
              <w:top w:w="0" w:type="dxa"/>
              <w:left w:w="108" w:type="dxa"/>
              <w:bottom w:w="0" w:type="dxa"/>
              <w:right w:w="108" w:type="dxa"/>
            </w:tcMar>
          </w:tcPr>
          <w:p w:rsidR="000D7A2B" w:rsidRPr="000A1D1D"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outlet</w:t>
            </w:r>
            <w:r>
              <w:rPr>
                <w:rFonts w:ascii="Verdana" w:hAnsi="Verdana" w:cs="Verdana"/>
                <w:sz w:val="18"/>
                <w:szCs w:val="18"/>
              </w:rPr>
              <w:t>_id</w:t>
            </w:r>
          </w:p>
          <w:p w:rsidR="000D7A2B" w:rsidRDefault="000D7A2B" w:rsidP="001B3F26">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宋体" w:hint="eastAsia"/>
                <w:sz w:val="18"/>
                <w:szCs w:val="18"/>
              </w:rPr>
              <w:t>门店</w:t>
            </w:r>
            <w:r>
              <w:rPr>
                <w:rFonts w:ascii="Verdana" w:eastAsia="宋体" w:hAnsi="Verdana" w:cs="Verdana"/>
                <w:sz w:val="18"/>
                <w:szCs w:val="18"/>
              </w:rPr>
              <w:t>_id</w:t>
            </w:r>
          </w:p>
          <w:p w:rsidR="000D7A2B" w:rsidRDefault="000D7A2B" w:rsidP="001B3F26">
            <w:pPr>
              <w:pStyle w:val="TableContents"/>
              <w:suppressLineNumbers w:val="0"/>
              <w:suppressAutoHyphens w:val="0"/>
              <w:spacing w:line="276" w:lineRule="auto"/>
              <w:rPr>
                <w:rFonts w:eastAsia="宋体" w:cs="Times New Roman"/>
              </w:rPr>
            </w:pPr>
          </w:p>
        </w:tc>
        <w:tc>
          <w:tcPr>
            <w:tcW w:w="158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594"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Distribution Center (DC)</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当门店是一个物流中心（</w:t>
            </w:r>
            <w:r>
              <w:rPr>
                <w:rFonts w:ascii="Verdana" w:eastAsia="宋体" w:hAnsi="Verdana" w:cs="Verdana"/>
                <w:sz w:val="18"/>
                <w:szCs w:val="18"/>
              </w:rPr>
              <w:t>DC</w:t>
            </w:r>
            <w:r>
              <w:rPr>
                <w:rFonts w:ascii="Verdana" w:eastAsia="宋体" w:hAnsi="Verdana" w:cs="宋体" w:hint="eastAsia"/>
                <w:sz w:val="18"/>
                <w:szCs w:val="18"/>
              </w:rPr>
              <w:t>）时，此标识符必须与门店主数据进行关联</w:t>
            </w:r>
          </w:p>
        </w:tc>
      </w:tr>
      <w:tr w:rsidR="000D7A2B">
        <w:trPr>
          <w:gridAfter w:val="1"/>
          <w:wAfter w:w="11" w:type="dxa"/>
          <w:cantSplit/>
        </w:trPr>
        <w:tc>
          <w:tcPr>
            <w:tcW w:w="1843"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58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594"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Identifier of the supplier that is delivering the products. This id must be related with the supplier id table. </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交付商品的供应商的标识符。此</w:t>
            </w:r>
            <w:r>
              <w:rPr>
                <w:rFonts w:ascii="Verdana" w:eastAsia="宋体" w:hAnsi="Verdana" w:cs="Verdana"/>
                <w:sz w:val="18"/>
                <w:szCs w:val="18"/>
              </w:rPr>
              <w:t>id</w:t>
            </w:r>
            <w:r>
              <w:rPr>
                <w:rFonts w:ascii="Verdana" w:eastAsia="宋体" w:hAnsi="Verdana" w:cs="宋体" w:hint="eastAsia"/>
                <w:sz w:val="18"/>
                <w:szCs w:val="18"/>
              </w:rPr>
              <w:t>必须与供应商</w:t>
            </w:r>
            <w:r>
              <w:rPr>
                <w:rFonts w:ascii="Verdana" w:eastAsia="宋体" w:hAnsi="Verdana" w:cs="Verdana"/>
                <w:sz w:val="18"/>
                <w:szCs w:val="18"/>
              </w:rPr>
              <w:t>id</w:t>
            </w:r>
            <w:r>
              <w:rPr>
                <w:rFonts w:ascii="Verdana" w:eastAsia="宋体" w:hAnsi="Verdana" w:cs="宋体" w:hint="eastAsia"/>
                <w:sz w:val="18"/>
                <w:szCs w:val="18"/>
              </w:rPr>
              <w:t>表格进行关联</w:t>
            </w:r>
          </w:p>
        </w:tc>
      </w:tr>
      <w:tr w:rsidR="000D7A2B">
        <w:trPr>
          <w:gridAfter w:val="2"/>
          <w:wAfter w:w="25" w:type="dxa"/>
          <w:cantSplit/>
        </w:trPr>
        <w:tc>
          <w:tcPr>
            <w:tcW w:w="1843"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0A1D1D"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588"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580"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ins w:id="559" w:author="Unknown" w:date="2013-09-18T16:24:00Z">
              <w:r>
                <w:rPr>
                  <w:rFonts w:ascii="Verdana" w:eastAsia="宋体" w:hAnsi="Verdana" w:cs="宋体" w:hint="eastAsia"/>
                  <w:sz w:val="18"/>
                  <w:szCs w:val="18"/>
                </w:rPr>
                <w:t>（以</w:t>
              </w:r>
              <w:r>
                <w:rPr>
                  <w:rFonts w:ascii="Verdana" w:eastAsia="宋体" w:hAnsi="Verdana" w:cs="Verdana"/>
                  <w:sz w:val="18"/>
                  <w:szCs w:val="18"/>
                </w:rPr>
                <w:t>NULL</w:t>
              </w:r>
              <w:r>
                <w:rPr>
                  <w:rFonts w:ascii="Verdana" w:eastAsia="宋体" w:hAnsi="Verdana" w:cs="宋体" w:hint="eastAsia"/>
                  <w:sz w:val="18"/>
                  <w:szCs w:val="18"/>
                </w:rPr>
                <w:t>代替）</w:t>
              </w:r>
            </w:ins>
          </w:p>
        </w:tc>
      </w:tr>
      <w:tr w:rsidR="000D7A2B">
        <w:trPr>
          <w:cantSplit/>
        </w:trPr>
        <w:tc>
          <w:tcPr>
            <w:tcW w:w="18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58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605" w:type="dxa"/>
            <w:gridSpan w:val="3"/>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SKU code in master product data</w:t>
            </w:r>
          </w:p>
          <w:p w:rsidR="000D7A2B" w:rsidRDefault="000D7A2B" w:rsidP="005578C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r w:rsidR="000D7A2B">
        <w:trPr>
          <w:cantSplit/>
        </w:trPr>
        <w:tc>
          <w:tcPr>
            <w:tcW w:w="18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588" w:type="dxa"/>
            <w:shd w:val="clear" w:color="auto" w:fill="FFFFFF"/>
            <w:tcMar>
              <w:top w:w="0" w:type="dxa"/>
              <w:left w:w="108" w:type="dxa"/>
              <w:bottom w:w="0" w:type="dxa"/>
              <w:right w:w="108" w:type="dxa"/>
            </w:tcMar>
          </w:tcPr>
          <w:p w:rsidR="000D7A2B" w:rsidRDefault="000D7A2B" w:rsidP="001B3F26">
            <w:pPr>
              <w:pStyle w:val="Textbody"/>
              <w:suppressAutoHyphens w:val="0"/>
              <w:spacing w:line="276" w:lineRule="auto"/>
              <w:rPr>
                <w:rFonts w:cs="Times New Roman"/>
              </w:rPr>
            </w:pPr>
            <w:r>
              <w:rPr>
                <w:rFonts w:ascii="Verdana" w:hAnsi="Verdana" w:cs="Verdana"/>
                <w:sz w:val="18"/>
                <w:szCs w:val="18"/>
              </w:rPr>
              <w:t>'Kg' or 'units'</w:t>
            </w:r>
          </w:p>
        </w:tc>
        <w:tc>
          <w:tcPr>
            <w:tcW w:w="6605" w:type="dxa"/>
            <w:gridSpan w:val="3"/>
            <w:shd w:val="clear" w:color="auto" w:fill="FFFFFF"/>
            <w:tcMar>
              <w:top w:w="0" w:type="dxa"/>
              <w:left w:w="108" w:type="dxa"/>
              <w:bottom w:w="0" w:type="dxa"/>
              <w:right w:w="108" w:type="dxa"/>
            </w:tcMar>
          </w:tcPr>
          <w:p w:rsidR="000D7A2B" w:rsidRDefault="000D7A2B" w:rsidP="001B3F26">
            <w:pPr>
              <w:pStyle w:val="Textbody"/>
              <w:suppressAutoHyphens w:val="0"/>
              <w:spacing w:line="276" w:lineRule="auto"/>
              <w:rPr>
                <w:rFonts w:cs="Times New Roman"/>
              </w:rPr>
            </w:pPr>
            <w:r>
              <w:rPr>
                <w:rFonts w:ascii="Verdana" w:hAnsi="Verdana" w:cs="Verdana"/>
                <w:sz w:val="18"/>
                <w:szCs w:val="18"/>
              </w:rPr>
              <w:t>Kg or units</w:t>
            </w:r>
          </w:p>
        </w:tc>
      </w:tr>
      <w:tr w:rsidR="000D7A2B">
        <w:trPr>
          <w:cantSplit/>
        </w:trPr>
        <w:tc>
          <w:tcPr>
            <w:tcW w:w="18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58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605" w:type="dxa"/>
            <w:gridSpan w:val="3"/>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商品的重量或单位</w:t>
            </w:r>
          </w:p>
        </w:tc>
      </w:tr>
      <w:tr w:rsidR="000D7A2B">
        <w:trPr>
          <w:cantSplit/>
        </w:trPr>
        <w:tc>
          <w:tcPr>
            <w:tcW w:w="1843" w:type="dxa"/>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588" w:type="dxa"/>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605" w:type="dxa"/>
            <w:gridSpan w:val="3"/>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is the price that the Distribution Center is paying to the Supplier.</w:t>
            </w:r>
          </w:p>
          <w:p w:rsidR="000D7A2B" w:rsidRDefault="000D7A2B" w:rsidP="003249C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物流中心为商品支付给供应商的价格</w:t>
            </w:r>
            <w:ins w:id="560" w:author="Unknown" w:date="2013-09-18T16:24:00Z">
              <w:r>
                <w:rPr>
                  <w:rFonts w:ascii="Verdana" w:eastAsia="宋体" w:hAnsi="Verdana" w:cs="宋体" w:hint="eastAsia"/>
                  <w:sz w:val="18"/>
                  <w:szCs w:val="18"/>
                </w:rPr>
                <w:t>（</w:t>
              </w:r>
            </w:ins>
            <w:r w:rsidR="00362960" w:rsidRPr="003249CE">
              <w:rPr>
                <w:rFonts w:ascii="Verdana" w:eastAsia="宋体" w:hAnsi="Verdana" w:cs="宋体" w:hint="eastAsia"/>
                <w:b/>
                <w:color w:val="FF0000"/>
                <w:sz w:val="18"/>
                <w:szCs w:val="18"/>
              </w:rPr>
              <w:t>取</w:t>
            </w:r>
            <w:proofErr w:type="gramStart"/>
            <w:r w:rsidR="00362960" w:rsidRPr="003249CE">
              <w:rPr>
                <w:rFonts w:ascii="Verdana" w:eastAsia="宋体" w:hAnsi="Verdana" w:cs="宋体" w:hint="eastAsia"/>
                <w:b/>
                <w:color w:val="FF0000"/>
                <w:sz w:val="18"/>
                <w:szCs w:val="18"/>
              </w:rPr>
              <w:t>收货总</w:t>
            </w:r>
            <w:proofErr w:type="gramEnd"/>
            <w:r w:rsidR="00362960" w:rsidRPr="003249CE">
              <w:rPr>
                <w:rFonts w:ascii="Verdana" w:eastAsia="宋体" w:hAnsi="Verdana" w:cs="宋体" w:hint="eastAsia"/>
                <w:b/>
                <w:color w:val="FF0000"/>
                <w:sz w:val="18"/>
                <w:szCs w:val="18"/>
              </w:rPr>
              <w:t>成本</w:t>
            </w:r>
            <w:ins w:id="561" w:author="Unknown" w:date="2013-09-18T16:24:00Z">
              <w:r>
                <w:rPr>
                  <w:rFonts w:ascii="Verdana" w:eastAsia="宋体" w:hAnsi="Verdana" w:cs="宋体" w:hint="eastAsia"/>
                  <w:sz w:val="18"/>
                  <w:szCs w:val="18"/>
                </w:rPr>
                <w:t>）</w:t>
              </w:r>
            </w:ins>
            <w:ins w:id="562" w:author="Unknown" w:date="2013-09-22T10:31:00Z">
              <w:r>
                <w:rPr>
                  <w:rFonts w:ascii="Verdana" w:eastAsia="宋体" w:hAnsi="Verdana" w:cs="Verdana"/>
                  <w:sz w:val="18"/>
                  <w:szCs w:val="18"/>
                </w:rPr>
                <w:t xml:space="preserve">pick the </w:t>
              </w:r>
            </w:ins>
            <w:r w:rsidR="003249CE" w:rsidRPr="003249CE">
              <w:rPr>
                <w:rFonts w:ascii="Verdana" w:eastAsia="宋体" w:hAnsi="Verdana" w:cs="Verdana" w:hint="eastAsia"/>
                <w:b/>
                <w:color w:val="FF0000"/>
                <w:sz w:val="18"/>
                <w:szCs w:val="18"/>
              </w:rPr>
              <w:t xml:space="preserve">Total </w:t>
            </w:r>
            <w:ins w:id="563" w:author="Unknown" w:date="2013-09-22T10:31:00Z">
              <w:r>
                <w:rPr>
                  <w:rFonts w:ascii="Verdana" w:eastAsia="宋体" w:hAnsi="Verdana" w:cs="Verdana"/>
                  <w:sz w:val="18"/>
                  <w:szCs w:val="18"/>
                </w:rPr>
                <w:t xml:space="preserve"> price from receiving sheet number</w:t>
              </w:r>
            </w:ins>
          </w:p>
        </w:tc>
      </w:tr>
    </w:tbl>
    <w:p w:rsidR="000D7A2B" w:rsidRPr="000E74B6" w:rsidRDefault="000D7A2B" w:rsidP="000E74B6">
      <w:pPr>
        <w:rPr>
          <w:rFonts w:cs="Times New Roman"/>
        </w:rPr>
      </w:pPr>
    </w:p>
    <w:p w:rsidR="000D7A2B" w:rsidRPr="000E74B6" w:rsidRDefault="000D7A2B" w:rsidP="000E74B6">
      <w:pPr>
        <w:rPr>
          <w:rFonts w:cs="Times New Roman"/>
        </w:rPr>
      </w:pPr>
    </w:p>
    <w:p w:rsidR="000D7A2B" w:rsidRPr="009F3B0C" w:rsidRDefault="000D7A2B" w:rsidP="00AF51AD">
      <w:pPr>
        <w:pStyle w:val="2"/>
        <w:keepNext w:val="0"/>
        <w:numPr>
          <w:ilvl w:val="0"/>
          <w:numId w:val="6"/>
        </w:numPr>
        <w:tabs>
          <w:tab w:val="left" w:pos="576"/>
        </w:tabs>
        <w:suppressAutoHyphens w:val="0"/>
        <w:spacing w:before="0" w:after="0"/>
        <w:rPr>
          <w:rFonts w:ascii="Litera Serial" w:hAnsi="Litera Serial" w:cs="Litera Serial"/>
          <w:bCs w:val="0"/>
          <w:caps/>
          <w:color w:val="C00000"/>
          <w:sz w:val="24"/>
          <w:szCs w:val="24"/>
        </w:rPr>
      </w:pPr>
      <w:bookmarkStart w:id="564" w:name="_Toc237064920"/>
      <w:bookmarkStart w:id="565" w:name="_Toc238874649"/>
      <w:bookmarkStart w:id="566" w:name="_Toc369255751"/>
      <w:r w:rsidRPr="009F3B0C">
        <w:rPr>
          <w:rFonts w:ascii="Litera Serial" w:hAnsi="Litera Serial" w:cs="Litera Serial"/>
          <w:bCs w:val="0"/>
          <w:caps/>
          <w:color w:val="C00000"/>
          <w:sz w:val="24"/>
          <w:szCs w:val="24"/>
        </w:rPr>
        <w:t xml:space="preserve">TXN_dc_returns_to_supplier_cost </w:t>
      </w:r>
      <w:r w:rsidRPr="009F3B0C">
        <w:rPr>
          <w:rFonts w:ascii="Litera Serial" w:hAnsi="Litera Serial" w:cs="宋体" w:hint="eastAsia"/>
          <w:bCs w:val="0"/>
          <w:caps/>
          <w:color w:val="C00000"/>
          <w:sz w:val="24"/>
          <w:szCs w:val="24"/>
        </w:rPr>
        <w:t>交易型</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物流中心</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退货</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至</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供应商</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成本</w:t>
      </w:r>
      <w:bookmarkEnd w:id="564"/>
      <w:bookmarkEnd w:id="565"/>
      <w:r w:rsidRPr="009F3B0C">
        <w:rPr>
          <w:rFonts w:ascii="Litera Serial" w:hAnsi="Litera Serial" w:cs="Litera Serial"/>
          <w:bCs w:val="0"/>
          <w:caps/>
          <w:color w:val="C00000"/>
          <w:sz w:val="24"/>
          <w:szCs w:val="24"/>
        </w:rPr>
        <w:t xml:space="preserve"> </w:t>
      </w:r>
      <w:r w:rsidR="007C220C">
        <w:rPr>
          <w:rFonts w:ascii="Litera Serial" w:hAnsi="Litera Serial" w:cs="Litera Serial" w:hint="eastAsia"/>
          <w:bCs w:val="0"/>
          <w:caps/>
          <w:color w:val="C00000"/>
          <w:sz w:val="24"/>
          <w:szCs w:val="24"/>
        </w:rPr>
        <w:t>（增加字段）</w:t>
      </w:r>
      <w:bookmarkEnd w:id="566"/>
    </w:p>
    <w:p w:rsidR="000D7A2B" w:rsidRPr="001B3F26" w:rsidRDefault="000D7A2B" w:rsidP="001B3F26">
      <w:pPr>
        <w:rPr>
          <w:rFonts w:ascii="Verdana" w:hAnsi="Verdana" w:cs="Verdana"/>
          <w:sz w:val="20"/>
          <w:szCs w:val="20"/>
        </w:rPr>
      </w:pPr>
      <w:r w:rsidRPr="001B3F26">
        <w:rPr>
          <w:rFonts w:ascii="Verdana" w:hAnsi="Verdana" w:cs="Verdana"/>
          <w:sz w:val="20"/>
          <w:szCs w:val="20"/>
        </w:rPr>
        <w:t>This table contains all the returns of inventory to a supplier from a Distribution Center. If there is no DC, this table can be left blank.</w:t>
      </w:r>
    </w:p>
    <w:p w:rsidR="000D7A2B" w:rsidRPr="001B3F26" w:rsidRDefault="000D7A2B" w:rsidP="00EA67B8">
      <w:pPr>
        <w:rPr>
          <w:rFonts w:ascii="Verdana" w:hAnsi="Verdana" w:cs="Verdana"/>
          <w:sz w:val="20"/>
          <w:szCs w:val="20"/>
        </w:rPr>
      </w:pPr>
    </w:p>
    <w:p w:rsidR="000D7A2B" w:rsidRDefault="000D7A2B" w:rsidP="00EA67B8">
      <w:pPr>
        <w:rPr>
          <w:rFonts w:ascii="Verdana" w:eastAsia="宋体" w:hAnsi="Verdana" w:cs="Times New Roman"/>
          <w:sz w:val="20"/>
          <w:szCs w:val="20"/>
        </w:rPr>
      </w:pPr>
      <w:r w:rsidRPr="001B3F26">
        <w:rPr>
          <w:rFonts w:ascii="Verdana" w:eastAsia="宋体" w:hAnsi="Verdana" w:cs="宋体" w:hint="eastAsia"/>
          <w:sz w:val="20"/>
          <w:szCs w:val="20"/>
        </w:rPr>
        <w:lastRenderedPageBreak/>
        <w:t>此表格包含所有从一个物流中心向一个供应商的所有退货。如果没有</w:t>
      </w:r>
      <w:r w:rsidRPr="001B3F26">
        <w:rPr>
          <w:rFonts w:ascii="Verdana" w:eastAsia="宋体" w:hAnsi="Verdana" w:cs="Verdana"/>
          <w:sz w:val="20"/>
          <w:szCs w:val="20"/>
        </w:rPr>
        <w:t>DC</w:t>
      </w:r>
      <w:r w:rsidRPr="001B3F26">
        <w:rPr>
          <w:rFonts w:ascii="Verdana" w:eastAsia="宋体" w:hAnsi="Verdana" w:cs="宋体" w:hint="eastAsia"/>
          <w:sz w:val="20"/>
          <w:szCs w:val="20"/>
        </w:rPr>
        <w:t>，我们可以先把表格保留，只是不需要往里面填数</w:t>
      </w:r>
    </w:p>
    <w:p w:rsidR="000D7A2B" w:rsidRPr="001B3F26" w:rsidRDefault="000D7A2B" w:rsidP="00EA67B8">
      <w:pPr>
        <w:rPr>
          <w:rFonts w:ascii="Verdana" w:eastAsia="宋体" w:hAnsi="Verdana" w:cs="Times New Roman"/>
          <w:sz w:val="20"/>
          <w:szCs w:val="20"/>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43"/>
        <w:gridCol w:w="10"/>
        <w:gridCol w:w="1722"/>
        <w:gridCol w:w="24"/>
        <w:gridCol w:w="6753"/>
        <w:gridCol w:w="24"/>
      </w:tblGrid>
      <w:tr w:rsidR="000D7A2B">
        <w:trPr>
          <w:tblHeader/>
        </w:trPr>
        <w:tc>
          <w:tcPr>
            <w:tcW w:w="1353" w:type="dxa"/>
            <w:gridSpan w:val="2"/>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46" w:type="dxa"/>
            <w:gridSpan w:val="2"/>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777" w:type="dxa"/>
            <w:gridSpan w:val="2"/>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trHeight w:val="349"/>
        </w:trPr>
        <w:tc>
          <w:tcPr>
            <w:tcW w:w="1353"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746"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77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Daily data</w:t>
            </w:r>
          </w:p>
          <w:p w:rsidR="000D7A2B" w:rsidRDefault="000D7A2B" w:rsidP="001B3F26">
            <w:pPr>
              <w:pStyle w:val="TableContents"/>
              <w:suppressLineNumbers w:val="0"/>
              <w:suppressAutoHyphens w:val="0"/>
              <w:spacing w:line="276" w:lineRule="auto"/>
              <w:rPr>
                <w:rFonts w:eastAsia="宋体" w:cs="Times New Roman"/>
              </w:rPr>
            </w:pPr>
            <w:proofErr w:type="gramStart"/>
            <w:r>
              <w:rPr>
                <w:rFonts w:ascii="Verdana" w:eastAsia="宋体" w:hAnsi="Verdana" w:cs="宋体" w:hint="eastAsia"/>
                <w:sz w:val="18"/>
                <w:szCs w:val="18"/>
              </w:rPr>
              <w:t>日数据</w:t>
            </w:r>
            <w:proofErr w:type="gramEnd"/>
          </w:p>
        </w:tc>
      </w:tr>
      <w:tr w:rsidR="000D7A2B">
        <w:trPr>
          <w:ins w:id="567" w:author="Unknown" w:date="2013-09-18T16:24:00Z"/>
        </w:trPr>
        <w:tc>
          <w:tcPr>
            <w:tcW w:w="1353"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ins w:id="568" w:author="Unknown" w:date="2013-09-18T16:24:00Z"/>
                <w:rFonts w:ascii="Verdana" w:eastAsia="宋体" w:hAnsi="Verdana" w:cs="Times New Roman"/>
                <w:sz w:val="18"/>
                <w:szCs w:val="18"/>
              </w:rPr>
            </w:pPr>
            <w:ins w:id="569" w:author="Unknown" w:date="2013-09-22T10:32:00Z">
              <w:r>
                <w:rPr>
                  <w:rFonts w:ascii="Verdana" w:eastAsia="宋体" w:hAnsi="Verdana" w:cs="Verdana"/>
                  <w:sz w:val="18"/>
                  <w:szCs w:val="18"/>
                </w:rPr>
                <w:t>Returning_sheet_number</w:t>
              </w:r>
              <w:r>
                <w:rPr>
                  <w:rFonts w:ascii="Verdana" w:eastAsia="宋体" w:hAnsi="Verdana" w:cs="Verdana"/>
                  <w:sz w:val="18"/>
                  <w:szCs w:val="18"/>
                </w:rPr>
                <w:br/>
              </w:r>
              <w:r>
                <w:rPr>
                  <w:rFonts w:ascii="Verdana" w:eastAsia="宋体" w:hAnsi="Verdana" w:cs="宋体" w:hint="eastAsia"/>
                  <w:sz w:val="18"/>
                  <w:szCs w:val="18"/>
                </w:rPr>
                <w:t>退</w:t>
              </w:r>
              <w:r>
                <w:rPr>
                  <w:rFonts w:ascii="Verdana" w:eastAsia="宋体" w:hAnsi="Verdana" w:cs="Verdana"/>
                  <w:sz w:val="18"/>
                  <w:szCs w:val="18"/>
                </w:rPr>
                <w:t>_</w:t>
              </w:r>
              <w:r>
                <w:rPr>
                  <w:rFonts w:ascii="Verdana" w:eastAsia="宋体" w:hAnsi="Verdana" w:cs="宋体" w:hint="eastAsia"/>
                  <w:sz w:val="18"/>
                  <w:szCs w:val="18"/>
                </w:rPr>
                <w:t>货</w:t>
              </w:r>
              <w:r>
                <w:rPr>
                  <w:rFonts w:ascii="Verdana" w:eastAsia="宋体" w:hAnsi="Verdana" w:cs="Verdana"/>
                  <w:sz w:val="18"/>
                  <w:szCs w:val="18"/>
                </w:rPr>
                <w:t>_</w:t>
              </w:r>
              <w:r>
                <w:rPr>
                  <w:rFonts w:ascii="Verdana" w:eastAsia="宋体" w:hAnsi="Verdana" w:cs="宋体" w:hint="eastAsia"/>
                  <w:sz w:val="18"/>
                  <w:szCs w:val="18"/>
                </w:rPr>
                <w:t>单</w:t>
              </w:r>
            </w:ins>
          </w:p>
        </w:tc>
        <w:tc>
          <w:tcPr>
            <w:tcW w:w="1746" w:type="dxa"/>
            <w:gridSpan w:val="2"/>
            <w:shd w:val="clear" w:color="auto" w:fill="FFFFFF"/>
            <w:tcMar>
              <w:top w:w="0" w:type="dxa"/>
              <w:left w:w="108" w:type="dxa"/>
              <w:bottom w:w="0" w:type="dxa"/>
              <w:right w:w="108" w:type="dxa"/>
            </w:tcMar>
          </w:tcPr>
          <w:p w:rsidR="000D7A2B" w:rsidRDefault="000D7A2B" w:rsidP="005A40BE">
            <w:pPr>
              <w:pStyle w:val="TableContents"/>
              <w:numPr>
                <w:ins w:id="570" w:author="Unknown" w:date="2013-09-22T10:32:00Z"/>
              </w:numPr>
              <w:suppressLineNumbers w:val="0"/>
              <w:suppressAutoHyphens w:val="0"/>
              <w:spacing w:line="276" w:lineRule="auto"/>
              <w:rPr>
                <w:ins w:id="571" w:author="Unknown" w:date="2013-09-22T10:32:00Z"/>
                <w:rFonts w:ascii="Verdana" w:eastAsia="宋体" w:hAnsi="Verdana" w:cs="Times New Roman"/>
                <w:sz w:val="18"/>
                <w:szCs w:val="18"/>
              </w:rPr>
            </w:pPr>
            <w:ins w:id="572" w:author="Unknown" w:date="2013-09-22T10:32:00Z">
              <w:r>
                <w:rPr>
                  <w:rFonts w:ascii="Verdana" w:hAnsi="Verdana" w:cs="Verdana"/>
                  <w:sz w:val="18"/>
                  <w:szCs w:val="18"/>
                </w:rPr>
                <w:t>Alphanumeric id</w:t>
              </w:r>
            </w:ins>
          </w:p>
          <w:p w:rsidR="000D7A2B" w:rsidRDefault="000D7A2B" w:rsidP="001B3F26">
            <w:pPr>
              <w:pStyle w:val="TableContents"/>
              <w:suppressLineNumbers w:val="0"/>
              <w:suppressAutoHyphens w:val="0"/>
              <w:spacing w:line="276" w:lineRule="auto"/>
              <w:rPr>
                <w:ins w:id="573" w:author="Unknown" w:date="2013-09-18T16:24:00Z"/>
                <w:rFonts w:ascii="Verdana" w:hAnsi="Verdana" w:cs="Verdana"/>
                <w:sz w:val="18"/>
                <w:szCs w:val="18"/>
              </w:rPr>
            </w:pPr>
            <w:ins w:id="574" w:author="Unknown" w:date="2013-09-22T10:32:00Z">
              <w:r>
                <w:rPr>
                  <w:rFonts w:ascii="Verdana" w:eastAsia="宋体" w:hAnsi="Verdana" w:cs="宋体" w:hint="eastAsia"/>
                  <w:sz w:val="18"/>
                  <w:szCs w:val="18"/>
                </w:rPr>
                <w:t>字母数字</w:t>
              </w:r>
              <w:r>
                <w:rPr>
                  <w:rFonts w:ascii="Verdana" w:eastAsia="宋体" w:hAnsi="Verdana" w:cs="Verdana"/>
                  <w:sz w:val="18"/>
                  <w:szCs w:val="18"/>
                </w:rPr>
                <w:t>id</w:t>
              </w:r>
            </w:ins>
          </w:p>
        </w:tc>
        <w:tc>
          <w:tcPr>
            <w:tcW w:w="6777" w:type="dxa"/>
            <w:gridSpan w:val="2"/>
            <w:shd w:val="clear" w:color="auto" w:fill="FFFFFF"/>
            <w:tcMar>
              <w:top w:w="0" w:type="dxa"/>
              <w:left w:w="108" w:type="dxa"/>
              <w:bottom w:w="0" w:type="dxa"/>
              <w:right w:w="108" w:type="dxa"/>
            </w:tcMar>
          </w:tcPr>
          <w:p w:rsidR="000D7A2B" w:rsidRDefault="000D7A2B" w:rsidP="005A40BE">
            <w:pPr>
              <w:pStyle w:val="TableContents"/>
              <w:numPr>
                <w:ins w:id="575" w:author="Unknown" w:date="2013-09-22T10:32:00Z"/>
              </w:numPr>
              <w:suppressLineNumbers w:val="0"/>
              <w:suppressAutoHyphens w:val="0"/>
              <w:spacing w:line="276" w:lineRule="auto"/>
              <w:rPr>
                <w:ins w:id="576" w:author="Unknown" w:date="2013-09-22T10:32:00Z"/>
                <w:rFonts w:ascii="Verdana" w:eastAsia="宋体" w:hAnsi="Verdana" w:cs="Times New Roman"/>
                <w:sz w:val="18"/>
                <w:szCs w:val="18"/>
              </w:rPr>
            </w:pPr>
            <w:ins w:id="577" w:author="Unknown" w:date="2013-09-22T10:32:00Z">
              <w:r>
                <w:rPr>
                  <w:rFonts w:ascii="Verdana" w:eastAsia="宋体" w:hAnsi="Verdana" w:cs="Verdana"/>
                  <w:sz w:val="18"/>
                  <w:szCs w:val="18"/>
                </w:rPr>
                <w:t>This is the returning sheet number for each batch that returns to supplier</w:t>
              </w:r>
            </w:ins>
          </w:p>
          <w:p w:rsidR="000D7A2B" w:rsidRPr="009F3B0C" w:rsidRDefault="000D7A2B" w:rsidP="001B3F26">
            <w:pPr>
              <w:pStyle w:val="TableContents"/>
              <w:suppressLineNumbers w:val="0"/>
              <w:suppressAutoHyphens w:val="0"/>
              <w:spacing w:line="276" w:lineRule="auto"/>
              <w:rPr>
                <w:ins w:id="578" w:author="Unknown" w:date="2013-09-18T16:24:00Z"/>
                <w:rFonts w:ascii="Verdana" w:eastAsia="宋体" w:hAnsi="Verdana" w:cs="Times New Roman"/>
                <w:sz w:val="18"/>
                <w:szCs w:val="18"/>
              </w:rPr>
            </w:pPr>
            <w:ins w:id="579" w:author="Unknown" w:date="2013-09-22T10:32:00Z">
              <w:r>
                <w:rPr>
                  <w:rFonts w:ascii="Verdana" w:eastAsia="宋体" w:hAnsi="Verdana" w:cs="宋体" w:hint="eastAsia"/>
                  <w:sz w:val="18"/>
                  <w:szCs w:val="18"/>
                </w:rPr>
                <w:t>返厂单号</w:t>
              </w:r>
            </w:ins>
          </w:p>
        </w:tc>
      </w:tr>
      <w:tr w:rsidR="000D7A2B">
        <w:tc>
          <w:tcPr>
            <w:tcW w:w="1353"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outlet_id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746"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Distribution Center (DC)</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当门店是一个物流中心（</w:t>
            </w:r>
            <w:r>
              <w:rPr>
                <w:rFonts w:ascii="Verdana" w:eastAsia="宋体" w:hAnsi="Verdana" w:cs="Verdana"/>
                <w:sz w:val="18"/>
                <w:szCs w:val="18"/>
              </w:rPr>
              <w:t>DC</w:t>
            </w:r>
            <w:r>
              <w:rPr>
                <w:rFonts w:ascii="Verdana" w:eastAsia="宋体" w:hAnsi="Verdana" w:cs="宋体" w:hint="eastAsia"/>
                <w:sz w:val="18"/>
                <w:szCs w:val="18"/>
              </w:rPr>
              <w:t>）时，此标识符必须与门店主数据进行关联</w:t>
            </w:r>
          </w:p>
        </w:tc>
      </w:tr>
      <w:tr w:rsidR="000D7A2B">
        <w:tc>
          <w:tcPr>
            <w:tcW w:w="1353" w:type="dxa"/>
            <w:gridSpan w:val="2"/>
            <w:shd w:val="clear" w:color="auto" w:fill="FFFFFF"/>
            <w:tcMar>
              <w:top w:w="0" w:type="dxa"/>
              <w:left w:w="108" w:type="dxa"/>
              <w:bottom w:w="0" w:type="dxa"/>
              <w:right w:w="108" w:type="dxa"/>
            </w:tcMar>
          </w:tcPr>
          <w:p w:rsidR="000D7A2B" w:rsidRDefault="000D7A2B" w:rsidP="00D7379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746"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Identifier of the supplier to whom the products are returned from the DC. This id must be related with the supplier id table. </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交付商品的供应商的标识符。此</w:t>
            </w:r>
            <w:r>
              <w:rPr>
                <w:rFonts w:ascii="Verdana" w:eastAsia="宋体" w:hAnsi="Verdana" w:cs="Verdana"/>
                <w:sz w:val="18"/>
                <w:szCs w:val="18"/>
              </w:rPr>
              <w:t>id</w:t>
            </w:r>
            <w:r>
              <w:rPr>
                <w:rFonts w:ascii="Verdana" w:eastAsia="宋体" w:hAnsi="Verdana" w:cs="宋体" w:hint="eastAsia"/>
                <w:sz w:val="18"/>
                <w:szCs w:val="18"/>
              </w:rPr>
              <w:t>必须与供应商</w:t>
            </w:r>
            <w:r>
              <w:rPr>
                <w:rFonts w:ascii="Verdana" w:eastAsia="宋体" w:hAnsi="Verdana" w:cs="Verdana"/>
                <w:sz w:val="18"/>
                <w:szCs w:val="18"/>
              </w:rPr>
              <w:t>id</w:t>
            </w:r>
            <w:r>
              <w:rPr>
                <w:rFonts w:ascii="Verdana" w:eastAsia="宋体" w:hAnsi="Verdana" w:cs="宋体" w:hint="eastAsia"/>
                <w:sz w:val="18"/>
                <w:szCs w:val="18"/>
              </w:rPr>
              <w:t>表格进行关联</w:t>
            </w:r>
          </w:p>
        </w:tc>
      </w:tr>
      <w:tr w:rsidR="000D7A2B">
        <w:trPr>
          <w:gridAfter w:val="1"/>
          <w:wAfter w:w="24" w:type="dxa"/>
        </w:trPr>
        <w:tc>
          <w:tcPr>
            <w:tcW w:w="1343"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0A1D1D"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gridSpan w:val="2"/>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gridSpan w:val="2"/>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ins w:id="580" w:author="Unknown" w:date="2013-09-18T16:24:00Z">
              <w:r>
                <w:rPr>
                  <w:rFonts w:ascii="Verdana" w:eastAsia="宋体" w:hAnsi="Verdana" w:cs="宋体" w:hint="eastAsia"/>
                  <w:sz w:val="18"/>
                  <w:szCs w:val="18"/>
                </w:rPr>
                <w:t>（以</w:t>
              </w:r>
              <w:r>
                <w:rPr>
                  <w:rFonts w:ascii="Verdana" w:eastAsia="宋体" w:hAnsi="Verdana" w:cs="Verdana"/>
                  <w:sz w:val="18"/>
                  <w:szCs w:val="18"/>
                </w:rPr>
                <w:t>NULL</w:t>
              </w:r>
            </w:ins>
            <w:ins w:id="581" w:author="Unknown" w:date="2013-09-18T16:25:00Z">
              <w:r>
                <w:rPr>
                  <w:rFonts w:ascii="Verdana" w:eastAsia="宋体" w:hAnsi="Verdana" w:cs="宋体" w:hint="eastAsia"/>
                  <w:sz w:val="18"/>
                  <w:szCs w:val="18"/>
                </w:rPr>
                <w:t>代替）</w:t>
              </w:r>
            </w:ins>
          </w:p>
        </w:tc>
      </w:tr>
      <w:tr w:rsidR="000D7A2B">
        <w:tc>
          <w:tcPr>
            <w:tcW w:w="1353" w:type="dxa"/>
            <w:gridSpan w:val="2"/>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746"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SKU code in master product data</w:t>
            </w:r>
          </w:p>
          <w:p w:rsidR="000D7A2B" w:rsidRDefault="000D7A2B" w:rsidP="005578C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r w:rsidR="000D7A2B">
        <w:tc>
          <w:tcPr>
            <w:tcW w:w="1353" w:type="dxa"/>
            <w:gridSpan w:val="2"/>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746" w:type="dxa"/>
            <w:gridSpan w:val="2"/>
            <w:shd w:val="clear" w:color="auto" w:fill="FFFFFF"/>
            <w:tcMar>
              <w:top w:w="0" w:type="dxa"/>
              <w:left w:w="108" w:type="dxa"/>
              <w:bottom w:w="0" w:type="dxa"/>
              <w:right w:w="108" w:type="dxa"/>
            </w:tcMar>
          </w:tcPr>
          <w:p w:rsidR="000D7A2B" w:rsidRDefault="000D7A2B" w:rsidP="001B3F26">
            <w:pPr>
              <w:pStyle w:val="Textbody"/>
              <w:suppressAutoHyphens w:val="0"/>
              <w:spacing w:line="276" w:lineRule="auto"/>
              <w:rPr>
                <w:rFonts w:cs="Times New Roman"/>
              </w:rPr>
            </w:pPr>
            <w:r>
              <w:rPr>
                <w:rFonts w:ascii="Verdana" w:hAnsi="Verdana" w:cs="Verdana"/>
                <w:sz w:val="18"/>
                <w:szCs w:val="18"/>
              </w:rPr>
              <w:t>'Kg' or 'units'</w:t>
            </w:r>
          </w:p>
        </w:tc>
        <w:tc>
          <w:tcPr>
            <w:tcW w:w="6777" w:type="dxa"/>
            <w:gridSpan w:val="2"/>
            <w:shd w:val="clear" w:color="auto" w:fill="FFFFFF"/>
            <w:tcMar>
              <w:top w:w="0" w:type="dxa"/>
              <w:left w:w="108" w:type="dxa"/>
              <w:bottom w:w="0" w:type="dxa"/>
              <w:right w:w="108" w:type="dxa"/>
            </w:tcMar>
          </w:tcPr>
          <w:p w:rsidR="000D7A2B" w:rsidRDefault="000D7A2B" w:rsidP="001B3F26">
            <w:pPr>
              <w:pStyle w:val="Textbody"/>
              <w:suppressAutoHyphens w:val="0"/>
              <w:spacing w:line="276" w:lineRule="auto"/>
              <w:rPr>
                <w:rFonts w:cs="Times New Roman"/>
              </w:rPr>
            </w:pPr>
            <w:r>
              <w:rPr>
                <w:rFonts w:ascii="Verdana" w:hAnsi="Verdana" w:cs="Verdana"/>
                <w:sz w:val="18"/>
                <w:szCs w:val="18"/>
              </w:rPr>
              <w:t>Kg or units</w:t>
            </w:r>
          </w:p>
        </w:tc>
      </w:tr>
      <w:tr w:rsidR="000D7A2B">
        <w:tc>
          <w:tcPr>
            <w:tcW w:w="1353" w:type="dxa"/>
            <w:gridSpan w:val="2"/>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746"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77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商品的重量或单位</w:t>
            </w:r>
          </w:p>
        </w:tc>
      </w:tr>
      <w:tr w:rsidR="000D7A2B">
        <w:tc>
          <w:tcPr>
            <w:tcW w:w="1353" w:type="dxa"/>
            <w:gridSpan w:val="2"/>
            <w:shd w:val="clear" w:color="auto" w:fill="FFFFFF"/>
            <w:tcMar>
              <w:top w:w="0" w:type="dxa"/>
              <w:left w:w="108" w:type="dxa"/>
              <w:bottom w:w="0" w:type="dxa"/>
              <w:right w:w="108" w:type="dxa"/>
            </w:tcMar>
          </w:tcPr>
          <w:p w:rsidR="000D7A2B" w:rsidRDefault="000D7A2B" w:rsidP="005578C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746"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77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is the price that the Distribution Center is paying to the Supplier.</w:t>
            </w:r>
          </w:p>
          <w:p w:rsidR="000D7A2B" w:rsidRDefault="000D7A2B" w:rsidP="003249C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物流中心为商品支付给供应商的价格</w:t>
            </w:r>
            <w:ins w:id="582" w:author="Unknown" w:date="2013-09-18T16:25:00Z">
              <w:r>
                <w:rPr>
                  <w:rFonts w:ascii="Verdana" w:eastAsia="宋体" w:hAnsi="Verdana" w:cs="宋体" w:hint="eastAsia"/>
                  <w:sz w:val="18"/>
                  <w:szCs w:val="18"/>
                </w:rPr>
                <w:t>（取返厂</w:t>
              </w:r>
            </w:ins>
            <w:r w:rsidR="003249CE" w:rsidRPr="003249CE">
              <w:rPr>
                <w:rFonts w:ascii="Verdana" w:eastAsia="宋体" w:hAnsi="Verdana" w:cs="宋体" w:hint="eastAsia"/>
                <w:b/>
                <w:color w:val="FF0000"/>
                <w:sz w:val="18"/>
                <w:szCs w:val="18"/>
              </w:rPr>
              <w:t>成本总金额</w:t>
            </w:r>
            <w:ins w:id="583" w:author="Unknown" w:date="2013-09-18T16:25:00Z">
              <w:r>
                <w:rPr>
                  <w:rFonts w:ascii="Verdana" w:eastAsia="宋体" w:hAnsi="Verdana" w:cs="宋体" w:hint="eastAsia"/>
                  <w:sz w:val="18"/>
                  <w:szCs w:val="18"/>
                </w:rPr>
                <w:t>）</w:t>
              </w:r>
            </w:ins>
            <w:ins w:id="584" w:author="Unknown" w:date="2013-09-22T10:32:00Z">
              <w:r>
                <w:rPr>
                  <w:rFonts w:ascii="Verdana" w:eastAsia="宋体" w:hAnsi="Verdana" w:cs="Verdana"/>
                  <w:sz w:val="18"/>
                  <w:szCs w:val="18"/>
                </w:rPr>
                <w:t xml:space="preserve">pick </w:t>
              </w:r>
            </w:ins>
            <w:r w:rsidR="003249CE" w:rsidRPr="003249CE">
              <w:rPr>
                <w:rFonts w:ascii="Verdana" w:eastAsia="宋体" w:hAnsi="Verdana" w:cs="Verdana" w:hint="eastAsia"/>
                <w:b/>
                <w:color w:val="FF0000"/>
                <w:sz w:val="18"/>
                <w:szCs w:val="18"/>
              </w:rPr>
              <w:t>Total</w:t>
            </w:r>
            <w:ins w:id="585" w:author="Unknown" w:date="2013-09-22T10:32:00Z">
              <w:r>
                <w:rPr>
                  <w:rFonts w:ascii="Verdana" w:eastAsia="宋体" w:hAnsi="Verdana" w:cs="Verdana"/>
                  <w:sz w:val="18"/>
                  <w:szCs w:val="18"/>
                </w:rPr>
                <w:t xml:space="preserve"> price from returning sheet number</w:t>
              </w:r>
            </w:ins>
          </w:p>
        </w:tc>
      </w:tr>
    </w:tbl>
    <w:p w:rsidR="000D7A2B" w:rsidRPr="001B3F26" w:rsidRDefault="000D7A2B" w:rsidP="0099174C">
      <w:pPr>
        <w:pStyle w:val="2"/>
        <w:keepNext w:val="0"/>
        <w:numPr>
          <w:ilvl w:val="0"/>
          <w:numId w:val="0"/>
        </w:numPr>
        <w:tabs>
          <w:tab w:val="left" w:pos="576"/>
        </w:tabs>
        <w:suppressAutoHyphens w:val="0"/>
        <w:spacing w:before="0" w:after="0"/>
        <w:ind w:left="576" w:hanging="576"/>
        <w:rPr>
          <w:rFonts w:ascii="Verdana" w:hAnsi="Verdana" w:cs="Verdana"/>
          <w:sz w:val="20"/>
          <w:szCs w:val="20"/>
        </w:rPr>
      </w:pPr>
    </w:p>
    <w:p w:rsidR="000D7A2B" w:rsidRPr="001B3F26" w:rsidRDefault="000D7A2B" w:rsidP="0013407E">
      <w:pPr>
        <w:pStyle w:val="2"/>
        <w:keepNext w:val="0"/>
        <w:numPr>
          <w:ilvl w:val="0"/>
          <w:numId w:val="0"/>
        </w:numPr>
        <w:tabs>
          <w:tab w:val="left" w:pos="576"/>
        </w:tabs>
        <w:suppressAutoHyphens w:val="0"/>
        <w:spacing w:before="0" w:after="0"/>
        <w:ind w:left="576" w:hanging="576"/>
        <w:rPr>
          <w:rFonts w:ascii="Verdana" w:hAnsi="Verdana" w:cs="Verdana"/>
          <w:sz w:val="20"/>
          <w:szCs w:val="20"/>
        </w:rPr>
      </w:pPr>
    </w:p>
    <w:p w:rsidR="000D7A2B" w:rsidRPr="009F3B0C" w:rsidRDefault="000D7A2B" w:rsidP="00AF51AD">
      <w:pPr>
        <w:pStyle w:val="2"/>
        <w:keepNext w:val="0"/>
        <w:numPr>
          <w:ilvl w:val="0"/>
          <w:numId w:val="6"/>
        </w:numPr>
        <w:tabs>
          <w:tab w:val="left" w:pos="576"/>
        </w:tabs>
        <w:suppressAutoHyphens w:val="0"/>
        <w:spacing w:before="0" w:after="0"/>
        <w:rPr>
          <w:rFonts w:ascii="Litera Serial" w:hAnsi="Litera Serial" w:cs="Litera Serial"/>
          <w:bCs w:val="0"/>
          <w:caps/>
          <w:color w:val="C00000"/>
          <w:sz w:val="24"/>
          <w:szCs w:val="24"/>
        </w:rPr>
      </w:pPr>
      <w:bookmarkStart w:id="586" w:name="_Toc237064921"/>
      <w:bookmarkStart w:id="587" w:name="_Toc238874650"/>
      <w:bookmarkStart w:id="588" w:name="_Toc369255752"/>
      <w:r w:rsidRPr="009F3B0C">
        <w:rPr>
          <w:rFonts w:ascii="Litera Serial" w:hAnsi="Litera Serial" w:cs="Litera Serial"/>
          <w:bCs w:val="0"/>
          <w:caps/>
          <w:color w:val="C00000"/>
          <w:sz w:val="24"/>
          <w:szCs w:val="24"/>
        </w:rPr>
        <w:t xml:space="preserve">TXN_store_purchase_from_DC_cost </w:t>
      </w:r>
      <w:r w:rsidRPr="009F3B0C">
        <w:rPr>
          <w:rFonts w:ascii="Litera Serial" w:hAnsi="Litera Serial" w:cs="宋体" w:hint="eastAsia"/>
          <w:bCs w:val="0"/>
          <w:caps/>
          <w:color w:val="C00000"/>
          <w:sz w:val="24"/>
          <w:szCs w:val="24"/>
        </w:rPr>
        <w:t>交易型</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门店</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从</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物流中心</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购买</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成本</w:t>
      </w:r>
      <w:bookmarkEnd w:id="586"/>
      <w:bookmarkEnd w:id="587"/>
      <w:r w:rsidRPr="009F3B0C">
        <w:rPr>
          <w:rFonts w:ascii="Litera Serial" w:hAnsi="Litera Serial" w:cs="Litera Serial"/>
          <w:bCs w:val="0"/>
          <w:caps/>
          <w:color w:val="C00000"/>
          <w:sz w:val="24"/>
          <w:szCs w:val="24"/>
        </w:rPr>
        <w:t xml:space="preserve"> </w:t>
      </w:r>
      <w:r w:rsidR="007C220C">
        <w:rPr>
          <w:rFonts w:ascii="Litera Serial" w:hAnsi="Litera Serial" w:cs="Litera Serial" w:hint="eastAsia"/>
          <w:bCs w:val="0"/>
          <w:caps/>
          <w:color w:val="C00000"/>
          <w:sz w:val="24"/>
          <w:szCs w:val="24"/>
        </w:rPr>
        <w:t>（增加字段）</w:t>
      </w:r>
      <w:bookmarkEnd w:id="588"/>
    </w:p>
    <w:p w:rsidR="000D7A2B" w:rsidRPr="001B3F26" w:rsidRDefault="000D7A2B" w:rsidP="001B3F26">
      <w:pPr>
        <w:pStyle w:val="Textbody"/>
        <w:spacing w:after="0"/>
        <w:rPr>
          <w:rFonts w:ascii="Verdana" w:hAnsi="Verdana" w:cs="Verdana"/>
          <w:sz w:val="20"/>
          <w:szCs w:val="20"/>
        </w:rPr>
      </w:pPr>
      <w:r w:rsidRPr="001B3F26">
        <w:rPr>
          <w:rFonts w:ascii="Verdana" w:hAnsi="Verdana" w:cs="Verdana"/>
          <w:sz w:val="20"/>
          <w:szCs w:val="20"/>
        </w:rPr>
        <w:t>This table contains all the effective deliveries of inventory from a Distribution Center to a Store. Note that each one of the deliveries is also sale that the Distribution Center is making to the store</w:t>
      </w:r>
      <w:r>
        <w:rPr>
          <w:rFonts w:ascii="Verdana" w:hAnsi="Verdana" w:cs="Verdana"/>
          <w:sz w:val="20"/>
          <w:szCs w:val="20"/>
        </w:rPr>
        <w:t xml:space="preserve"> (through-put)</w:t>
      </w:r>
      <w:r w:rsidRPr="001B3F26">
        <w:rPr>
          <w:rFonts w:ascii="Verdana" w:hAnsi="Verdana" w:cs="Verdana"/>
          <w:sz w:val="20"/>
          <w:szCs w:val="20"/>
        </w:rPr>
        <w:t>. So in this data we also can find all the sales that the DC is making to the Stores.</w:t>
      </w:r>
      <w:r>
        <w:rPr>
          <w:rFonts w:ascii="Verdana" w:hAnsi="Verdana" w:cs="Verdana"/>
          <w:sz w:val="20"/>
          <w:szCs w:val="20"/>
        </w:rPr>
        <w:t xml:space="preserve"> </w:t>
      </w:r>
      <w:r w:rsidRPr="001B3F26">
        <w:rPr>
          <w:rFonts w:ascii="Verdana" w:hAnsi="Verdana" w:cs="Verdana"/>
          <w:sz w:val="20"/>
          <w:szCs w:val="20"/>
        </w:rPr>
        <w:t>If there is no DC, this table can be left blank.</w:t>
      </w:r>
    </w:p>
    <w:p w:rsidR="000D7A2B" w:rsidRPr="001B3F26" w:rsidRDefault="000D7A2B" w:rsidP="001B3F26">
      <w:pPr>
        <w:pStyle w:val="Textbody"/>
        <w:suppressAutoHyphens w:val="0"/>
        <w:spacing w:after="0"/>
        <w:rPr>
          <w:rFonts w:ascii="Verdana" w:eastAsia="宋体" w:hAnsi="Verdana" w:cs="Times New Roman"/>
          <w:sz w:val="20"/>
          <w:szCs w:val="20"/>
        </w:rPr>
      </w:pPr>
    </w:p>
    <w:p w:rsidR="000D7A2B" w:rsidRPr="001B3F26" w:rsidRDefault="000D7A2B" w:rsidP="001B3F26">
      <w:pPr>
        <w:rPr>
          <w:rFonts w:ascii="Verdana" w:eastAsia="宋体" w:hAnsi="Verdana" w:cs="Times New Roman"/>
          <w:sz w:val="20"/>
          <w:szCs w:val="20"/>
        </w:rPr>
      </w:pPr>
      <w:r w:rsidRPr="001B3F26">
        <w:rPr>
          <w:rFonts w:ascii="Verdana" w:eastAsia="宋体" w:hAnsi="Verdana" w:cs="宋体" w:hint="eastAsia"/>
          <w:sz w:val="20"/>
          <w:szCs w:val="20"/>
        </w:rPr>
        <w:t>此表格包含所有从一个物流中心直接送至一个门店的有效的库存交货。请注意每一笔交货都可以视为一笔由物流中心向门店的销售</w:t>
      </w:r>
      <w:r>
        <w:rPr>
          <w:rFonts w:ascii="Verdana" w:eastAsia="宋体" w:hAnsi="Verdana" w:cs="宋体" w:hint="eastAsia"/>
          <w:sz w:val="20"/>
          <w:szCs w:val="20"/>
        </w:rPr>
        <w:t>（吞吐量）</w:t>
      </w:r>
      <w:r w:rsidRPr="001B3F26">
        <w:rPr>
          <w:rFonts w:ascii="Verdana" w:eastAsia="宋体" w:hAnsi="Verdana" w:cs="宋体" w:hint="eastAsia"/>
          <w:sz w:val="20"/>
          <w:szCs w:val="20"/>
        </w:rPr>
        <w:t>。所以在此数据内我们同样也可以找到所有由物流中心</w:t>
      </w:r>
      <w:proofErr w:type="gramStart"/>
      <w:r w:rsidRPr="001B3F26">
        <w:rPr>
          <w:rFonts w:ascii="Verdana" w:eastAsia="宋体" w:hAnsi="Verdana" w:cs="宋体" w:hint="eastAsia"/>
          <w:sz w:val="20"/>
          <w:szCs w:val="20"/>
        </w:rPr>
        <w:t>销售至门店</w:t>
      </w:r>
      <w:proofErr w:type="gramEnd"/>
      <w:r w:rsidRPr="001B3F26">
        <w:rPr>
          <w:rFonts w:ascii="Verdana" w:eastAsia="宋体" w:hAnsi="Verdana" w:cs="宋体" w:hint="eastAsia"/>
          <w:sz w:val="20"/>
          <w:szCs w:val="20"/>
        </w:rPr>
        <w:t>的记录。如果没有</w:t>
      </w:r>
      <w:r w:rsidRPr="001B3F26">
        <w:rPr>
          <w:rFonts w:ascii="Verdana" w:eastAsia="宋体" w:hAnsi="Verdana" w:cs="Verdana"/>
          <w:sz w:val="20"/>
          <w:szCs w:val="20"/>
        </w:rPr>
        <w:t>DC</w:t>
      </w:r>
      <w:r w:rsidRPr="001B3F26">
        <w:rPr>
          <w:rFonts w:ascii="Verdana" w:eastAsia="宋体" w:hAnsi="Verdana" w:cs="宋体" w:hint="eastAsia"/>
          <w:sz w:val="20"/>
          <w:szCs w:val="20"/>
        </w:rPr>
        <w:t>，我们可以先把表格保留，只是不需要往里面填数</w:t>
      </w:r>
    </w:p>
    <w:p w:rsidR="000D7A2B" w:rsidRDefault="000D7A2B" w:rsidP="001B3F26">
      <w:pPr>
        <w:pStyle w:val="Textbody"/>
        <w:suppressAutoHyphens w:val="0"/>
        <w:spacing w:after="0"/>
        <w:rPr>
          <w:ins w:id="589" w:author="Unknown" w:date="2013-09-18T16:25:00Z"/>
          <w:rFonts w:eastAsia="宋体" w:cs="Times New Roman"/>
        </w:rPr>
      </w:pPr>
      <w:ins w:id="590" w:author="Unknown" w:date="2013-09-09T14:00:00Z">
        <w:r>
          <w:rPr>
            <w:rFonts w:eastAsia="宋体"/>
          </w:rPr>
          <w:t>DC</w:t>
        </w:r>
        <w:r>
          <w:rPr>
            <w:rFonts w:eastAsia="宋体" w:cs="宋体" w:hint="eastAsia"/>
          </w:rPr>
          <w:t>向门店的配送</w:t>
        </w:r>
      </w:ins>
      <w:ins w:id="591" w:author="Unknown" w:date="2013-09-09T13:59:00Z">
        <w:r>
          <w:rPr>
            <w:rFonts w:eastAsia="宋体" w:cs="宋体" w:hint="eastAsia"/>
          </w:rPr>
          <w:t>数据</w:t>
        </w:r>
      </w:ins>
      <w:ins w:id="592" w:author="Unknown" w:date="2013-09-10T13:40:00Z">
        <w:r>
          <w:rPr>
            <w:rFonts w:eastAsia="宋体" w:cs="宋体" w:hint="eastAsia"/>
          </w:rPr>
          <w:t>：</w:t>
        </w:r>
      </w:ins>
    </w:p>
    <w:p w:rsidR="000D7A2B" w:rsidRPr="006E3679" w:rsidRDefault="000D7A2B" w:rsidP="001B3F26">
      <w:pPr>
        <w:pStyle w:val="Textbody"/>
        <w:suppressAutoHyphens w:val="0"/>
        <w:spacing w:after="0"/>
        <w:rPr>
          <w:rFonts w:eastAsia="宋体" w:cs="Times New Roman"/>
        </w:rPr>
      </w:pPr>
      <w:ins w:id="593" w:author="Unknown" w:date="2013-09-18T16:25:00Z">
        <w:r>
          <w:rPr>
            <w:rFonts w:eastAsia="宋体" w:cs="宋体" w:hint="eastAsia"/>
          </w:rPr>
          <w:t>建议：增加调拨单号字段</w:t>
        </w:r>
      </w:ins>
      <w:ins w:id="594" w:author="Unknown" w:date="2013-09-22T10:32:00Z">
        <w:r>
          <w:rPr>
            <w:rFonts w:eastAsia="宋体" w:cs="Times New Roman"/>
          </w:rPr>
          <w:br/>
        </w:r>
        <w:r>
          <w:rPr>
            <w:rFonts w:eastAsia="宋体"/>
          </w:rPr>
          <w:t xml:space="preserve">suggesting to add transfer sheet number </w:t>
        </w:r>
      </w:ins>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43"/>
        <w:gridCol w:w="24"/>
        <w:gridCol w:w="1708"/>
        <w:gridCol w:w="10"/>
        <w:gridCol w:w="6767"/>
        <w:gridCol w:w="10"/>
      </w:tblGrid>
      <w:tr w:rsidR="000D7A2B">
        <w:trPr>
          <w:cantSplit/>
          <w:tblHeader/>
        </w:trPr>
        <w:tc>
          <w:tcPr>
            <w:tcW w:w="1367" w:type="dxa"/>
            <w:gridSpan w:val="2"/>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18" w:type="dxa"/>
            <w:gridSpan w:val="2"/>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777" w:type="dxa"/>
            <w:gridSpan w:val="2"/>
            <w:shd w:val="clear" w:color="auto" w:fill="E6E6E6"/>
            <w:tcMar>
              <w:top w:w="0" w:type="dxa"/>
              <w:left w:w="108" w:type="dxa"/>
              <w:bottom w:w="0" w:type="dxa"/>
              <w:right w:w="108" w:type="dxa"/>
            </w:tcMar>
          </w:tcPr>
          <w:p w:rsidR="000D7A2B" w:rsidRDefault="000D7A2B" w:rsidP="001B3F2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Height w:val="349"/>
        </w:trPr>
        <w:tc>
          <w:tcPr>
            <w:tcW w:w="136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718"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77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Daily data</w:t>
            </w:r>
          </w:p>
          <w:p w:rsidR="000D7A2B" w:rsidRDefault="000D7A2B" w:rsidP="001B3F26">
            <w:pPr>
              <w:pStyle w:val="TableContents"/>
              <w:suppressLineNumbers w:val="0"/>
              <w:suppressAutoHyphens w:val="0"/>
              <w:spacing w:line="276" w:lineRule="auto"/>
              <w:rPr>
                <w:rFonts w:eastAsia="宋体" w:cs="Times New Roman"/>
              </w:rPr>
            </w:pPr>
            <w:proofErr w:type="gramStart"/>
            <w:r>
              <w:rPr>
                <w:rFonts w:ascii="Verdana" w:eastAsia="宋体" w:hAnsi="Verdana" w:cs="宋体" w:hint="eastAsia"/>
                <w:sz w:val="18"/>
                <w:szCs w:val="18"/>
              </w:rPr>
              <w:t>日数据</w:t>
            </w:r>
            <w:proofErr w:type="gramEnd"/>
          </w:p>
        </w:tc>
      </w:tr>
      <w:tr w:rsidR="000D7A2B">
        <w:trPr>
          <w:cantSplit/>
          <w:trHeight w:val="349"/>
          <w:ins w:id="595" w:author="Unknown" w:date="2013-09-18T16:25:00Z"/>
        </w:trPr>
        <w:tc>
          <w:tcPr>
            <w:tcW w:w="1367" w:type="dxa"/>
            <w:gridSpan w:val="2"/>
            <w:shd w:val="clear" w:color="auto" w:fill="FFFFFF"/>
            <w:tcMar>
              <w:top w:w="0" w:type="dxa"/>
              <w:left w:w="108" w:type="dxa"/>
              <w:bottom w:w="0" w:type="dxa"/>
              <w:right w:w="108" w:type="dxa"/>
            </w:tcMar>
          </w:tcPr>
          <w:p w:rsidR="000D7A2B" w:rsidRPr="009F3B0C" w:rsidRDefault="000D7A2B" w:rsidP="001B3F26">
            <w:pPr>
              <w:pStyle w:val="TableContents"/>
              <w:suppressLineNumbers w:val="0"/>
              <w:suppressAutoHyphens w:val="0"/>
              <w:spacing w:line="276" w:lineRule="auto"/>
              <w:rPr>
                <w:ins w:id="596" w:author="Unknown" w:date="2013-09-18T16:25:00Z"/>
                <w:rFonts w:ascii="Verdana" w:eastAsia="宋体" w:hAnsi="Verdana" w:cs="Times New Roman"/>
                <w:sz w:val="18"/>
                <w:szCs w:val="18"/>
              </w:rPr>
            </w:pPr>
            <w:ins w:id="597" w:author="Unknown" w:date="2013-09-22T10:32:00Z">
              <w:r>
                <w:rPr>
                  <w:rFonts w:ascii="Verdana" w:eastAsia="宋体" w:hAnsi="Verdana" w:cs="Verdana"/>
                  <w:sz w:val="18"/>
                  <w:szCs w:val="18"/>
                </w:rPr>
                <w:lastRenderedPageBreak/>
                <w:t>Transfer_sheet_number</w:t>
              </w:r>
            </w:ins>
          </w:p>
        </w:tc>
        <w:tc>
          <w:tcPr>
            <w:tcW w:w="1718" w:type="dxa"/>
            <w:gridSpan w:val="2"/>
            <w:shd w:val="clear" w:color="auto" w:fill="FFFFFF"/>
            <w:tcMar>
              <w:top w:w="0" w:type="dxa"/>
              <w:left w:w="108" w:type="dxa"/>
              <w:bottom w:w="0" w:type="dxa"/>
              <w:right w:w="108" w:type="dxa"/>
            </w:tcMar>
          </w:tcPr>
          <w:p w:rsidR="000D7A2B" w:rsidRDefault="000D7A2B" w:rsidP="003F3151">
            <w:pPr>
              <w:pStyle w:val="TableContents"/>
              <w:numPr>
                <w:ins w:id="598" w:author="Unknown" w:date="2013-09-22T10:33:00Z"/>
              </w:numPr>
              <w:suppressLineNumbers w:val="0"/>
              <w:suppressAutoHyphens w:val="0"/>
              <w:spacing w:line="276" w:lineRule="auto"/>
              <w:rPr>
                <w:ins w:id="599" w:author="Unknown" w:date="2013-09-22T10:33:00Z"/>
                <w:rFonts w:ascii="Verdana" w:eastAsia="宋体" w:hAnsi="Verdana" w:cs="Times New Roman"/>
                <w:sz w:val="18"/>
                <w:szCs w:val="18"/>
              </w:rPr>
            </w:pPr>
            <w:ins w:id="600" w:author="Unknown" w:date="2013-09-22T10:33:00Z">
              <w:r>
                <w:rPr>
                  <w:rFonts w:ascii="Verdana" w:hAnsi="Verdana" w:cs="Verdana"/>
                  <w:sz w:val="18"/>
                  <w:szCs w:val="18"/>
                </w:rPr>
                <w:t>Alphanumeric id</w:t>
              </w:r>
            </w:ins>
          </w:p>
          <w:p w:rsidR="000D7A2B" w:rsidRDefault="000D7A2B" w:rsidP="003F3151">
            <w:pPr>
              <w:pStyle w:val="TableContents"/>
              <w:suppressLineNumbers w:val="0"/>
              <w:suppressAutoHyphens w:val="0"/>
              <w:spacing w:line="276" w:lineRule="auto"/>
              <w:rPr>
                <w:ins w:id="601" w:author="Unknown" w:date="2013-09-18T16:25:00Z"/>
                <w:rFonts w:ascii="Verdana" w:hAnsi="Verdana" w:cs="Verdana"/>
                <w:sz w:val="18"/>
                <w:szCs w:val="18"/>
              </w:rPr>
            </w:pPr>
            <w:ins w:id="602" w:author="Unknown" w:date="2013-09-22T10:33:00Z">
              <w:r>
                <w:rPr>
                  <w:rFonts w:ascii="Verdana" w:eastAsia="宋体" w:hAnsi="Verdana" w:cs="宋体" w:hint="eastAsia"/>
                  <w:sz w:val="18"/>
                  <w:szCs w:val="18"/>
                </w:rPr>
                <w:t>字母数字</w:t>
              </w:r>
              <w:r>
                <w:rPr>
                  <w:rFonts w:ascii="Verdana" w:eastAsia="宋体" w:hAnsi="Verdana" w:cs="Verdana"/>
                  <w:sz w:val="18"/>
                  <w:szCs w:val="18"/>
                </w:rPr>
                <w:t>id</w:t>
              </w:r>
            </w:ins>
          </w:p>
        </w:tc>
        <w:tc>
          <w:tcPr>
            <w:tcW w:w="6777" w:type="dxa"/>
            <w:gridSpan w:val="2"/>
            <w:shd w:val="clear" w:color="auto" w:fill="FFFFFF"/>
            <w:tcMar>
              <w:top w:w="0" w:type="dxa"/>
              <w:left w:w="108" w:type="dxa"/>
              <w:bottom w:w="0" w:type="dxa"/>
              <w:right w:w="108" w:type="dxa"/>
            </w:tcMar>
          </w:tcPr>
          <w:p w:rsidR="000D7A2B" w:rsidRDefault="000D7A2B" w:rsidP="001B3F26">
            <w:pPr>
              <w:pStyle w:val="TableContents"/>
              <w:numPr>
                <w:ins w:id="603" w:author="Unknown" w:date="2013-09-22T10:33:00Z"/>
              </w:numPr>
              <w:suppressLineNumbers w:val="0"/>
              <w:suppressAutoHyphens w:val="0"/>
              <w:spacing w:line="276" w:lineRule="auto"/>
              <w:rPr>
                <w:ins w:id="604" w:author="Unknown" w:date="2013-09-22T10:33:00Z"/>
                <w:rFonts w:ascii="宋体" w:eastAsia="宋体" w:hAnsi="宋体" w:cs="宋体"/>
                <w:sz w:val="18"/>
                <w:szCs w:val="18"/>
              </w:rPr>
            </w:pPr>
            <w:ins w:id="605" w:author="Unknown" w:date="2013-09-22T10:33:00Z">
              <w:r>
                <w:rPr>
                  <w:rFonts w:ascii="宋体" w:eastAsia="宋体" w:hAnsi="宋体" w:cs="宋体"/>
                  <w:sz w:val="18"/>
                  <w:szCs w:val="18"/>
                </w:rPr>
                <w:t>This is the transfer sheet number showing which products get transferred to where</w:t>
              </w:r>
            </w:ins>
          </w:p>
          <w:p w:rsidR="000D7A2B" w:rsidRPr="009F3B0C" w:rsidRDefault="000D7A2B" w:rsidP="001B3F26">
            <w:pPr>
              <w:pStyle w:val="TableContents"/>
              <w:suppressLineNumbers w:val="0"/>
              <w:suppressAutoHyphens w:val="0"/>
              <w:spacing w:line="276" w:lineRule="auto"/>
              <w:rPr>
                <w:ins w:id="606" w:author="Unknown" w:date="2013-09-18T16:25:00Z"/>
                <w:rFonts w:ascii="宋体" w:eastAsia="宋体" w:hAnsi="宋体" w:cs="Times New Roman"/>
                <w:sz w:val="18"/>
                <w:szCs w:val="18"/>
              </w:rPr>
            </w:pPr>
            <w:ins w:id="607" w:author="Unknown" w:date="2013-09-18T16:25:00Z">
              <w:r>
                <w:rPr>
                  <w:rFonts w:ascii="宋体" w:eastAsia="宋体" w:hAnsi="宋体" w:cs="宋体" w:hint="eastAsia"/>
                  <w:sz w:val="18"/>
                  <w:szCs w:val="18"/>
                </w:rPr>
                <w:t>调拨单号</w:t>
              </w:r>
            </w:ins>
          </w:p>
        </w:tc>
      </w:tr>
      <w:tr w:rsidR="000D7A2B">
        <w:trPr>
          <w:cantSplit/>
        </w:trPr>
        <w:tc>
          <w:tcPr>
            <w:tcW w:w="136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outlet_id</w:t>
            </w:r>
          </w:p>
          <w:p w:rsidR="000D7A2B" w:rsidRPr="00C613E7"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718"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Distribution Center (DC). The DC is performing sales.</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当门店是一个物流中心（</w:t>
            </w:r>
            <w:r>
              <w:rPr>
                <w:rFonts w:ascii="Verdana" w:eastAsia="宋体" w:hAnsi="Verdana" w:cs="Verdana"/>
                <w:sz w:val="18"/>
                <w:szCs w:val="18"/>
              </w:rPr>
              <w:t>DC</w:t>
            </w:r>
            <w:r>
              <w:rPr>
                <w:rFonts w:ascii="Verdana" w:eastAsia="宋体" w:hAnsi="Verdana" w:cs="宋体" w:hint="eastAsia"/>
                <w:sz w:val="18"/>
                <w:szCs w:val="18"/>
              </w:rPr>
              <w:t>）时，此标识符必须与门店主数据进行关联。物流中心执行销售。</w:t>
            </w:r>
          </w:p>
        </w:tc>
      </w:tr>
      <w:tr w:rsidR="000D7A2B">
        <w:trPr>
          <w:cantSplit/>
        </w:trPr>
        <w:tc>
          <w:tcPr>
            <w:tcW w:w="136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outlet</w:t>
            </w:r>
            <w:r>
              <w:rPr>
                <w:rFonts w:ascii="Verdana" w:hAnsi="Verdana" w:cs="Verdana"/>
                <w:sz w:val="18"/>
                <w:szCs w:val="18"/>
              </w:rPr>
              <w:t>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718"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Store (ST)</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当门店是一个门店（营业门店）时，此标识符必须与门店主数据进行关联</w:t>
            </w:r>
          </w:p>
        </w:tc>
      </w:tr>
      <w:tr w:rsidR="000D7A2B">
        <w:trPr>
          <w:cantSplit/>
        </w:trPr>
        <w:tc>
          <w:tcPr>
            <w:tcW w:w="136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718"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SKU code in master product data</w:t>
            </w:r>
          </w:p>
          <w:p w:rsidR="000D7A2B" w:rsidRDefault="000D7A2B" w:rsidP="005578C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r w:rsidR="000D7A2B">
        <w:trPr>
          <w:cantSplit/>
        </w:trPr>
        <w:tc>
          <w:tcPr>
            <w:tcW w:w="136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718"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gridSpan w:val="2"/>
            <w:shd w:val="clear" w:color="auto" w:fill="FFFFFF"/>
            <w:tcMar>
              <w:top w:w="0" w:type="dxa"/>
              <w:left w:w="108" w:type="dxa"/>
              <w:bottom w:w="0" w:type="dxa"/>
              <w:right w:w="108" w:type="dxa"/>
            </w:tcMar>
          </w:tcPr>
          <w:p w:rsidR="000D7A2B" w:rsidRPr="00177070"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id relates the inventory with the supplier that had delivered originally the inventory to </w:t>
            </w:r>
            <w:r>
              <w:rPr>
                <w:rFonts w:ascii="Verdana" w:eastAsia="宋体" w:hAnsi="Verdana" w:cs="Verdana"/>
                <w:sz w:val="18"/>
                <w:szCs w:val="18"/>
              </w:rPr>
              <w:t>BBG</w:t>
            </w:r>
            <w:r>
              <w:rPr>
                <w:rFonts w:ascii="Verdana" w:hAnsi="Verdana" w:cs="Verdana"/>
                <w:sz w:val="18"/>
                <w:szCs w:val="18"/>
              </w:rPr>
              <w:t xml:space="preserve">. This identifier must be related with the supplier master data. </w:t>
            </w:r>
            <w:ins w:id="608" w:author="Unknown" w:date="2013-09-18T15:38:00Z">
              <w:r>
                <w:rPr>
                  <w:rFonts w:ascii="Verdana" w:eastAsia="宋体" w:hAnsi="Verdana" w:cs="Verdana"/>
                  <w:sz w:val="18"/>
                  <w:szCs w:val="18"/>
                </w:rPr>
                <w:t>------</w:t>
              </w:r>
              <w:r>
                <w:rPr>
                  <w:rFonts w:ascii="Verdana" w:eastAsia="宋体" w:hAnsi="Verdana" w:cs="宋体" w:hint="eastAsia"/>
                  <w:sz w:val="18"/>
                  <w:szCs w:val="18"/>
                </w:rPr>
                <w:t>给主供应商编码</w:t>
              </w:r>
            </w:ins>
            <w:ins w:id="609" w:author="Unknown" w:date="2013-09-22T10:33:00Z">
              <w:r>
                <w:rPr>
                  <w:rFonts w:ascii="Verdana" w:eastAsia="宋体" w:hAnsi="Verdana" w:cs="Verdana"/>
                  <w:sz w:val="18"/>
                  <w:szCs w:val="18"/>
                </w:rPr>
                <w:t xml:space="preserve"> pick the primary supplier</w:t>
              </w:r>
            </w:ins>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w:t>
            </w:r>
            <w:r>
              <w:rPr>
                <w:rFonts w:ascii="Verdana" w:eastAsia="宋体" w:hAnsi="Verdana" w:cs="Verdana"/>
                <w:sz w:val="18"/>
                <w:szCs w:val="18"/>
              </w:rPr>
              <w:t>id</w:t>
            </w:r>
            <w:r>
              <w:rPr>
                <w:rFonts w:ascii="Verdana" w:eastAsia="宋体" w:hAnsi="Verdana" w:cs="宋体" w:hint="eastAsia"/>
                <w:sz w:val="18"/>
                <w:szCs w:val="18"/>
              </w:rPr>
              <w:t>关联最初将库存送至步步高的供应商。此标识符必须与供应商</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进行关联</w:t>
            </w:r>
          </w:p>
        </w:tc>
      </w:tr>
      <w:tr w:rsidR="000D7A2B">
        <w:trPr>
          <w:gridAfter w:val="1"/>
          <w:wAfter w:w="10" w:type="dxa"/>
          <w:cantSplit/>
        </w:trPr>
        <w:tc>
          <w:tcPr>
            <w:tcW w:w="1343"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0A1D1D"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gridSpan w:val="2"/>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gridSpan w:val="2"/>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ins w:id="610" w:author="Unknown" w:date="2013-09-18T16:25:00Z"/>
                <w:rFonts w:ascii="Verdana" w:eastAsia="宋体" w:hAnsi="Verdana" w:cs="Times New Roman"/>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p>
          <w:p w:rsidR="000D7A2B" w:rsidRDefault="000D7A2B" w:rsidP="006404A0">
            <w:pPr>
              <w:pStyle w:val="TableContents"/>
              <w:suppressLineNumbers w:val="0"/>
              <w:suppressAutoHyphens w:val="0"/>
              <w:spacing w:line="276" w:lineRule="auto"/>
              <w:rPr>
                <w:rFonts w:ascii="Verdana" w:hAnsi="Verdana" w:cs="Verdana"/>
                <w:sz w:val="18"/>
                <w:szCs w:val="18"/>
              </w:rPr>
            </w:pPr>
            <w:ins w:id="611" w:author="Unknown" w:date="2013-09-18T15:38:00Z">
              <w:r>
                <w:rPr>
                  <w:rFonts w:ascii="Verdana" w:eastAsia="宋体" w:hAnsi="Verdana" w:cs="Verdana"/>
                  <w:sz w:val="18"/>
                  <w:szCs w:val="18"/>
                </w:rPr>
                <w:t>----------</w:t>
              </w:r>
            </w:ins>
            <w:ins w:id="612" w:author="Unknown" w:date="2013-09-18T16:25:00Z">
              <w:r>
                <w:rPr>
                  <w:rFonts w:ascii="Verdana" w:eastAsia="宋体" w:hAnsi="Verdana" w:cs="宋体" w:hint="eastAsia"/>
                  <w:sz w:val="18"/>
                  <w:szCs w:val="18"/>
                </w:rPr>
                <w:t>以</w:t>
              </w:r>
            </w:ins>
            <w:ins w:id="613" w:author="Unknown" w:date="2013-09-18T15:38:00Z">
              <w:r>
                <w:rPr>
                  <w:rFonts w:ascii="Verdana" w:eastAsia="宋体" w:hAnsi="Verdana" w:cs="Verdana"/>
                  <w:sz w:val="18"/>
                  <w:szCs w:val="18"/>
                </w:rPr>
                <w:t>NULL</w:t>
              </w:r>
            </w:ins>
            <w:ins w:id="614" w:author="Unknown" w:date="2013-09-18T16:25:00Z">
              <w:r>
                <w:rPr>
                  <w:rFonts w:ascii="Verdana" w:eastAsia="宋体" w:hAnsi="Verdana" w:cs="宋体" w:hint="eastAsia"/>
                  <w:sz w:val="18"/>
                  <w:szCs w:val="18"/>
                </w:rPr>
                <w:t>代替</w:t>
              </w:r>
            </w:ins>
          </w:p>
        </w:tc>
      </w:tr>
      <w:tr w:rsidR="000D7A2B">
        <w:trPr>
          <w:cantSplit/>
        </w:trPr>
        <w:tc>
          <w:tcPr>
            <w:tcW w:w="136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718" w:type="dxa"/>
            <w:gridSpan w:val="2"/>
            <w:shd w:val="clear" w:color="auto" w:fill="FFFFFF"/>
            <w:tcMar>
              <w:top w:w="0" w:type="dxa"/>
              <w:left w:w="108" w:type="dxa"/>
              <w:bottom w:w="0" w:type="dxa"/>
              <w:right w:w="108" w:type="dxa"/>
            </w:tcMar>
          </w:tcPr>
          <w:p w:rsidR="000D7A2B" w:rsidRDefault="000D7A2B" w:rsidP="001B3F26">
            <w:pPr>
              <w:pStyle w:val="Textbody"/>
              <w:suppressAutoHyphens w:val="0"/>
              <w:spacing w:line="276" w:lineRule="auto"/>
              <w:rPr>
                <w:rFonts w:cs="Times New Roman"/>
              </w:rPr>
            </w:pPr>
            <w:r>
              <w:rPr>
                <w:rFonts w:ascii="Verdana" w:hAnsi="Verdana" w:cs="Verdana"/>
                <w:sz w:val="18"/>
                <w:szCs w:val="18"/>
              </w:rPr>
              <w:t>'Kg' or 'units'</w:t>
            </w:r>
          </w:p>
        </w:tc>
        <w:tc>
          <w:tcPr>
            <w:tcW w:w="677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cs="Times New Roman"/>
              </w:rPr>
            </w:pPr>
            <w:r>
              <w:rPr>
                <w:rFonts w:ascii="Verdana" w:hAnsi="Verdana" w:cs="Verdana"/>
                <w:sz w:val="18"/>
                <w:szCs w:val="18"/>
              </w:rPr>
              <w:t>Kg or units</w:t>
            </w:r>
          </w:p>
        </w:tc>
      </w:tr>
      <w:tr w:rsidR="000D7A2B">
        <w:trPr>
          <w:cantSplit/>
        </w:trPr>
        <w:tc>
          <w:tcPr>
            <w:tcW w:w="136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718"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77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1B3F26">
            <w:pPr>
              <w:pStyle w:val="TableContents"/>
              <w:suppressLineNumbers w:val="0"/>
              <w:suppressAutoHyphens w:val="0"/>
              <w:spacing w:line="276" w:lineRule="auto"/>
              <w:rPr>
                <w:rFonts w:cs="Times New Roman"/>
              </w:rPr>
            </w:pPr>
            <w:r>
              <w:rPr>
                <w:rFonts w:ascii="Verdana" w:eastAsia="宋体" w:hAnsi="Verdana" w:cs="宋体" w:hint="eastAsia"/>
                <w:sz w:val="18"/>
                <w:szCs w:val="18"/>
              </w:rPr>
              <w:t>商品的重量或单位</w:t>
            </w:r>
          </w:p>
        </w:tc>
      </w:tr>
      <w:tr w:rsidR="000D7A2B">
        <w:trPr>
          <w:cantSplit/>
        </w:trPr>
        <w:tc>
          <w:tcPr>
            <w:tcW w:w="136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718"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1B3F2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777" w:type="dxa"/>
            <w:gridSpan w:val="2"/>
            <w:shd w:val="clear" w:color="auto" w:fill="FFFFFF"/>
            <w:tcMar>
              <w:top w:w="0" w:type="dxa"/>
              <w:left w:w="108" w:type="dxa"/>
              <w:bottom w:w="0" w:type="dxa"/>
              <w:right w:w="108" w:type="dxa"/>
            </w:tcMar>
          </w:tcPr>
          <w:p w:rsidR="000D7A2B" w:rsidRDefault="000D7A2B" w:rsidP="001B3F2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is the price that the store is paying to the DC.</w:t>
            </w:r>
          </w:p>
          <w:p w:rsidR="000D7A2B" w:rsidRDefault="000D7A2B" w:rsidP="007D0C5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门店为商品支付给物流中心的价格</w:t>
            </w:r>
            <w:ins w:id="615" w:author="Unknown" w:date="2013-09-18T16:25:00Z">
              <w:r>
                <w:rPr>
                  <w:rFonts w:ascii="Verdana" w:eastAsia="宋体" w:hAnsi="Verdana" w:cs="宋体" w:hint="eastAsia"/>
                  <w:sz w:val="18"/>
                  <w:szCs w:val="18"/>
                </w:rPr>
                <w:t>（取调拨</w:t>
              </w:r>
            </w:ins>
            <w:r w:rsidR="003249CE" w:rsidRPr="003249CE">
              <w:rPr>
                <w:rFonts w:ascii="Verdana" w:eastAsia="宋体" w:hAnsi="Verdana" w:cs="宋体" w:hint="eastAsia"/>
                <w:b/>
                <w:color w:val="FF0000"/>
                <w:sz w:val="18"/>
                <w:szCs w:val="18"/>
              </w:rPr>
              <w:t>成本总金额</w:t>
            </w:r>
            <w:ins w:id="616" w:author="Unknown" w:date="2013-09-18T16:25:00Z">
              <w:r>
                <w:rPr>
                  <w:rFonts w:ascii="Verdana" w:eastAsia="宋体" w:hAnsi="Verdana" w:cs="宋体" w:hint="eastAsia"/>
                  <w:sz w:val="18"/>
                  <w:szCs w:val="18"/>
                </w:rPr>
                <w:t>）</w:t>
              </w:r>
            </w:ins>
            <w:ins w:id="617" w:author="Unknown" w:date="2013-09-22T10:33:00Z">
              <w:r>
                <w:rPr>
                  <w:rFonts w:ascii="Verdana" w:eastAsia="宋体" w:hAnsi="Verdana" w:cs="Verdana"/>
                  <w:sz w:val="18"/>
                  <w:szCs w:val="18"/>
                </w:rPr>
                <w:t xml:space="preserve"> pick the </w:t>
              </w:r>
            </w:ins>
            <w:r w:rsidR="007D0C5E" w:rsidRPr="007D0C5E">
              <w:rPr>
                <w:rFonts w:ascii="Verdana" w:eastAsia="宋体" w:hAnsi="Verdana" w:cs="Verdana" w:hint="eastAsia"/>
                <w:b/>
                <w:color w:val="FF0000"/>
                <w:sz w:val="18"/>
                <w:szCs w:val="18"/>
              </w:rPr>
              <w:t xml:space="preserve">Total </w:t>
            </w:r>
            <w:ins w:id="618" w:author="Unknown" w:date="2013-09-22T10:33:00Z">
              <w:r>
                <w:rPr>
                  <w:rFonts w:ascii="Verdana" w:eastAsia="宋体" w:hAnsi="Verdana" w:cs="Verdana"/>
                  <w:sz w:val="18"/>
                  <w:szCs w:val="18"/>
                </w:rPr>
                <w:t xml:space="preserve"> price from t</w:t>
              </w:r>
            </w:ins>
            <w:ins w:id="619" w:author="Unknown" w:date="2013-09-22T10:34:00Z">
              <w:r>
                <w:rPr>
                  <w:rFonts w:ascii="Verdana" w:eastAsia="宋体" w:hAnsi="Verdana" w:cs="Verdana"/>
                  <w:sz w:val="18"/>
                  <w:szCs w:val="18"/>
                </w:rPr>
                <w:t>he transfer sheet number</w:t>
              </w:r>
            </w:ins>
          </w:p>
        </w:tc>
      </w:tr>
    </w:tbl>
    <w:p w:rsidR="000D7A2B" w:rsidRPr="001B3F26" w:rsidRDefault="000D7A2B" w:rsidP="001B3F26">
      <w:pPr>
        <w:pStyle w:val="2"/>
        <w:keepNext w:val="0"/>
        <w:numPr>
          <w:ilvl w:val="1"/>
          <w:numId w:val="2"/>
        </w:numPr>
        <w:tabs>
          <w:tab w:val="left" w:pos="576"/>
        </w:tabs>
        <w:suppressAutoHyphens w:val="0"/>
        <w:spacing w:before="0" w:after="0"/>
        <w:ind w:left="0" w:firstLine="0"/>
        <w:rPr>
          <w:rFonts w:ascii="Litera Serial" w:hAnsi="Litera Serial" w:cs="Litera Serial"/>
          <w:b w:val="0"/>
          <w:bCs w:val="0"/>
          <w:caps/>
          <w:color w:val="808080"/>
          <w:sz w:val="24"/>
          <w:szCs w:val="24"/>
        </w:rPr>
      </w:pPr>
    </w:p>
    <w:p w:rsidR="000D7A2B" w:rsidRPr="001B3F26" w:rsidRDefault="000D7A2B" w:rsidP="001B3F26">
      <w:pPr>
        <w:pStyle w:val="Textbody"/>
        <w:spacing w:after="0"/>
        <w:rPr>
          <w:rFonts w:cs="Times New Roman"/>
        </w:rPr>
      </w:pPr>
    </w:p>
    <w:p w:rsidR="000D7A2B" w:rsidRPr="009F3B0C" w:rsidRDefault="000D7A2B" w:rsidP="00AF51AD">
      <w:pPr>
        <w:pStyle w:val="2"/>
        <w:keepNext w:val="0"/>
        <w:numPr>
          <w:ilvl w:val="0"/>
          <w:numId w:val="6"/>
        </w:numPr>
        <w:tabs>
          <w:tab w:val="left" w:pos="576"/>
        </w:tabs>
        <w:suppressAutoHyphens w:val="0"/>
        <w:spacing w:before="0" w:after="0"/>
        <w:rPr>
          <w:rFonts w:ascii="Litera Serial" w:hAnsi="Litera Serial" w:cs="Litera Serial"/>
          <w:bCs w:val="0"/>
          <w:caps/>
          <w:color w:val="C00000"/>
          <w:sz w:val="24"/>
          <w:szCs w:val="24"/>
        </w:rPr>
      </w:pPr>
      <w:bookmarkStart w:id="620" w:name="_Toc237064922"/>
      <w:bookmarkStart w:id="621" w:name="_Toc238874651"/>
      <w:bookmarkStart w:id="622" w:name="_Toc369255753"/>
      <w:r w:rsidRPr="009F3B0C">
        <w:rPr>
          <w:rFonts w:ascii="Litera Serial" w:hAnsi="Litera Serial" w:cs="Litera Serial"/>
          <w:bCs w:val="0"/>
          <w:caps/>
          <w:color w:val="C00000"/>
          <w:sz w:val="24"/>
          <w:szCs w:val="24"/>
        </w:rPr>
        <w:t xml:space="preserve">TXN_store_return_to_DC_cost </w:t>
      </w:r>
      <w:r w:rsidRPr="009F3B0C">
        <w:rPr>
          <w:rFonts w:ascii="Litera Serial" w:hAnsi="Litera Serial" w:cs="宋体" w:hint="eastAsia"/>
          <w:bCs w:val="0"/>
          <w:caps/>
          <w:color w:val="C00000"/>
          <w:sz w:val="24"/>
          <w:szCs w:val="24"/>
        </w:rPr>
        <w:t>交易型</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门店</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退货</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至</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物流中心</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成本</w:t>
      </w:r>
      <w:bookmarkEnd w:id="620"/>
      <w:bookmarkEnd w:id="621"/>
      <w:r w:rsidRPr="009F3B0C">
        <w:rPr>
          <w:rFonts w:ascii="Litera Serial" w:hAnsi="Litera Serial" w:cs="Litera Serial"/>
          <w:bCs w:val="0"/>
          <w:caps/>
          <w:color w:val="C00000"/>
          <w:sz w:val="24"/>
          <w:szCs w:val="24"/>
        </w:rPr>
        <w:t xml:space="preserve"> </w:t>
      </w:r>
      <w:r w:rsidR="007C220C">
        <w:rPr>
          <w:rFonts w:ascii="Litera Serial" w:hAnsi="Litera Serial" w:cs="Litera Serial" w:hint="eastAsia"/>
          <w:bCs w:val="0"/>
          <w:caps/>
          <w:color w:val="C00000"/>
          <w:sz w:val="24"/>
          <w:szCs w:val="24"/>
        </w:rPr>
        <w:t>（增加字段）</w:t>
      </w:r>
      <w:bookmarkEnd w:id="622"/>
    </w:p>
    <w:p w:rsidR="000D7A2B" w:rsidRPr="001B3F26" w:rsidRDefault="000D7A2B" w:rsidP="001B3F26">
      <w:pPr>
        <w:pStyle w:val="Textbody"/>
        <w:spacing w:after="0"/>
        <w:rPr>
          <w:rFonts w:ascii="Verdana" w:hAnsi="Verdana" w:cs="Verdana"/>
          <w:sz w:val="20"/>
          <w:szCs w:val="20"/>
        </w:rPr>
      </w:pPr>
      <w:r w:rsidRPr="001B3F26">
        <w:rPr>
          <w:rFonts w:ascii="Verdana" w:hAnsi="Verdana" w:cs="Verdana"/>
          <w:sz w:val="20"/>
          <w:szCs w:val="20"/>
        </w:rPr>
        <w:t>This table contains all the effective returns of inventory to a Distribution Center from a Store</w:t>
      </w:r>
      <w:r>
        <w:rPr>
          <w:rFonts w:ascii="Verdana" w:hAnsi="Verdana" w:cs="Verdana"/>
          <w:sz w:val="20"/>
          <w:szCs w:val="20"/>
        </w:rPr>
        <w:t xml:space="preserve"> (through-put)</w:t>
      </w:r>
      <w:r w:rsidRPr="001B3F26">
        <w:rPr>
          <w:rFonts w:ascii="Verdana" w:hAnsi="Verdana" w:cs="Verdana"/>
          <w:sz w:val="20"/>
          <w:szCs w:val="20"/>
        </w:rPr>
        <w:t>. If there is no DC, this table can be left blank.</w:t>
      </w:r>
    </w:p>
    <w:p w:rsidR="000D7A2B" w:rsidRPr="001B3F26" w:rsidRDefault="000D7A2B" w:rsidP="001B3F26">
      <w:pPr>
        <w:pStyle w:val="Textbody"/>
        <w:spacing w:after="0"/>
        <w:rPr>
          <w:rFonts w:ascii="Verdana" w:hAnsi="Verdana" w:cs="Verdana"/>
          <w:sz w:val="20"/>
          <w:szCs w:val="20"/>
        </w:rPr>
      </w:pPr>
    </w:p>
    <w:p w:rsidR="000D7A2B" w:rsidRPr="001B3F26" w:rsidRDefault="000D7A2B" w:rsidP="001B3F26">
      <w:pPr>
        <w:pStyle w:val="Textbody"/>
        <w:spacing w:after="0"/>
        <w:rPr>
          <w:rFonts w:ascii="Verdana" w:eastAsia="宋体" w:hAnsi="Verdana" w:cs="Times New Roman"/>
          <w:sz w:val="20"/>
          <w:szCs w:val="20"/>
        </w:rPr>
      </w:pPr>
      <w:r w:rsidRPr="001B3F26">
        <w:rPr>
          <w:rFonts w:ascii="Verdana" w:eastAsia="宋体" w:hAnsi="Verdana" w:cs="宋体" w:hint="eastAsia"/>
          <w:sz w:val="20"/>
          <w:szCs w:val="20"/>
        </w:rPr>
        <w:t>此表格包含所有从一个门店向一个物流中心的所有的退货</w:t>
      </w:r>
      <w:r>
        <w:rPr>
          <w:rFonts w:ascii="Verdana" w:eastAsia="宋体" w:hAnsi="Verdana" w:cs="宋体" w:hint="eastAsia"/>
          <w:sz w:val="20"/>
          <w:szCs w:val="20"/>
        </w:rPr>
        <w:t>（吞吐量）</w:t>
      </w:r>
      <w:r w:rsidRPr="001B3F26">
        <w:rPr>
          <w:rFonts w:ascii="Verdana" w:eastAsia="宋体" w:hAnsi="Verdana" w:cs="宋体" w:hint="eastAsia"/>
          <w:sz w:val="20"/>
          <w:szCs w:val="20"/>
        </w:rPr>
        <w:t>。如果没有</w:t>
      </w:r>
      <w:r w:rsidRPr="001B3F26">
        <w:rPr>
          <w:rFonts w:ascii="Verdana" w:eastAsia="宋体" w:hAnsi="Verdana" w:cs="Verdana"/>
          <w:sz w:val="20"/>
          <w:szCs w:val="20"/>
        </w:rPr>
        <w:t>DC</w:t>
      </w:r>
      <w:r w:rsidRPr="001B3F26">
        <w:rPr>
          <w:rFonts w:ascii="Verdana" w:eastAsia="宋体" w:hAnsi="Verdana" w:cs="宋体" w:hint="eastAsia"/>
          <w:sz w:val="20"/>
          <w:szCs w:val="20"/>
        </w:rPr>
        <w:t>，我们可以先把表格保留，只是不需要往里面填数</w:t>
      </w:r>
    </w:p>
    <w:p w:rsidR="000D7A2B" w:rsidRDefault="000D7A2B" w:rsidP="001B3F26">
      <w:pPr>
        <w:pStyle w:val="Textbody"/>
        <w:suppressAutoHyphens w:val="0"/>
        <w:spacing w:after="0"/>
        <w:rPr>
          <w:ins w:id="623" w:author="Unknown" w:date="2013-09-18T16:25:00Z"/>
          <w:rFonts w:eastAsia="宋体" w:cs="Times New Roman"/>
        </w:rPr>
      </w:pPr>
      <w:ins w:id="624" w:author="Unknown" w:date="2013-09-09T14:00:00Z">
        <w:r>
          <w:rPr>
            <w:rFonts w:eastAsia="宋体" w:cs="宋体" w:hint="eastAsia"/>
          </w:rPr>
          <w:t>门店向</w:t>
        </w:r>
        <w:r>
          <w:rPr>
            <w:rFonts w:eastAsia="宋体"/>
          </w:rPr>
          <w:t>DC</w:t>
        </w:r>
        <w:r>
          <w:rPr>
            <w:rFonts w:eastAsia="宋体" w:cs="宋体" w:hint="eastAsia"/>
          </w:rPr>
          <w:t>的返仓数据</w:t>
        </w:r>
      </w:ins>
    </w:p>
    <w:p w:rsidR="000D7A2B" w:rsidRDefault="000D7A2B" w:rsidP="001B3F26">
      <w:pPr>
        <w:pStyle w:val="Textbody"/>
        <w:suppressAutoHyphens w:val="0"/>
        <w:spacing w:after="0"/>
        <w:rPr>
          <w:rFonts w:eastAsia="宋体" w:cs="Times New Roman"/>
        </w:rPr>
      </w:pPr>
      <w:ins w:id="625" w:author="Unknown" w:date="2013-09-18T16:25:00Z">
        <w:r>
          <w:rPr>
            <w:rFonts w:eastAsia="宋体" w:cs="宋体" w:hint="eastAsia"/>
          </w:rPr>
          <w:t>建议：增</w:t>
        </w:r>
      </w:ins>
      <w:ins w:id="626" w:author="Unknown" w:date="2013-09-18T16:26:00Z">
        <w:r>
          <w:rPr>
            <w:rFonts w:eastAsia="宋体" w:cs="宋体" w:hint="eastAsia"/>
          </w:rPr>
          <w:t>加调拨单号字段</w:t>
        </w:r>
      </w:ins>
      <w:ins w:id="627" w:author="Unknown" w:date="2013-09-22T10:34:00Z">
        <w:r>
          <w:rPr>
            <w:rFonts w:eastAsia="宋体" w:cs="Times New Roman"/>
          </w:rPr>
          <w:br/>
        </w:r>
        <w:r>
          <w:rPr>
            <w:rFonts w:eastAsia="宋体"/>
          </w:rPr>
          <w:t>suggesting to add transfer sheet number</w:t>
        </w:r>
      </w:ins>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73"/>
        <w:gridCol w:w="1662"/>
        <w:gridCol w:w="6777"/>
      </w:tblGrid>
      <w:tr w:rsidR="000D7A2B">
        <w:trPr>
          <w:cantSplit/>
          <w:tblHeader/>
        </w:trPr>
        <w:tc>
          <w:tcPr>
            <w:tcW w:w="1473" w:type="dxa"/>
            <w:shd w:val="clear" w:color="auto" w:fill="E6E6E6"/>
            <w:tcMar>
              <w:top w:w="0" w:type="dxa"/>
              <w:left w:w="108" w:type="dxa"/>
              <w:bottom w:w="0" w:type="dxa"/>
              <w:right w:w="108" w:type="dxa"/>
            </w:tcMar>
          </w:tcPr>
          <w:p w:rsidR="000D7A2B" w:rsidRDefault="000D7A2B" w:rsidP="00E60CF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662" w:type="dxa"/>
            <w:shd w:val="clear" w:color="auto" w:fill="E6E6E6"/>
            <w:tcMar>
              <w:top w:w="0" w:type="dxa"/>
              <w:left w:w="108" w:type="dxa"/>
              <w:bottom w:w="0" w:type="dxa"/>
              <w:right w:w="108" w:type="dxa"/>
            </w:tcMar>
          </w:tcPr>
          <w:p w:rsidR="000D7A2B" w:rsidRDefault="000D7A2B" w:rsidP="00E60CF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777" w:type="dxa"/>
            <w:shd w:val="clear" w:color="auto" w:fill="E6E6E6"/>
            <w:tcMar>
              <w:top w:w="0" w:type="dxa"/>
              <w:left w:w="108" w:type="dxa"/>
              <w:bottom w:w="0" w:type="dxa"/>
              <w:right w:w="108" w:type="dxa"/>
            </w:tcMar>
          </w:tcPr>
          <w:p w:rsidR="000D7A2B" w:rsidRDefault="000D7A2B" w:rsidP="00E60CF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Height w:val="349"/>
        </w:trPr>
        <w:tc>
          <w:tcPr>
            <w:tcW w:w="1473"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662"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777"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Daily data</w:t>
            </w:r>
          </w:p>
          <w:p w:rsidR="000D7A2B" w:rsidRDefault="000D7A2B" w:rsidP="00E60CF6">
            <w:pPr>
              <w:pStyle w:val="TableContents"/>
              <w:suppressLineNumbers w:val="0"/>
              <w:suppressAutoHyphens w:val="0"/>
              <w:spacing w:line="276" w:lineRule="auto"/>
              <w:rPr>
                <w:rFonts w:eastAsia="宋体" w:cs="Times New Roman"/>
              </w:rPr>
            </w:pPr>
            <w:proofErr w:type="gramStart"/>
            <w:r>
              <w:rPr>
                <w:rFonts w:ascii="Verdana" w:eastAsia="宋体" w:hAnsi="Verdana" w:cs="宋体" w:hint="eastAsia"/>
                <w:sz w:val="18"/>
                <w:szCs w:val="18"/>
              </w:rPr>
              <w:t>日数据</w:t>
            </w:r>
            <w:proofErr w:type="gramEnd"/>
          </w:p>
        </w:tc>
      </w:tr>
      <w:tr w:rsidR="000D7A2B">
        <w:trPr>
          <w:cantSplit/>
          <w:trHeight w:val="349"/>
          <w:ins w:id="628" w:author="Unknown" w:date="2013-09-18T16:26:00Z"/>
        </w:trPr>
        <w:tc>
          <w:tcPr>
            <w:tcW w:w="1473"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ins w:id="629" w:author="Unknown" w:date="2013-09-18T16:26:00Z"/>
                <w:rFonts w:ascii="Verdana" w:hAnsi="Verdana" w:cs="Verdana"/>
                <w:sz w:val="18"/>
                <w:szCs w:val="18"/>
              </w:rPr>
            </w:pPr>
            <w:ins w:id="630" w:author="Unknown" w:date="2013-09-22T10:34:00Z">
              <w:r>
                <w:rPr>
                  <w:rFonts w:ascii="Verdana" w:eastAsia="宋体" w:hAnsi="Verdana" w:cs="Verdana"/>
                  <w:sz w:val="18"/>
                  <w:szCs w:val="18"/>
                </w:rPr>
                <w:t>Transfer_sheet_number</w:t>
              </w:r>
            </w:ins>
          </w:p>
        </w:tc>
        <w:tc>
          <w:tcPr>
            <w:tcW w:w="1662" w:type="dxa"/>
            <w:shd w:val="clear" w:color="auto" w:fill="FFFFFF"/>
            <w:tcMar>
              <w:top w:w="0" w:type="dxa"/>
              <w:left w:w="108" w:type="dxa"/>
              <w:bottom w:w="0" w:type="dxa"/>
              <w:right w:w="108" w:type="dxa"/>
            </w:tcMar>
          </w:tcPr>
          <w:p w:rsidR="000D7A2B" w:rsidRDefault="000D7A2B" w:rsidP="005A40BE">
            <w:pPr>
              <w:pStyle w:val="TableContents"/>
              <w:numPr>
                <w:ins w:id="631" w:author="Unknown" w:date="2013-09-22T10:34:00Z"/>
              </w:numPr>
              <w:suppressLineNumbers w:val="0"/>
              <w:suppressAutoHyphens w:val="0"/>
              <w:spacing w:line="276" w:lineRule="auto"/>
              <w:rPr>
                <w:ins w:id="632" w:author="Unknown" w:date="2013-09-22T10:34:00Z"/>
                <w:rFonts w:ascii="Verdana" w:eastAsia="宋体" w:hAnsi="Verdana" w:cs="Times New Roman"/>
                <w:sz w:val="18"/>
                <w:szCs w:val="18"/>
              </w:rPr>
            </w:pPr>
            <w:ins w:id="633" w:author="Unknown" w:date="2013-09-22T10:34:00Z">
              <w:r>
                <w:rPr>
                  <w:rFonts w:ascii="Verdana" w:hAnsi="Verdana" w:cs="Verdana"/>
                  <w:sz w:val="18"/>
                  <w:szCs w:val="18"/>
                </w:rPr>
                <w:t>Alphanumeric id</w:t>
              </w:r>
            </w:ins>
          </w:p>
          <w:p w:rsidR="000D7A2B" w:rsidRDefault="000D7A2B" w:rsidP="00E60CF6">
            <w:pPr>
              <w:pStyle w:val="TableContents"/>
              <w:suppressLineNumbers w:val="0"/>
              <w:suppressAutoHyphens w:val="0"/>
              <w:spacing w:line="276" w:lineRule="auto"/>
              <w:rPr>
                <w:ins w:id="634" w:author="Unknown" w:date="2013-09-18T16:26:00Z"/>
                <w:rFonts w:ascii="Verdana" w:hAnsi="Verdana" w:cs="Verdana"/>
                <w:sz w:val="18"/>
                <w:szCs w:val="18"/>
              </w:rPr>
            </w:pPr>
            <w:ins w:id="635" w:author="Unknown" w:date="2013-09-22T10:34:00Z">
              <w:r>
                <w:rPr>
                  <w:rFonts w:ascii="Verdana" w:eastAsia="宋体" w:hAnsi="Verdana" w:cs="宋体" w:hint="eastAsia"/>
                  <w:sz w:val="18"/>
                  <w:szCs w:val="18"/>
                </w:rPr>
                <w:t>字母数字</w:t>
              </w:r>
              <w:r>
                <w:rPr>
                  <w:rFonts w:ascii="Verdana" w:eastAsia="宋体" w:hAnsi="Verdana" w:cs="Verdana"/>
                  <w:sz w:val="18"/>
                  <w:szCs w:val="18"/>
                </w:rPr>
                <w:t>id</w:t>
              </w:r>
            </w:ins>
          </w:p>
        </w:tc>
        <w:tc>
          <w:tcPr>
            <w:tcW w:w="6777" w:type="dxa"/>
            <w:shd w:val="clear" w:color="auto" w:fill="FFFFFF"/>
            <w:tcMar>
              <w:top w:w="0" w:type="dxa"/>
              <w:left w:w="108" w:type="dxa"/>
              <w:bottom w:w="0" w:type="dxa"/>
              <w:right w:w="108" w:type="dxa"/>
            </w:tcMar>
          </w:tcPr>
          <w:p w:rsidR="000D7A2B" w:rsidRDefault="000D7A2B" w:rsidP="005A40BE">
            <w:pPr>
              <w:pStyle w:val="TableContents"/>
              <w:numPr>
                <w:ins w:id="636" w:author="Unknown" w:date="2013-09-22T10:34:00Z"/>
              </w:numPr>
              <w:suppressLineNumbers w:val="0"/>
              <w:suppressAutoHyphens w:val="0"/>
              <w:spacing w:line="276" w:lineRule="auto"/>
              <w:rPr>
                <w:ins w:id="637" w:author="Unknown" w:date="2013-09-22T10:34:00Z"/>
                <w:rFonts w:ascii="宋体" w:eastAsia="宋体" w:hAnsi="宋体" w:cs="宋体"/>
                <w:sz w:val="18"/>
                <w:szCs w:val="18"/>
              </w:rPr>
            </w:pPr>
            <w:ins w:id="638" w:author="Unknown" w:date="2013-09-22T10:34:00Z">
              <w:r>
                <w:rPr>
                  <w:rFonts w:ascii="宋体" w:eastAsia="宋体" w:hAnsi="宋体" w:cs="宋体"/>
                  <w:sz w:val="18"/>
                  <w:szCs w:val="18"/>
                </w:rPr>
                <w:t>This is the transfer sheet number showing which products get transferred to where</w:t>
              </w:r>
            </w:ins>
          </w:p>
          <w:p w:rsidR="000D7A2B" w:rsidRPr="009F3B0C" w:rsidRDefault="000D7A2B" w:rsidP="00E60CF6">
            <w:pPr>
              <w:pStyle w:val="TableContents"/>
              <w:suppressLineNumbers w:val="0"/>
              <w:suppressAutoHyphens w:val="0"/>
              <w:spacing w:line="276" w:lineRule="auto"/>
              <w:rPr>
                <w:ins w:id="639" w:author="Unknown" w:date="2013-09-18T16:26:00Z"/>
                <w:rFonts w:ascii="宋体" w:eastAsia="宋体" w:hAnsi="宋体" w:cs="Times New Roman"/>
                <w:sz w:val="18"/>
                <w:szCs w:val="18"/>
              </w:rPr>
            </w:pPr>
            <w:ins w:id="640" w:author="Unknown" w:date="2013-09-22T10:34:00Z">
              <w:r>
                <w:rPr>
                  <w:rFonts w:ascii="宋体" w:eastAsia="宋体" w:hAnsi="宋体" w:cs="宋体" w:hint="eastAsia"/>
                  <w:sz w:val="18"/>
                  <w:szCs w:val="18"/>
                </w:rPr>
                <w:t>调拨单号</w:t>
              </w:r>
            </w:ins>
          </w:p>
        </w:tc>
      </w:tr>
      <w:tr w:rsidR="000D7A2B">
        <w:trPr>
          <w:cantSplit/>
        </w:trPr>
        <w:tc>
          <w:tcPr>
            <w:tcW w:w="1473" w:type="dxa"/>
            <w:shd w:val="clear" w:color="auto" w:fill="FFFFFF"/>
            <w:tcMar>
              <w:top w:w="0" w:type="dxa"/>
              <w:left w:w="108" w:type="dxa"/>
              <w:bottom w:w="0" w:type="dxa"/>
              <w:right w:w="108" w:type="dxa"/>
            </w:tcMar>
          </w:tcPr>
          <w:p w:rsidR="000D7A2B" w:rsidRDefault="000D7A2B" w:rsidP="00C613E7">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lastRenderedPageBreak/>
              <w:t>outlet</w:t>
            </w:r>
            <w:r>
              <w:rPr>
                <w:rFonts w:ascii="Verdana" w:hAnsi="Verdana" w:cs="Verdana"/>
                <w:sz w:val="18"/>
                <w:szCs w:val="18"/>
              </w:rPr>
              <w:t>_id</w:t>
            </w:r>
          </w:p>
          <w:p w:rsidR="000D7A2B" w:rsidRDefault="000D7A2B" w:rsidP="00E60CF6">
            <w:pPr>
              <w:pStyle w:val="TableContents"/>
              <w:suppressLineNumbers w:val="0"/>
              <w:suppressAutoHyphens w:val="0"/>
              <w:spacing w:line="276" w:lineRule="auto"/>
              <w:rPr>
                <w:rFonts w:eastAsia="宋体" w:cs="Times New Roman"/>
              </w:rPr>
            </w:pPr>
            <w:del w:id="641" w:author="Unknown">
              <w:r w:rsidDel="004A38C7">
                <w:rPr>
                  <w:rFonts w:ascii="Verdana" w:eastAsia="宋体" w:hAnsi="Verdana" w:cs="宋体" w:hint="eastAsia"/>
                  <w:sz w:val="18"/>
                  <w:szCs w:val="18"/>
                </w:rPr>
                <w:delText>门店</w:delText>
              </w:r>
            </w:del>
            <w:ins w:id="642" w:author="Unknown" w:date="2013-09-22T10:34:00Z">
              <w:r>
                <w:rPr>
                  <w:rFonts w:ascii="Verdana" w:eastAsia="宋体" w:hAnsi="Verdana" w:cs="宋体" w:hint="eastAsia"/>
                  <w:sz w:val="18"/>
                  <w:szCs w:val="18"/>
                </w:rPr>
                <w:t>门店</w:t>
              </w:r>
            </w:ins>
            <w:r>
              <w:rPr>
                <w:rFonts w:ascii="Verdana" w:eastAsia="宋体" w:hAnsi="Verdana" w:cs="Verdana"/>
                <w:sz w:val="18"/>
                <w:szCs w:val="18"/>
              </w:rPr>
              <w:t>_id</w:t>
            </w:r>
          </w:p>
        </w:tc>
        <w:tc>
          <w:tcPr>
            <w:tcW w:w="1662"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Distribution Center (DC). The DC is performing sales.</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当门店是一个物流中心（</w:t>
            </w:r>
            <w:r>
              <w:rPr>
                <w:rFonts w:ascii="Verdana" w:eastAsia="宋体" w:hAnsi="Verdana" w:cs="Verdana"/>
                <w:sz w:val="18"/>
                <w:szCs w:val="18"/>
              </w:rPr>
              <w:t>DC</w:t>
            </w:r>
            <w:r>
              <w:rPr>
                <w:rFonts w:ascii="Verdana" w:eastAsia="宋体" w:hAnsi="Verdana" w:cs="宋体" w:hint="eastAsia"/>
                <w:sz w:val="18"/>
                <w:szCs w:val="18"/>
              </w:rPr>
              <w:t>）时，此标识符必须与门店主数据进行关联。物流中心执行销售。</w:t>
            </w:r>
          </w:p>
        </w:tc>
      </w:tr>
      <w:tr w:rsidR="000D7A2B">
        <w:trPr>
          <w:cantSplit/>
        </w:trPr>
        <w:tc>
          <w:tcPr>
            <w:tcW w:w="1473" w:type="dxa"/>
            <w:shd w:val="clear" w:color="auto" w:fill="FFFFFF"/>
            <w:tcMar>
              <w:top w:w="0" w:type="dxa"/>
              <w:left w:w="108" w:type="dxa"/>
              <w:bottom w:w="0" w:type="dxa"/>
              <w:right w:w="108" w:type="dxa"/>
            </w:tcMar>
          </w:tcPr>
          <w:p w:rsidR="000D7A2B" w:rsidRDefault="000D7A2B" w:rsidP="00EB7E44">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outlet</w:t>
            </w:r>
            <w:r>
              <w:rPr>
                <w:rFonts w:ascii="Verdana" w:hAnsi="Verdana" w:cs="Verdana"/>
                <w:sz w:val="18"/>
                <w:szCs w:val="18"/>
              </w:rPr>
              <w:t>_id</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662"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Store (ST)</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当门店是一个门店（营业门店）时，此标识符必须与门店主数据进行关联</w:t>
            </w:r>
          </w:p>
        </w:tc>
      </w:tr>
      <w:tr w:rsidR="000D7A2B">
        <w:trPr>
          <w:cantSplit/>
        </w:trPr>
        <w:tc>
          <w:tcPr>
            <w:tcW w:w="1473" w:type="dxa"/>
            <w:shd w:val="clear" w:color="auto" w:fill="FFFFFF"/>
            <w:tcMar>
              <w:top w:w="0" w:type="dxa"/>
              <w:left w:w="108" w:type="dxa"/>
              <w:bottom w:w="0" w:type="dxa"/>
              <w:right w:w="108" w:type="dxa"/>
            </w:tcMar>
          </w:tcPr>
          <w:p w:rsidR="000D7A2B" w:rsidRDefault="000D7A2B" w:rsidP="00EB7E44">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product_id</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662"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SKU code in master product data</w:t>
            </w:r>
          </w:p>
          <w:p w:rsidR="000D7A2B" w:rsidRDefault="000D7A2B" w:rsidP="00CC6D61">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r w:rsidR="000D7A2B">
        <w:trPr>
          <w:cantSplit/>
        </w:trPr>
        <w:tc>
          <w:tcPr>
            <w:tcW w:w="1473" w:type="dxa"/>
            <w:shd w:val="clear" w:color="auto" w:fill="FFFFFF"/>
            <w:tcMar>
              <w:top w:w="0" w:type="dxa"/>
              <w:left w:w="108" w:type="dxa"/>
              <w:bottom w:w="0" w:type="dxa"/>
              <w:right w:w="108" w:type="dxa"/>
            </w:tcMar>
          </w:tcPr>
          <w:p w:rsidR="000D7A2B" w:rsidRDefault="000D7A2B" w:rsidP="00EB7E44">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662"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Pr="00177070" w:rsidRDefault="000D7A2B" w:rsidP="00177070">
            <w:pPr>
              <w:pStyle w:val="TableContents"/>
              <w:suppressLineNumbers w:val="0"/>
              <w:suppressAutoHyphens w:val="0"/>
              <w:spacing w:line="276" w:lineRule="auto"/>
              <w:rPr>
                <w:ins w:id="643" w:author="Unknown" w:date="2013-09-18T15:39:00Z"/>
                <w:rFonts w:ascii="Verdana" w:eastAsia="宋体" w:hAnsi="Verdana" w:cs="Times New Roman"/>
                <w:sz w:val="18"/>
                <w:szCs w:val="18"/>
              </w:rPr>
            </w:pPr>
            <w:r>
              <w:rPr>
                <w:rFonts w:ascii="Verdana" w:hAnsi="Verdana" w:cs="Verdana"/>
                <w:sz w:val="18"/>
                <w:szCs w:val="18"/>
              </w:rPr>
              <w:t xml:space="preserve">This id relates the inventory with the supplier that had delivered originally the inventory to </w:t>
            </w:r>
            <w:r>
              <w:rPr>
                <w:rFonts w:ascii="Verdana" w:eastAsia="宋体" w:hAnsi="Verdana" w:cs="Verdana"/>
                <w:sz w:val="18"/>
                <w:szCs w:val="18"/>
              </w:rPr>
              <w:t>BBG</w:t>
            </w:r>
            <w:r>
              <w:rPr>
                <w:rFonts w:ascii="Verdana" w:hAnsi="Verdana" w:cs="Verdana"/>
                <w:sz w:val="18"/>
                <w:szCs w:val="18"/>
              </w:rPr>
              <w:t xml:space="preserve">. This identifier must be related with the supplier master data. </w:t>
            </w:r>
            <w:ins w:id="644" w:author="Unknown" w:date="2013-09-18T15:39:00Z">
              <w:r>
                <w:rPr>
                  <w:rFonts w:ascii="Verdana" w:eastAsia="宋体" w:hAnsi="Verdana" w:cs="Verdana"/>
                  <w:sz w:val="18"/>
                  <w:szCs w:val="18"/>
                </w:rPr>
                <w:t>-----</w:t>
              </w:r>
              <w:r>
                <w:rPr>
                  <w:rFonts w:ascii="Verdana" w:eastAsia="宋体" w:hAnsi="Verdana" w:cs="宋体" w:hint="eastAsia"/>
                  <w:sz w:val="18"/>
                  <w:szCs w:val="18"/>
                </w:rPr>
                <w:t>给主供应商编码</w:t>
              </w:r>
            </w:ins>
            <w:ins w:id="645" w:author="Unknown" w:date="2013-09-22T10:34:00Z">
              <w:r>
                <w:rPr>
                  <w:rFonts w:ascii="Verdana" w:eastAsia="宋体" w:hAnsi="Verdana" w:cs="Verdana"/>
                  <w:sz w:val="18"/>
                  <w:szCs w:val="18"/>
                </w:rPr>
                <w:t xml:space="preserve"> pick the primary supplier</w:t>
              </w:r>
            </w:ins>
          </w:p>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w:t>
            </w:r>
            <w:r>
              <w:rPr>
                <w:rFonts w:ascii="Verdana" w:eastAsia="宋体" w:hAnsi="Verdana" w:cs="Verdana"/>
                <w:sz w:val="18"/>
                <w:szCs w:val="18"/>
              </w:rPr>
              <w:t>id</w:t>
            </w:r>
            <w:r>
              <w:rPr>
                <w:rFonts w:ascii="Verdana" w:eastAsia="宋体" w:hAnsi="Verdana" w:cs="宋体" w:hint="eastAsia"/>
                <w:sz w:val="18"/>
                <w:szCs w:val="18"/>
              </w:rPr>
              <w:t>关联最初将库存送至步步高的供应商。此标识符必须与供应商</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进行关联</w:t>
            </w:r>
          </w:p>
        </w:tc>
      </w:tr>
      <w:tr w:rsidR="000D7A2B">
        <w:tc>
          <w:tcPr>
            <w:tcW w:w="1473"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0A1D1D"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662"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ins w:id="646" w:author="Unknown" w:date="2013-09-18T16:26:00Z">
              <w:r>
                <w:rPr>
                  <w:rFonts w:ascii="Verdana" w:eastAsia="宋体" w:hAnsi="Verdana" w:cs="宋体" w:hint="eastAsia"/>
                  <w:sz w:val="18"/>
                  <w:szCs w:val="18"/>
                </w:rPr>
                <w:t>（以</w:t>
              </w:r>
              <w:r>
                <w:rPr>
                  <w:rFonts w:ascii="Verdana" w:eastAsia="宋体" w:hAnsi="Verdana" w:cs="Verdana"/>
                  <w:sz w:val="18"/>
                  <w:szCs w:val="18"/>
                </w:rPr>
                <w:t>NULL</w:t>
              </w:r>
              <w:r>
                <w:rPr>
                  <w:rFonts w:ascii="Verdana" w:eastAsia="宋体" w:hAnsi="Verdana" w:cs="宋体" w:hint="eastAsia"/>
                  <w:sz w:val="18"/>
                  <w:szCs w:val="18"/>
                </w:rPr>
                <w:t>代替）</w:t>
              </w:r>
            </w:ins>
          </w:p>
        </w:tc>
      </w:tr>
      <w:tr w:rsidR="000D7A2B">
        <w:trPr>
          <w:cantSplit/>
        </w:trPr>
        <w:tc>
          <w:tcPr>
            <w:tcW w:w="1473"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662" w:type="dxa"/>
            <w:shd w:val="clear" w:color="auto" w:fill="FFFFFF"/>
            <w:tcMar>
              <w:top w:w="0" w:type="dxa"/>
              <w:left w:w="108" w:type="dxa"/>
              <w:bottom w:w="0" w:type="dxa"/>
              <w:right w:w="108" w:type="dxa"/>
            </w:tcMar>
          </w:tcPr>
          <w:p w:rsidR="000D7A2B" w:rsidRDefault="000D7A2B" w:rsidP="00E60CF6">
            <w:pPr>
              <w:pStyle w:val="Textbody"/>
              <w:suppressAutoHyphens w:val="0"/>
              <w:spacing w:line="276" w:lineRule="auto"/>
              <w:rPr>
                <w:rFonts w:cs="Times New Roman"/>
              </w:rPr>
            </w:pPr>
            <w:r>
              <w:rPr>
                <w:rFonts w:ascii="Verdana" w:hAnsi="Verdana" w:cs="Verdana"/>
                <w:sz w:val="18"/>
                <w:szCs w:val="18"/>
              </w:rPr>
              <w:t>'Kg' or 'units'</w:t>
            </w:r>
          </w:p>
        </w:tc>
        <w:tc>
          <w:tcPr>
            <w:tcW w:w="6777"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cs="Times New Roman"/>
              </w:rPr>
            </w:pPr>
            <w:r>
              <w:rPr>
                <w:rFonts w:ascii="Verdana" w:hAnsi="Verdana" w:cs="Verdana"/>
                <w:sz w:val="18"/>
                <w:szCs w:val="18"/>
              </w:rPr>
              <w:t>Kg or units</w:t>
            </w:r>
          </w:p>
        </w:tc>
      </w:tr>
      <w:tr w:rsidR="000D7A2B">
        <w:trPr>
          <w:cantSplit/>
        </w:trPr>
        <w:tc>
          <w:tcPr>
            <w:tcW w:w="1473"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662"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777"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商品的重量或单位</w:t>
            </w:r>
          </w:p>
        </w:tc>
      </w:tr>
      <w:tr w:rsidR="000D7A2B">
        <w:trPr>
          <w:cantSplit/>
        </w:trPr>
        <w:tc>
          <w:tcPr>
            <w:tcW w:w="1473"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662"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777"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is the price that the store is paying to the DC.</w:t>
            </w:r>
          </w:p>
          <w:p w:rsidR="000D7A2B" w:rsidRDefault="000D7A2B" w:rsidP="007D0C5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门店为商品支付给物流中心的价格</w:t>
            </w:r>
            <w:ins w:id="647" w:author="Unknown" w:date="2013-09-18T16:26:00Z">
              <w:r>
                <w:rPr>
                  <w:rFonts w:ascii="Verdana" w:eastAsia="宋体" w:hAnsi="Verdana" w:cs="宋体" w:hint="eastAsia"/>
                  <w:sz w:val="18"/>
                  <w:szCs w:val="18"/>
                </w:rPr>
                <w:t>（取调拨</w:t>
              </w:r>
            </w:ins>
            <w:r w:rsidR="007D0C5E" w:rsidRPr="003249CE">
              <w:rPr>
                <w:rFonts w:ascii="Verdana" w:eastAsia="宋体" w:hAnsi="Verdana" w:cs="宋体" w:hint="eastAsia"/>
                <w:b/>
                <w:color w:val="FF0000"/>
                <w:sz w:val="18"/>
                <w:szCs w:val="18"/>
              </w:rPr>
              <w:t>成本总金额</w:t>
            </w:r>
            <w:ins w:id="648" w:author="Unknown" w:date="2013-09-18T16:26:00Z">
              <w:r>
                <w:rPr>
                  <w:rFonts w:ascii="Verdana" w:eastAsia="宋体" w:hAnsi="Verdana" w:cs="宋体" w:hint="eastAsia"/>
                  <w:sz w:val="18"/>
                  <w:szCs w:val="18"/>
                </w:rPr>
                <w:t>）</w:t>
              </w:r>
            </w:ins>
            <w:ins w:id="649" w:author="Unknown" w:date="2013-09-22T10:34:00Z">
              <w:r>
                <w:rPr>
                  <w:rFonts w:ascii="Verdana" w:eastAsia="宋体" w:hAnsi="Verdana" w:cs="Verdana"/>
                  <w:sz w:val="18"/>
                  <w:szCs w:val="18"/>
                </w:rPr>
                <w:t xml:space="preserve">pick the </w:t>
              </w:r>
            </w:ins>
            <w:r w:rsidR="007D0C5E" w:rsidRPr="007D0C5E">
              <w:rPr>
                <w:rFonts w:ascii="Verdana" w:eastAsia="宋体" w:hAnsi="Verdana" w:cs="Verdana" w:hint="eastAsia"/>
                <w:b/>
                <w:color w:val="FF0000"/>
                <w:sz w:val="18"/>
                <w:szCs w:val="18"/>
              </w:rPr>
              <w:t>Total</w:t>
            </w:r>
            <w:ins w:id="650" w:author="Unknown" w:date="2013-09-22T10:34:00Z">
              <w:r>
                <w:rPr>
                  <w:rFonts w:ascii="Verdana" w:eastAsia="宋体" w:hAnsi="Verdana" w:cs="Verdana"/>
                  <w:sz w:val="18"/>
                  <w:szCs w:val="18"/>
                </w:rPr>
                <w:t xml:space="preserve"> price from the transfer sheet number</w:t>
              </w:r>
            </w:ins>
          </w:p>
        </w:tc>
      </w:tr>
    </w:tbl>
    <w:p w:rsidR="000D7A2B" w:rsidRDefault="000D7A2B" w:rsidP="00D15374">
      <w:pPr>
        <w:pStyle w:val="2"/>
        <w:keepNext w:val="0"/>
        <w:numPr>
          <w:ilvl w:val="1"/>
          <w:numId w:val="2"/>
        </w:numPr>
        <w:tabs>
          <w:tab w:val="left" w:pos="576"/>
        </w:tabs>
        <w:suppressAutoHyphens w:val="0"/>
        <w:spacing w:before="0" w:after="0"/>
        <w:ind w:left="0" w:firstLine="0"/>
        <w:rPr>
          <w:rFonts w:cs="Times New Roman"/>
        </w:rPr>
      </w:pPr>
    </w:p>
    <w:p w:rsidR="000D7A2B" w:rsidRDefault="000D7A2B" w:rsidP="00D15374">
      <w:pPr>
        <w:pStyle w:val="2"/>
        <w:keepNext w:val="0"/>
        <w:numPr>
          <w:ilvl w:val="1"/>
          <w:numId w:val="2"/>
        </w:numPr>
        <w:tabs>
          <w:tab w:val="left" w:pos="576"/>
        </w:tabs>
        <w:suppressAutoHyphens w:val="0"/>
        <w:spacing w:before="0" w:after="0"/>
        <w:ind w:left="0" w:firstLine="0"/>
        <w:rPr>
          <w:rFonts w:ascii="Litera Serial" w:hAnsi="Litera Serial" w:cs="Litera Serial"/>
          <w:b w:val="0"/>
          <w:bCs w:val="0"/>
          <w:caps/>
          <w:color w:val="808080"/>
          <w:sz w:val="24"/>
          <w:szCs w:val="24"/>
        </w:rPr>
      </w:pPr>
    </w:p>
    <w:p w:rsidR="000D7A2B" w:rsidRPr="00D15374"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651" w:name="_Toc237064923"/>
      <w:bookmarkStart w:id="652" w:name="_Toc238874652"/>
      <w:bookmarkStart w:id="653" w:name="_Toc369255754"/>
      <w:r w:rsidRPr="00D15374">
        <w:rPr>
          <w:rFonts w:ascii="Litera Serial" w:hAnsi="Litera Serial" w:cs="Litera Serial"/>
          <w:b w:val="0"/>
          <w:bCs w:val="0"/>
          <w:caps/>
          <w:color w:val="808080"/>
          <w:sz w:val="24"/>
          <w:szCs w:val="24"/>
        </w:rPr>
        <w:t xml:space="preserve">txn_DC_shrink </w:t>
      </w:r>
      <w:r w:rsidRPr="00D2397C">
        <w:rPr>
          <w:rFonts w:ascii="Litera Serial" w:hAnsi="Litera Serial" w:cs="宋体" w:hint="eastAsia"/>
          <w:b w:val="0"/>
          <w:bCs w:val="0"/>
          <w:caps/>
          <w:color w:val="808080"/>
          <w:sz w:val="24"/>
          <w:szCs w:val="24"/>
        </w:rPr>
        <w:t>交易型</w:t>
      </w:r>
      <w:r w:rsidRPr="00D15374">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物流中心</w:t>
      </w:r>
      <w:r w:rsidRPr="00D15374">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损耗</w:t>
      </w:r>
      <w:bookmarkEnd w:id="651"/>
      <w:bookmarkEnd w:id="652"/>
      <w:bookmarkEnd w:id="653"/>
      <w:r w:rsidRPr="00D15374">
        <w:rPr>
          <w:rFonts w:ascii="Litera Serial" w:hAnsi="Litera Serial" w:cs="Litera Serial"/>
          <w:b w:val="0"/>
          <w:bCs w:val="0"/>
          <w:caps/>
          <w:color w:val="808080"/>
          <w:sz w:val="24"/>
          <w:szCs w:val="24"/>
        </w:rPr>
        <w:t xml:space="preserve"> </w:t>
      </w:r>
    </w:p>
    <w:p w:rsidR="000D7A2B" w:rsidRPr="00D15374" w:rsidRDefault="000D7A2B" w:rsidP="00D15374">
      <w:pPr>
        <w:pStyle w:val="Textbody"/>
        <w:spacing w:after="0"/>
        <w:rPr>
          <w:rFonts w:ascii="Verdana" w:hAnsi="Verdana" w:cs="Verdana"/>
          <w:sz w:val="20"/>
          <w:szCs w:val="20"/>
        </w:rPr>
      </w:pPr>
      <w:r w:rsidRPr="00D15374">
        <w:rPr>
          <w:rFonts w:ascii="Verdana" w:hAnsi="Verdana" w:cs="Verdana"/>
          <w:sz w:val="20"/>
          <w:szCs w:val="20"/>
        </w:rPr>
        <w:t>This table contains the entire shrink data regarding the Distribution Centers not relating to stock takes. If there is no DC, this table can be left blank.</w:t>
      </w:r>
    </w:p>
    <w:p w:rsidR="000D7A2B" w:rsidRPr="00D15374" w:rsidRDefault="000D7A2B" w:rsidP="00D15374">
      <w:pPr>
        <w:pStyle w:val="Textbody"/>
        <w:spacing w:after="0"/>
        <w:rPr>
          <w:rFonts w:ascii="Verdana" w:hAnsi="Verdana" w:cs="Verdana"/>
          <w:sz w:val="20"/>
          <w:szCs w:val="20"/>
        </w:rPr>
      </w:pPr>
    </w:p>
    <w:p w:rsidR="000D7A2B" w:rsidRPr="00D15374" w:rsidRDefault="000D7A2B" w:rsidP="00D15374">
      <w:pPr>
        <w:pStyle w:val="Textbody"/>
        <w:suppressAutoHyphens w:val="0"/>
        <w:spacing w:after="0"/>
        <w:rPr>
          <w:rFonts w:ascii="Verdana" w:eastAsia="宋体" w:hAnsi="Verdana" w:cs="Times New Roman"/>
          <w:sz w:val="20"/>
          <w:szCs w:val="20"/>
        </w:rPr>
      </w:pPr>
      <w:r w:rsidRPr="00D15374">
        <w:rPr>
          <w:rFonts w:ascii="Verdana" w:eastAsia="宋体" w:hAnsi="Verdana" w:cs="宋体" w:hint="eastAsia"/>
          <w:sz w:val="20"/>
          <w:szCs w:val="20"/>
        </w:rPr>
        <w:t>此表格包含物流中心的所有的损耗数据，但不包含盘点数据</w:t>
      </w:r>
      <w:r w:rsidRPr="00D15374">
        <w:rPr>
          <w:rFonts w:ascii="Verdana" w:eastAsia="宋体" w:hAnsi="Verdana" w:cs="Verdana"/>
          <w:sz w:val="20"/>
          <w:szCs w:val="20"/>
        </w:rPr>
        <w:t xml:space="preserve">. </w:t>
      </w:r>
      <w:r w:rsidRPr="00D15374">
        <w:rPr>
          <w:rFonts w:ascii="Verdana" w:hAnsi="Verdana" w:cs="SimSun;宋体" w:hint="eastAsia"/>
          <w:sz w:val="20"/>
          <w:szCs w:val="20"/>
        </w:rPr>
        <w:t>如果没有</w:t>
      </w:r>
      <w:r w:rsidRPr="00D15374">
        <w:rPr>
          <w:rFonts w:ascii="Verdana" w:hAnsi="Verdana" w:cs="Verdana"/>
          <w:sz w:val="20"/>
          <w:szCs w:val="20"/>
        </w:rPr>
        <w:t>DC</w:t>
      </w:r>
      <w:r w:rsidRPr="00D15374">
        <w:rPr>
          <w:rFonts w:ascii="Verdana" w:hAnsi="Verdana" w:cs="SimSun;宋体" w:hint="eastAsia"/>
          <w:sz w:val="20"/>
          <w:szCs w:val="20"/>
        </w:rPr>
        <w:t>，我</w:t>
      </w:r>
      <w:r w:rsidRPr="00D15374">
        <w:rPr>
          <w:rFonts w:ascii="Verdana" w:eastAsia="宋体" w:hAnsi="Verdana" w:cs="宋体" w:hint="eastAsia"/>
          <w:sz w:val="20"/>
          <w:szCs w:val="20"/>
        </w:rPr>
        <w:t>们</w:t>
      </w:r>
      <w:r w:rsidRPr="00D15374">
        <w:rPr>
          <w:rFonts w:ascii="Verdana" w:hAnsi="Verdana" w:cs="SimSun;宋体" w:hint="eastAsia"/>
          <w:sz w:val="20"/>
          <w:szCs w:val="20"/>
        </w:rPr>
        <w:t>可以先把表格保留，只是不需要往里面填数</w:t>
      </w:r>
    </w:p>
    <w:p w:rsidR="000D7A2B" w:rsidRDefault="000D7A2B" w:rsidP="00D15374">
      <w:pPr>
        <w:pStyle w:val="Textbody"/>
        <w:suppressAutoHyphens w:val="0"/>
        <w:spacing w:after="0"/>
        <w:rPr>
          <w:rFonts w:eastAsia="宋体" w:cs="Times New Roman"/>
        </w:rPr>
      </w:pPr>
    </w:p>
    <w:p w:rsidR="000D7A2B" w:rsidRPr="00E60CF6" w:rsidRDefault="000D7A2B" w:rsidP="0060744D">
      <w:pPr>
        <w:pStyle w:val="Textbody"/>
        <w:suppressAutoHyphens w:val="0"/>
        <w:spacing w:after="0"/>
        <w:rPr>
          <w:rFonts w:ascii="Verdana" w:hAnsi="Verdana" w:cs="Verdana"/>
          <w:sz w:val="20"/>
          <w:szCs w:val="20"/>
        </w:rPr>
      </w:pPr>
      <w:r w:rsidRPr="00E60CF6">
        <w:rPr>
          <w:rFonts w:ascii="Verdana" w:hAnsi="Verdana" w:cs="Verdana"/>
          <w:sz w:val="20"/>
          <w:szCs w:val="20"/>
        </w:rPr>
        <w:t>Shrinkage = WS = waste = normal product that is damaged + not saleable</w:t>
      </w:r>
    </w:p>
    <w:p w:rsidR="000D7A2B" w:rsidRDefault="000D7A2B" w:rsidP="0060744D">
      <w:pPr>
        <w:pStyle w:val="Textbody"/>
        <w:suppressAutoHyphens w:val="0"/>
        <w:spacing w:after="0"/>
        <w:rPr>
          <w:rFonts w:eastAsia="宋体" w:cs="Times New Roman"/>
          <w:sz w:val="20"/>
          <w:szCs w:val="20"/>
        </w:rPr>
      </w:pPr>
      <w:r>
        <w:rPr>
          <w:rFonts w:eastAsia="宋体" w:cs="宋体" w:hint="eastAsia"/>
          <w:sz w:val="20"/>
          <w:szCs w:val="20"/>
        </w:rPr>
        <w:t>损耗</w:t>
      </w:r>
      <w:r>
        <w:rPr>
          <w:rFonts w:eastAsia="宋体"/>
          <w:sz w:val="20"/>
          <w:szCs w:val="20"/>
        </w:rPr>
        <w:t xml:space="preserve"> = WS = </w:t>
      </w:r>
      <w:r>
        <w:rPr>
          <w:rFonts w:eastAsia="宋体" w:cs="宋体" w:hint="eastAsia"/>
          <w:sz w:val="20"/>
          <w:szCs w:val="20"/>
        </w:rPr>
        <w:t>损失</w:t>
      </w:r>
      <w:r>
        <w:rPr>
          <w:rFonts w:eastAsia="宋体"/>
          <w:sz w:val="20"/>
          <w:szCs w:val="20"/>
        </w:rPr>
        <w:t xml:space="preserve"> = </w:t>
      </w:r>
      <w:r>
        <w:rPr>
          <w:rFonts w:eastAsia="宋体" w:cs="宋体" w:hint="eastAsia"/>
          <w:sz w:val="20"/>
          <w:szCs w:val="20"/>
        </w:rPr>
        <w:t>普通的损坏商品以及无法销售的商品</w:t>
      </w:r>
    </w:p>
    <w:p w:rsidR="000D7A2B" w:rsidRDefault="000D7A2B" w:rsidP="0060744D">
      <w:pPr>
        <w:pStyle w:val="Textbody"/>
        <w:suppressAutoHyphens w:val="0"/>
        <w:spacing w:after="0"/>
        <w:rPr>
          <w:ins w:id="654" w:author="Unknown" w:date="2013-09-18T16:26:00Z"/>
          <w:rFonts w:eastAsia="宋体" w:cs="Times New Roman"/>
          <w:sz w:val="20"/>
          <w:szCs w:val="20"/>
        </w:rPr>
      </w:pPr>
      <w:ins w:id="655" w:author="Unknown" w:date="2013-09-09T14:00:00Z">
        <w:r>
          <w:rPr>
            <w:rFonts w:eastAsia="宋体"/>
            <w:sz w:val="20"/>
            <w:szCs w:val="20"/>
          </w:rPr>
          <w:t>DC</w:t>
        </w:r>
        <w:r>
          <w:rPr>
            <w:rFonts w:eastAsia="宋体" w:cs="宋体" w:hint="eastAsia"/>
            <w:sz w:val="20"/>
            <w:szCs w:val="20"/>
          </w:rPr>
          <w:t>除盘点以外的库存</w:t>
        </w:r>
      </w:ins>
      <w:ins w:id="656" w:author="Unknown" w:date="2013-09-09T14:01:00Z">
        <w:r>
          <w:rPr>
            <w:rFonts w:eastAsia="宋体" w:cs="宋体" w:hint="eastAsia"/>
            <w:sz w:val="20"/>
            <w:szCs w:val="20"/>
          </w:rPr>
          <w:t>调整数据（报损）</w:t>
        </w:r>
      </w:ins>
      <w:ins w:id="657" w:author="Unknown" w:date="2013-09-22T10:35:00Z">
        <w:r>
          <w:rPr>
            <w:rFonts w:eastAsia="宋体" w:cs="Times New Roman"/>
            <w:sz w:val="20"/>
            <w:szCs w:val="20"/>
          </w:rPr>
          <w:br/>
        </w:r>
        <w:r>
          <w:rPr>
            <w:rFonts w:eastAsia="宋体"/>
            <w:sz w:val="20"/>
            <w:szCs w:val="20"/>
          </w:rPr>
          <w:t xml:space="preserve">adjusted inventory data beyond DC stocktake(write off) </w:t>
        </w:r>
      </w:ins>
    </w:p>
    <w:p w:rsidR="000D7A2B" w:rsidRPr="00E60CF6" w:rsidDel="006E3679" w:rsidRDefault="000D7A2B" w:rsidP="0060744D">
      <w:pPr>
        <w:pStyle w:val="Textbody"/>
        <w:suppressAutoHyphens w:val="0"/>
        <w:spacing w:after="0"/>
        <w:rPr>
          <w:del w:id="658" w:author="Unknown"/>
          <w:rFonts w:eastAsia="宋体" w:cs="Times New Roman"/>
          <w:sz w:val="20"/>
          <w:szCs w:val="20"/>
        </w:rPr>
      </w:pPr>
    </w:p>
    <w:p w:rsidR="000D7A2B" w:rsidRPr="00E60CF6" w:rsidDel="006E3679" w:rsidRDefault="000D7A2B" w:rsidP="0060744D">
      <w:pPr>
        <w:pStyle w:val="Textbody"/>
        <w:suppressAutoHyphens w:val="0"/>
        <w:spacing w:after="0"/>
        <w:rPr>
          <w:del w:id="659" w:author="Unknown"/>
          <w:rFonts w:eastAsia="宋体" w:cs="Times New Roman"/>
          <w:sz w:val="20"/>
          <w:szCs w:val="20"/>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600"/>
        <w:gridCol w:w="1662"/>
        <w:gridCol w:w="6488"/>
        <w:gridCol w:w="7"/>
      </w:tblGrid>
      <w:tr w:rsidR="000D7A2B">
        <w:trPr>
          <w:gridAfter w:val="1"/>
          <w:wAfter w:w="7" w:type="dxa"/>
          <w:cantSplit/>
          <w:tblHeader/>
        </w:trPr>
        <w:tc>
          <w:tcPr>
            <w:tcW w:w="1600" w:type="dxa"/>
            <w:shd w:val="clear" w:color="auto" w:fill="E6E6E6"/>
            <w:tcMar>
              <w:top w:w="0" w:type="dxa"/>
              <w:left w:w="108" w:type="dxa"/>
              <w:bottom w:w="0" w:type="dxa"/>
              <w:right w:w="108" w:type="dxa"/>
            </w:tcMar>
          </w:tcPr>
          <w:p w:rsidR="000D7A2B" w:rsidRDefault="000D7A2B" w:rsidP="0060744D">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662" w:type="dxa"/>
            <w:shd w:val="clear" w:color="auto" w:fill="E6E6E6"/>
            <w:tcMar>
              <w:top w:w="0" w:type="dxa"/>
              <w:left w:w="108" w:type="dxa"/>
              <w:bottom w:w="0" w:type="dxa"/>
              <w:right w:w="108" w:type="dxa"/>
            </w:tcMar>
          </w:tcPr>
          <w:p w:rsidR="000D7A2B" w:rsidRDefault="000D7A2B" w:rsidP="0060744D">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488" w:type="dxa"/>
            <w:shd w:val="clear" w:color="auto" w:fill="E6E6E6"/>
            <w:tcMar>
              <w:top w:w="0" w:type="dxa"/>
              <w:left w:w="108" w:type="dxa"/>
              <w:bottom w:w="0" w:type="dxa"/>
              <w:right w:w="108" w:type="dxa"/>
            </w:tcMar>
          </w:tcPr>
          <w:p w:rsidR="000D7A2B" w:rsidRDefault="000D7A2B" w:rsidP="0060744D">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gridAfter w:val="1"/>
          <w:wAfter w:w="7" w:type="dxa"/>
          <w:cantSplit/>
          <w:trHeight w:val="349"/>
        </w:trPr>
        <w:tc>
          <w:tcPr>
            <w:tcW w:w="1600"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60744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662"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60744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488"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Daily data</w:t>
            </w:r>
          </w:p>
          <w:p w:rsidR="000D7A2B" w:rsidRDefault="000D7A2B" w:rsidP="0060744D">
            <w:pPr>
              <w:pStyle w:val="TableContents"/>
              <w:suppressLineNumbers w:val="0"/>
              <w:suppressAutoHyphens w:val="0"/>
              <w:spacing w:line="276" w:lineRule="auto"/>
              <w:rPr>
                <w:rFonts w:eastAsia="宋体" w:cs="Times New Roman"/>
              </w:rPr>
            </w:pPr>
            <w:proofErr w:type="gramStart"/>
            <w:r>
              <w:rPr>
                <w:rFonts w:ascii="Verdana" w:eastAsia="宋体" w:hAnsi="Verdana" w:cs="宋体" w:hint="eastAsia"/>
                <w:sz w:val="18"/>
                <w:szCs w:val="18"/>
              </w:rPr>
              <w:t>日数据</w:t>
            </w:r>
            <w:proofErr w:type="gramEnd"/>
          </w:p>
        </w:tc>
      </w:tr>
      <w:tr w:rsidR="000D7A2B">
        <w:trPr>
          <w:gridAfter w:val="1"/>
          <w:wAfter w:w="7" w:type="dxa"/>
          <w:cantSplit/>
        </w:trPr>
        <w:tc>
          <w:tcPr>
            <w:tcW w:w="1600"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outlet</w:t>
            </w:r>
            <w:r>
              <w:rPr>
                <w:rFonts w:ascii="Verdana" w:hAnsi="Verdana" w:cs="Verdana"/>
                <w:sz w:val="18"/>
                <w:szCs w:val="18"/>
              </w:rPr>
              <w:t>_id</w:t>
            </w:r>
          </w:p>
          <w:p w:rsidR="000D7A2B" w:rsidRDefault="000D7A2B" w:rsidP="0060744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662"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0744D">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488"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DC (DC)</w:t>
            </w:r>
          </w:p>
          <w:p w:rsidR="000D7A2B" w:rsidRPr="00CC6D61" w:rsidRDefault="000D7A2B" w:rsidP="0060744D">
            <w:pPr>
              <w:pStyle w:val="TableContents"/>
              <w:suppressLineNumbers w:val="0"/>
              <w:suppressAutoHyphens w:val="0"/>
              <w:spacing w:line="276" w:lineRule="auto"/>
              <w:rPr>
                <w:rFonts w:eastAsia="宋体" w:cs="Times New Roman"/>
                <w:sz w:val="20"/>
                <w:szCs w:val="20"/>
              </w:rPr>
            </w:pPr>
            <w:r w:rsidRPr="00CC6D61">
              <w:rPr>
                <w:rFonts w:eastAsia="宋体" w:cs="宋体" w:hint="eastAsia"/>
                <w:sz w:val="20"/>
                <w:szCs w:val="20"/>
              </w:rPr>
              <w:t>当门店是一个</w:t>
            </w:r>
            <w:r w:rsidRPr="00CC6D61">
              <w:rPr>
                <w:rFonts w:eastAsia="宋体"/>
                <w:sz w:val="20"/>
                <w:szCs w:val="20"/>
              </w:rPr>
              <w:t>DC</w:t>
            </w:r>
            <w:r w:rsidRPr="00CC6D61">
              <w:rPr>
                <w:rFonts w:eastAsia="宋体" w:cs="宋体" w:hint="eastAsia"/>
                <w:sz w:val="20"/>
                <w:szCs w:val="20"/>
              </w:rPr>
              <w:t>（物流中心）的时候，此标识符必须与门店主数据进行关联</w:t>
            </w:r>
          </w:p>
        </w:tc>
      </w:tr>
      <w:tr w:rsidR="000D7A2B">
        <w:trPr>
          <w:gridAfter w:val="1"/>
          <w:wAfter w:w="7" w:type="dxa"/>
          <w:cantSplit/>
        </w:trPr>
        <w:tc>
          <w:tcPr>
            <w:tcW w:w="1600"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lastRenderedPageBreak/>
              <w:t>supplier_id</w:t>
            </w:r>
          </w:p>
          <w:p w:rsidR="000D7A2B" w:rsidRDefault="000D7A2B" w:rsidP="0060744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662"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0744D">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488" w:type="dxa"/>
            <w:shd w:val="clear" w:color="auto" w:fill="FFFFFF"/>
            <w:tcMar>
              <w:top w:w="0" w:type="dxa"/>
              <w:left w:w="108" w:type="dxa"/>
              <w:bottom w:w="0" w:type="dxa"/>
              <w:right w:w="108" w:type="dxa"/>
            </w:tcMar>
          </w:tcPr>
          <w:p w:rsidR="000D7A2B" w:rsidRPr="00177070"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id relates the inventory with the supplier that had delivered originally the inventory to </w:t>
            </w:r>
            <w:r>
              <w:rPr>
                <w:rFonts w:ascii="Verdana" w:eastAsia="宋体" w:hAnsi="Verdana" w:cs="Verdana"/>
                <w:sz w:val="18"/>
                <w:szCs w:val="18"/>
              </w:rPr>
              <w:t>BBG</w:t>
            </w:r>
            <w:r>
              <w:rPr>
                <w:rFonts w:ascii="Verdana" w:hAnsi="Verdana" w:cs="Verdana"/>
                <w:sz w:val="18"/>
                <w:szCs w:val="18"/>
              </w:rPr>
              <w:t xml:space="preserve">. This identifier must be related with the supplier master data. </w:t>
            </w:r>
            <w:ins w:id="660" w:author="Unknown" w:date="2013-09-18T15:39:00Z">
              <w:r>
                <w:rPr>
                  <w:rFonts w:ascii="Verdana" w:eastAsia="宋体" w:hAnsi="Verdana" w:cs="Verdana"/>
                  <w:sz w:val="18"/>
                  <w:szCs w:val="18"/>
                </w:rPr>
                <w:t>-----</w:t>
              </w:r>
              <w:r>
                <w:rPr>
                  <w:rFonts w:ascii="Verdana" w:eastAsia="宋体" w:hAnsi="Verdana" w:cs="宋体" w:hint="eastAsia"/>
                  <w:sz w:val="18"/>
                  <w:szCs w:val="18"/>
                </w:rPr>
                <w:t>给主供应商编码</w:t>
              </w:r>
            </w:ins>
            <w:ins w:id="661" w:author="Unknown" w:date="2013-09-22T10:35:00Z">
              <w:r>
                <w:rPr>
                  <w:rFonts w:ascii="Verdana" w:eastAsia="宋体" w:hAnsi="Verdana" w:cs="Verdana"/>
                  <w:sz w:val="18"/>
                  <w:szCs w:val="18"/>
                </w:rPr>
                <w:t xml:space="preserve"> pick primary supplier</w:t>
              </w:r>
            </w:ins>
          </w:p>
          <w:p w:rsidR="000D7A2B" w:rsidRDefault="000D7A2B" w:rsidP="0060744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w:t>
            </w:r>
            <w:r>
              <w:rPr>
                <w:rFonts w:ascii="Verdana" w:eastAsia="宋体" w:hAnsi="Verdana" w:cs="Verdana"/>
                <w:sz w:val="18"/>
                <w:szCs w:val="18"/>
              </w:rPr>
              <w:t>id</w:t>
            </w:r>
            <w:r>
              <w:rPr>
                <w:rFonts w:ascii="Verdana" w:eastAsia="宋体" w:hAnsi="Verdana" w:cs="宋体" w:hint="eastAsia"/>
                <w:sz w:val="18"/>
                <w:szCs w:val="18"/>
              </w:rPr>
              <w:t>关联最初将库存送至步步高的供应商。此标识符必须与供应商</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进行关联</w:t>
            </w:r>
          </w:p>
        </w:tc>
      </w:tr>
      <w:tr w:rsidR="000D7A2B">
        <w:trPr>
          <w:cantSplit/>
        </w:trPr>
        <w:tc>
          <w:tcPr>
            <w:tcW w:w="1600"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64271C"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662"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495" w:type="dxa"/>
            <w:gridSpan w:val="2"/>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ins w:id="662" w:author="Unknown" w:date="2013-09-18T16:26:00Z">
              <w:r>
                <w:rPr>
                  <w:rFonts w:ascii="Verdana" w:eastAsia="宋体" w:hAnsi="Verdana" w:cs="宋体" w:hint="eastAsia"/>
                  <w:sz w:val="18"/>
                  <w:szCs w:val="18"/>
                </w:rPr>
                <w:t>（默认取</w:t>
              </w:r>
              <w:r>
                <w:rPr>
                  <w:rFonts w:ascii="Verdana" w:eastAsia="宋体" w:hAnsi="Verdana" w:cs="Verdana"/>
                  <w:sz w:val="18"/>
                  <w:szCs w:val="18"/>
                </w:rPr>
                <w:t>NULL</w:t>
              </w:r>
              <w:r>
                <w:rPr>
                  <w:rFonts w:ascii="Verdana" w:eastAsia="宋体" w:hAnsi="Verdana" w:cs="宋体" w:hint="eastAsia"/>
                  <w:sz w:val="18"/>
                  <w:szCs w:val="18"/>
                </w:rPr>
                <w:t>）</w:t>
              </w:r>
            </w:ins>
          </w:p>
        </w:tc>
      </w:tr>
      <w:tr w:rsidR="000D7A2B">
        <w:trPr>
          <w:gridAfter w:val="1"/>
          <w:wAfter w:w="7" w:type="dxa"/>
          <w:cantSplit/>
        </w:trPr>
        <w:tc>
          <w:tcPr>
            <w:tcW w:w="1600"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product_id</w:t>
            </w:r>
          </w:p>
          <w:p w:rsidR="000D7A2B" w:rsidRDefault="000D7A2B" w:rsidP="0060744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662"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0744D">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488"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identifier must be related with the </w:t>
            </w:r>
            <w:r>
              <w:rPr>
                <w:rFonts w:ascii="Verdana" w:eastAsia="宋体" w:hAnsi="Verdana" w:cs="Verdana"/>
                <w:sz w:val="18"/>
                <w:szCs w:val="18"/>
              </w:rPr>
              <w:t>SKU</w:t>
            </w:r>
            <w:r>
              <w:rPr>
                <w:rFonts w:ascii="Verdana" w:hAnsi="Verdana" w:cs="Verdana"/>
                <w:sz w:val="18"/>
                <w:szCs w:val="18"/>
              </w:rPr>
              <w:t xml:space="preserve"> code in master product data</w:t>
            </w:r>
          </w:p>
          <w:p w:rsidR="000D7A2B" w:rsidRDefault="000D7A2B" w:rsidP="0060744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r w:rsidR="000D7A2B">
        <w:trPr>
          <w:gridAfter w:val="1"/>
          <w:wAfter w:w="7" w:type="dxa"/>
          <w:cantSplit/>
        </w:trPr>
        <w:tc>
          <w:tcPr>
            <w:tcW w:w="1600"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60744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662" w:type="dxa"/>
            <w:shd w:val="clear" w:color="auto" w:fill="FFFFFF"/>
            <w:tcMar>
              <w:top w:w="0" w:type="dxa"/>
              <w:left w:w="108" w:type="dxa"/>
              <w:bottom w:w="0" w:type="dxa"/>
              <w:right w:w="108" w:type="dxa"/>
            </w:tcMar>
          </w:tcPr>
          <w:p w:rsidR="000D7A2B" w:rsidRDefault="000D7A2B" w:rsidP="0060744D">
            <w:pPr>
              <w:pStyle w:val="Textbody"/>
              <w:suppressAutoHyphens w:val="0"/>
              <w:spacing w:line="276" w:lineRule="auto"/>
              <w:rPr>
                <w:rFonts w:cs="Times New Roman"/>
              </w:rPr>
            </w:pPr>
            <w:r>
              <w:rPr>
                <w:rFonts w:ascii="Verdana" w:hAnsi="Verdana" w:cs="Verdana"/>
                <w:sz w:val="18"/>
                <w:szCs w:val="18"/>
              </w:rPr>
              <w:t>'Kg' or 'units'</w:t>
            </w:r>
          </w:p>
        </w:tc>
        <w:tc>
          <w:tcPr>
            <w:tcW w:w="6488"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cs="Times New Roman"/>
              </w:rPr>
            </w:pPr>
            <w:r>
              <w:rPr>
                <w:rFonts w:ascii="Verdana" w:hAnsi="Verdana" w:cs="Verdana"/>
                <w:sz w:val="18"/>
                <w:szCs w:val="18"/>
              </w:rPr>
              <w:t>Kg or units</w:t>
            </w:r>
          </w:p>
        </w:tc>
      </w:tr>
      <w:tr w:rsidR="000D7A2B">
        <w:trPr>
          <w:gridAfter w:val="1"/>
          <w:wAfter w:w="7" w:type="dxa"/>
          <w:cantSplit/>
        </w:trPr>
        <w:tc>
          <w:tcPr>
            <w:tcW w:w="1600"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60744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662"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60744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488"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60744D">
            <w:pPr>
              <w:pStyle w:val="TableContents"/>
              <w:suppressLineNumbers w:val="0"/>
              <w:suppressAutoHyphens w:val="0"/>
              <w:spacing w:line="276" w:lineRule="auto"/>
              <w:rPr>
                <w:rFonts w:cs="Times New Roman"/>
              </w:rPr>
            </w:pPr>
            <w:r>
              <w:rPr>
                <w:rFonts w:ascii="Verdana" w:eastAsia="宋体" w:hAnsi="Verdana" w:cs="宋体" w:hint="eastAsia"/>
                <w:sz w:val="18"/>
                <w:szCs w:val="18"/>
              </w:rPr>
              <w:t>商品的重量或单位</w:t>
            </w:r>
          </w:p>
        </w:tc>
      </w:tr>
      <w:tr w:rsidR="000D7A2B">
        <w:trPr>
          <w:gridAfter w:val="1"/>
          <w:wAfter w:w="7" w:type="dxa"/>
          <w:cantSplit/>
        </w:trPr>
        <w:tc>
          <w:tcPr>
            <w:tcW w:w="1600"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shrinkage_id</w:t>
            </w:r>
          </w:p>
          <w:p w:rsidR="000D7A2B" w:rsidRPr="002402E9"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损耗</w:t>
            </w:r>
            <w:r>
              <w:rPr>
                <w:rFonts w:ascii="Verdana" w:eastAsia="宋体" w:hAnsi="Verdana" w:cs="Verdana"/>
                <w:sz w:val="18"/>
                <w:szCs w:val="18"/>
              </w:rPr>
              <w:t>_id</w:t>
            </w:r>
          </w:p>
        </w:tc>
        <w:tc>
          <w:tcPr>
            <w:tcW w:w="1662"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0744D">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488" w:type="dxa"/>
            <w:shd w:val="clear" w:color="auto" w:fill="FFFFFF"/>
            <w:tcMar>
              <w:top w:w="0" w:type="dxa"/>
              <w:left w:w="108" w:type="dxa"/>
              <w:bottom w:w="0" w:type="dxa"/>
              <w:right w:w="108" w:type="dxa"/>
            </w:tcMar>
          </w:tcPr>
          <w:p w:rsidR="000D7A2B" w:rsidRDefault="000D7A2B" w:rsidP="0060744D">
            <w:pPr>
              <w:pStyle w:val="TableContents"/>
              <w:spacing w:line="276" w:lineRule="auto"/>
              <w:rPr>
                <w:rFonts w:ascii="Verdana" w:eastAsia="宋体" w:hAnsi="Verdana" w:cs="Times New Roman"/>
                <w:sz w:val="18"/>
                <w:szCs w:val="18"/>
              </w:rPr>
            </w:pPr>
            <w:r w:rsidRPr="00B11FB0">
              <w:rPr>
                <w:rFonts w:ascii="Verdana" w:eastAsia="宋体" w:hAnsi="Verdana" w:cs="Verdana"/>
                <w:sz w:val="18"/>
                <w:szCs w:val="18"/>
              </w:rPr>
              <w:t>Shrinkage = WS = waste = normal product that is damaged + not saleable</w:t>
            </w:r>
          </w:p>
          <w:p w:rsidR="000D7A2B" w:rsidRPr="00B11FB0" w:rsidRDefault="000D7A2B" w:rsidP="0060744D">
            <w:pPr>
              <w:pStyle w:val="TableContents"/>
              <w:spacing w:line="276" w:lineRule="auto"/>
              <w:rPr>
                <w:rFonts w:ascii="Verdana" w:eastAsia="宋体" w:hAnsi="Verdana" w:cs="Times New Roman"/>
                <w:sz w:val="18"/>
                <w:szCs w:val="18"/>
              </w:rPr>
            </w:pPr>
          </w:p>
          <w:p w:rsidR="000D7A2B" w:rsidRPr="00B11FB0" w:rsidRDefault="000D7A2B" w:rsidP="0060744D">
            <w:pPr>
              <w:pStyle w:val="TableContents"/>
              <w:spacing w:line="276" w:lineRule="auto"/>
              <w:rPr>
                <w:rFonts w:ascii="Verdana" w:eastAsia="宋体" w:hAnsi="Verdana" w:cs="Times New Roman"/>
                <w:sz w:val="18"/>
                <w:szCs w:val="18"/>
              </w:rPr>
            </w:pPr>
            <w:r w:rsidRPr="00B11FB0">
              <w:rPr>
                <w:rFonts w:ascii="Verdana" w:eastAsia="宋体" w:hAnsi="Verdana" w:cs="Verdana"/>
                <w:sz w:val="18"/>
                <w:szCs w:val="18"/>
              </w:rPr>
              <w:t xml:space="preserve">WS = </w:t>
            </w:r>
            <w:r w:rsidRPr="00B11FB0">
              <w:rPr>
                <w:rFonts w:ascii="Verdana" w:eastAsia="宋体" w:hAnsi="Verdana" w:cs="宋体" w:hint="eastAsia"/>
                <w:sz w:val="18"/>
                <w:szCs w:val="18"/>
              </w:rPr>
              <w:t>损耗，如一个苹果由于已经腐烂无法出售，只能丢弃的</w:t>
            </w:r>
            <w:ins w:id="663" w:author="Unknown" w:date="2013-09-18T16:27:00Z">
              <w:r>
                <w:rPr>
                  <w:rFonts w:ascii="Verdana" w:eastAsia="宋体" w:hAnsi="Verdana" w:cs="宋体" w:hint="eastAsia"/>
                  <w:sz w:val="18"/>
                  <w:szCs w:val="18"/>
                </w:rPr>
                <w:t>（默认取</w:t>
              </w:r>
              <w:r>
                <w:rPr>
                  <w:rFonts w:ascii="Verdana" w:eastAsia="宋体" w:hAnsi="Verdana" w:cs="Verdana"/>
                  <w:sz w:val="18"/>
                  <w:szCs w:val="18"/>
                </w:rPr>
                <w:t>WS</w:t>
              </w:r>
              <w:r>
                <w:rPr>
                  <w:rFonts w:ascii="Verdana" w:eastAsia="宋体" w:hAnsi="Verdana" w:cs="宋体" w:hint="eastAsia"/>
                  <w:sz w:val="18"/>
                  <w:szCs w:val="18"/>
                </w:rPr>
                <w:t>）</w:t>
              </w:r>
            </w:ins>
          </w:p>
          <w:p w:rsidR="000D7A2B" w:rsidRPr="002402E9" w:rsidRDefault="000D7A2B" w:rsidP="0060744D">
            <w:pPr>
              <w:pStyle w:val="TableContents"/>
              <w:suppressLineNumbers w:val="0"/>
              <w:suppressAutoHyphens w:val="0"/>
              <w:spacing w:line="276" w:lineRule="auto"/>
              <w:rPr>
                <w:rFonts w:ascii="Verdana" w:eastAsia="宋体" w:hAnsi="Verdana" w:cs="Times New Roman"/>
                <w:sz w:val="18"/>
                <w:szCs w:val="18"/>
              </w:rPr>
            </w:pPr>
          </w:p>
        </w:tc>
      </w:tr>
      <w:tr w:rsidR="000D7A2B">
        <w:trPr>
          <w:gridAfter w:val="1"/>
          <w:wAfter w:w="7" w:type="dxa"/>
          <w:cantSplit/>
        </w:trPr>
        <w:tc>
          <w:tcPr>
            <w:tcW w:w="1600"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60744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662"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60744D">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488" w:type="dxa"/>
            <w:shd w:val="clear" w:color="auto" w:fill="FFFFFF"/>
            <w:tcMar>
              <w:top w:w="0" w:type="dxa"/>
              <w:left w:w="108" w:type="dxa"/>
              <w:bottom w:w="0" w:type="dxa"/>
              <w:right w:w="108" w:type="dxa"/>
            </w:tcMar>
          </w:tcPr>
          <w:p w:rsidR="000D7A2B" w:rsidRDefault="000D7A2B" w:rsidP="0060744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is the monetary value of the wasted stock. </w:t>
            </w:r>
          </w:p>
          <w:p w:rsidR="000D7A2B" w:rsidRDefault="000D7A2B" w:rsidP="007D0C5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浪费掉的库存的货币值</w:t>
            </w:r>
            <w:ins w:id="664" w:author="Unknown" w:date="2013-09-18T16:27:00Z">
              <w:r>
                <w:rPr>
                  <w:rFonts w:ascii="Verdana" w:eastAsia="宋体" w:hAnsi="Verdana" w:cs="Verdana"/>
                  <w:sz w:val="18"/>
                  <w:szCs w:val="18"/>
                </w:rPr>
                <w:t>(</w:t>
              </w:r>
              <w:r>
                <w:rPr>
                  <w:rFonts w:ascii="Verdana" w:eastAsia="宋体" w:hAnsi="Verdana" w:cs="宋体" w:hint="eastAsia"/>
                  <w:sz w:val="18"/>
                  <w:szCs w:val="18"/>
                </w:rPr>
                <w:t>取损耗</w:t>
              </w:r>
            </w:ins>
            <w:r w:rsidR="007D0C5E" w:rsidRPr="003249CE">
              <w:rPr>
                <w:rFonts w:ascii="Verdana" w:eastAsia="宋体" w:hAnsi="Verdana" w:cs="宋体" w:hint="eastAsia"/>
                <w:b/>
                <w:color w:val="FF0000"/>
                <w:sz w:val="18"/>
                <w:szCs w:val="18"/>
              </w:rPr>
              <w:t>成本总金额</w:t>
            </w:r>
            <w:ins w:id="665" w:author="Unknown" w:date="2013-09-18T16:27:00Z">
              <w:r>
                <w:rPr>
                  <w:rFonts w:ascii="Verdana" w:eastAsia="宋体" w:hAnsi="Verdana" w:cs="Verdana"/>
                  <w:sz w:val="18"/>
                  <w:szCs w:val="18"/>
                </w:rPr>
                <w:t>)</w:t>
              </w:r>
            </w:ins>
            <w:ins w:id="666" w:author="Unknown" w:date="2013-09-22T10:36:00Z">
              <w:r>
                <w:rPr>
                  <w:rFonts w:ascii="Verdana" w:eastAsia="宋体" w:hAnsi="Verdana" w:cs="Verdana"/>
                  <w:sz w:val="18"/>
                  <w:szCs w:val="18"/>
                </w:rPr>
                <w:t xml:space="preserve"> pick </w:t>
              </w:r>
            </w:ins>
            <w:r w:rsidR="007D0C5E" w:rsidRPr="007D0C5E">
              <w:rPr>
                <w:rFonts w:ascii="Verdana" w:eastAsia="宋体" w:hAnsi="Verdana" w:cs="Verdana" w:hint="eastAsia"/>
                <w:b/>
                <w:color w:val="FF0000"/>
                <w:sz w:val="18"/>
                <w:szCs w:val="18"/>
              </w:rPr>
              <w:t xml:space="preserve">Total </w:t>
            </w:r>
            <w:ins w:id="667" w:author="Unknown" w:date="2013-09-22T10:36:00Z">
              <w:r>
                <w:rPr>
                  <w:rFonts w:ascii="Verdana" w:eastAsia="宋体" w:hAnsi="Verdana" w:cs="Verdana"/>
                  <w:sz w:val="18"/>
                  <w:szCs w:val="18"/>
                </w:rPr>
                <w:t xml:space="preserve"> price of shrinkage</w:t>
              </w:r>
            </w:ins>
          </w:p>
        </w:tc>
      </w:tr>
    </w:tbl>
    <w:p w:rsidR="000D7A2B" w:rsidRDefault="000D7A2B" w:rsidP="0060744D">
      <w:pPr>
        <w:pStyle w:val="Textbody"/>
        <w:suppressAutoHyphens w:val="0"/>
        <w:spacing w:after="0" w:line="150" w:lineRule="atLeast"/>
        <w:rPr>
          <w:rFonts w:cs="Times New Roman"/>
        </w:rPr>
      </w:pPr>
    </w:p>
    <w:p w:rsidR="000D7A2B" w:rsidRDefault="000D7A2B" w:rsidP="00D15374">
      <w:pPr>
        <w:pStyle w:val="Textbody"/>
        <w:suppressAutoHyphens w:val="0"/>
        <w:spacing w:after="0"/>
        <w:rPr>
          <w:rFonts w:eastAsia="宋体" w:cs="Times New Roman"/>
        </w:rPr>
      </w:pPr>
    </w:p>
    <w:p w:rsidR="000D7A2B" w:rsidRDefault="000D7A2B">
      <w:pPr>
        <w:pStyle w:val="Textbody"/>
        <w:suppressAutoHyphens w:val="0"/>
        <w:spacing w:after="0" w:line="150" w:lineRule="atLeast"/>
        <w:rPr>
          <w:rFonts w:cs="Times New Roman"/>
        </w:rPr>
      </w:pPr>
    </w:p>
    <w:p w:rsidR="000D7A2B" w:rsidRPr="00E60CF6"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668" w:name="_Toc237064924"/>
      <w:bookmarkStart w:id="669" w:name="_Toc238874653"/>
      <w:bookmarkStart w:id="670" w:name="_Toc369255755"/>
      <w:r w:rsidRPr="00E60CF6">
        <w:rPr>
          <w:rFonts w:ascii="Litera Serial" w:hAnsi="Litera Serial" w:cs="Litera Serial"/>
          <w:b w:val="0"/>
          <w:bCs w:val="0"/>
          <w:caps/>
          <w:color w:val="808080"/>
          <w:sz w:val="24"/>
          <w:szCs w:val="24"/>
        </w:rPr>
        <w:t xml:space="preserve">txn_Store_shrink </w:t>
      </w:r>
      <w:r w:rsidRPr="00D2397C">
        <w:rPr>
          <w:rFonts w:ascii="Litera Serial" w:hAnsi="Litera Serial" w:cs="宋体" w:hint="eastAsia"/>
          <w:b w:val="0"/>
          <w:bCs w:val="0"/>
          <w:caps/>
          <w:color w:val="808080"/>
          <w:sz w:val="24"/>
          <w:szCs w:val="24"/>
        </w:rPr>
        <w:t>交易型</w:t>
      </w:r>
      <w:r w:rsidRPr="00E60CF6">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门店</w:t>
      </w:r>
      <w:r w:rsidRPr="00E60CF6">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损耗</w:t>
      </w:r>
      <w:bookmarkEnd w:id="668"/>
      <w:bookmarkEnd w:id="669"/>
      <w:bookmarkEnd w:id="670"/>
    </w:p>
    <w:p w:rsidR="000D7A2B" w:rsidRPr="00E60CF6" w:rsidRDefault="000D7A2B" w:rsidP="00E60CF6">
      <w:pPr>
        <w:pStyle w:val="Textbody"/>
        <w:suppressAutoHyphens w:val="0"/>
        <w:spacing w:after="0"/>
        <w:rPr>
          <w:rFonts w:ascii="Verdana" w:eastAsia="宋体" w:hAnsi="Verdana" w:cs="Times New Roman"/>
          <w:sz w:val="20"/>
          <w:szCs w:val="20"/>
        </w:rPr>
      </w:pPr>
      <w:r w:rsidRPr="00E60CF6">
        <w:rPr>
          <w:rFonts w:ascii="Verdana" w:hAnsi="Verdana" w:cs="Verdana"/>
          <w:sz w:val="20"/>
          <w:szCs w:val="20"/>
        </w:rPr>
        <w:t xml:space="preserve">This table contains the entire shrink data regarding the Stores but not relating to stock takes. </w:t>
      </w:r>
    </w:p>
    <w:p w:rsidR="000D7A2B" w:rsidRDefault="000D7A2B" w:rsidP="00E60CF6">
      <w:pPr>
        <w:pStyle w:val="Textbody"/>
        <w:suppressAutoHyphens w:val="0"/>
        <w:spacing w:after="0"/>
        <w:rPr>
          <w:rFonts w:ascii="Verdana" w:hAnsi="Verdana" w:cs="Verdana"/>
          <w:sz w:val="20"/>
          <w:szCs w:val="20"/>
        </w:rPr>
      </w:pPr>
      <w:bookmarkStart w:id="671" w:name="OLE_LINK1"/>
    </w:p>
    <w:p w:rsidR="000D7A2B" w:rsidRPr="00E60CF6" w:rsidRDefault="000D7A2B" w:rsidP="00E60CF6">
      <w:pPr>
        <w:pStyle w:val="Textbody"/>
        <w:suppressAutoHyphens w:val="0"/>
        <w:spacing w:after="0"/>
        <w:rPr>
          <w:rFonts w:ascii="Verdana" w:hAnsi="Verdana" w:cs="Verdana"/>
          <w:sz w:val="20"/>
          <w:szCs w:val="20"/>
        </w:rPr>
      </w:pPr>
      <w:r w:rsidRPr="00E60CF6">
        <w:rPr>
          <w:rFonts w:ascii="Verdana" w:hAnsi="Verdana" w:cs="Verdana"/>
          <w:sz w:val="20"/>
          <w:szCs w:val="20"/>
        </w:rPr>
        <w:t>Shrinkage = 2 types</w:t>
      </w:r>
    </w:p>
    <w:p w:rsidR="000D7A2B" w:rsidRDefault="000D7A2B" w:rsidP="00E60CF6">
      <w:pPr>
        <w:pStyle w:val="Textbody"/>
        <w:suppressAutoHyphens w:val="0"/>
        <w:spacing w:after="0"/>
        <w:rPr>
          <w:rFonts w:ascii="Verdana" w:eastAsia="宋体" w:hAnsi="Verdana" w:cs="Verdana"/>
          <w:sz w:val="20"/>
          <w:szCs w:val="20"/>
        </w:rPr>
      </w:pPr>
      <w:r w:rsidRPr="00E60CF6">
        <w:rPr>
          <w:rFonts w:ascii="Verdana" w:hAnsi="Verdana" w:cs="Verdana"/>
          <w:sz w:val="20"/>
          <w:szCs w:val="20"/>
        </w:rPr>
        <w:t>MK = markdown = normal product that is damaged but saleable</w:t>
      </w:r>
      <w:r>
        <w:rPr>
          <w:rFonts w:ascii="Verdana" w:eastAsia="宋体" w:hAnsi="Verdana" w:cs="Verdana"/>
          <w:sz w:val="20"/>
          <w:szCs w:val="20"/>
        </w:rPr>
        <w:t xml:space="preserve"> </w:t>
      </w:r>
    </w:p>
    <w:p w:rsidR="000D7A2B" w:rsidRPr="004504C2" w:rsidRDefault="000D7A2B" w:rsidP="00E60CF6">
      <w:pPr>
        <w:pStyle w:val="Textbody"/>
        <w:suppressAutoHyphens w:val="0"/>
        <w:spacing w:after="0"/>
        <w:rPr>
          <w:rFonts w:ascii="Verdana" w:eastAsia="宋体" w:hAnsi="Verdana" w:cs="Times New Roman"/>
          <w:sz w:val="20"/>
          <w:szCs w:val="20"/>
        </w:rPr>
      </w:pPr>
      <w:r>
        <w:rPr>
          <w:rFonts w:ascii="Verdana" w:eastAsia="宋体" w:hAnsi="Verdana" w:cs="Verdana"/>
          <w:sz w:val="20"/>
          <w:szCs w:val="20"/>
        </w:rPr>
        <w:t>Clearance sales are not included in shrinkage.</w:t>
      </w:r>
    </w:p>
    <w:p w:rsidR="000D7A2B" w:rsidRPr="00E60CF6" w:rsidRDefault="000D7A2B" w:rsidP="00E60CF6">
      <w:pPr>
        <w:pStyle w:val="Textbody"/>
        <w:suppressAutoHyphens w:val="0"/>
        <w:spacing w:after="0"/>
        <w:rPr>
          <w:rFonts w:ascii="Verdana" w:hAnsi="Verdana" w:cs="Verdana"/>
          <w:sz w:val="20"/>
          <w:szCs w:val="20"/>
        </w:rPr>
      </w:pPr>
      <w:r w:rsidRPr="00E60CF6">
        <w:rPr>
          <w:rFonts w:ascii="Verdana" w:hAnsi="Verdana" w:cs="Verdana"/>
          <w:sz w:val="20"/>
          <w:szCs w:val="20"/>
        </w:rPr>
        <w:t>WS = waste = normal product that is damaged + not saleable</w:t>
      </w:r>
    </w:p>
    <w:bookmarkEnd w:id="671"/>
    <w:p w:rsidR="000D7A2B" w:rsidRDefault="000D7A2B" w:rsidP="00E60CF6">
      <w:pPr>
        <w:pStyle w:val="Textbody"/>
        <w:suppressAutoHyphens w:val="0"/>
        <w:spacing w:after="0"/>
        <w:rPr>
          <w:rFonts w:eastAsia="宋体" w:cs="Times New Roman"/>
          <w:sz w:val="20"/>
          <w:szCs w:val="20"/>
        </w:rPr>
      </w:pPr>
    </w:p>
    <w:p w:rsidR="000D7A2B" w:rsidRPr="00E60CF6" w:rsidRDefault="000D7A2B" w:rsidP="00E60CF6">
      <w:pPr>
        <w:pStyle w:val="Textbody"/>
        <w:suppressAutoHyphens w:val="0"/>
        <w:spacing w:after="0"/>
        <w:rPr>
          <w:rFonts w:ascii="Verdana" w:eastAsia="宋体" w:hAnsi="Verdana" w:cs="Times New Roman"/>
          <w:sz w:val="20"/>
          <w:szCs w:val="20"/>
        </w:rPr>
      </w:pPr>
      <w:r w:rsidRPr="00E60CF6">
        <w:rPr>
          <w:rFonts w:ascii="Verdana" w:eastAsia="宋体" w:hAnsi="Verdana" w:cs="宋体" w:hint="eastAsia"/>
          <w:sz w:val="20"/>
          <w:szCs w:val="20"/>
        </w:rPr>
        <w:t>此表格包含门店的所有损耗数据，但不包含盘点数据。</w:t>
      </w:r>
    </w:p>
    <w:p w:rsidR="000D7A2B" w:rsidRDefault="000D7A2B" w:rsidP="00E60CF6">
      <w:pPr>
        <w:pStyle w:val="Textbody"/>
        <w:suppressAutoHyphens w:val="0"/>
        <w:spacing w:after="0"/>
        <w:rPr>
          <w:rFonts w:eastAsia="宋体" w:cs="Times New Roman"/>
          <w:sz w:val="20"/>
          <w:szCs w:val="20"/>
        </w:rPr>
      </w:pPr>
    </w:p>
    <w:p w:rsidR="000D7A2B" w:rsidRPr="00E60CF6" w:rsidRDefault="000D7A2B" w:rsidP="00E60CF6">
      <w:pPr>
        <w:pStyle w:val="Textbody"/>
        <w:suppressAutoHyphens w:val="0"/>
        <w:spacing w:after="0"/>
        <w:rPr>
          <w:rFonts w:eastAsia="宋体" w:cs="Times New Roman"/>
          <w:sz w:val="20"/>
          <w:szCs w:val="20"/>
        </w:rPr>
      </w:pPr>
      <w:r w:rsidRPr="00E60CF6">
        <w:rPr>
          <w:rFonts w:eastAsia="宋体" w:cs="宋体" w:hint="eastAsia"/>
          <w:sz w:val="20"/>
          <w:szCs w:val="20"/>
        </w:rPr>
        <w:t>损耗有两种</w:t>
      </w:r>
    </w:p>
    <w:p w:rsidR="000D7A2B" w:rsidRDefault="000D7A2B" w:rsidP="00E60CF6">
      <w:pPr>
        <w:pStyle w:val="Textbody"/>
        <w:suppressAutoHyphens w:val="0"/>
        <w:spacing w:after="0"/>
        <w:rPr>
          <w:rFonts w:eastAsia="宋体" w:cs="Times New Roman"/>
          <w:sz w:val="20"/>
          <w:szCs w:val="20"/>
        </w:rPr>
      </w:pPr>
      <w:r w:rsidRPr="00E60CF6">
        <w:rPr>
          <w:rFonts w:eastAsia="宋体"/>
          <w:sz w:val="20"/>
          <w:szCs w:val="20"/>
        </w:rPr>
        <w:t xml:space="preserve">MK = </w:t>
      </w:r>
      <w:r w:rsidRPr="00E60CF6">
        <w:rPr>
          <w:rFonts w:eastAsia="宋体" w:cs="宋体" w:hint="eastAsia"/>
          <w:sz w:val="20"/>
          <w:szCs w:val="20"/>
        </w:rPr>
        <w:t>折价，</w:t>
      </w:r>
      <w:r>
        <w:rPr>
          <w:rFonts w:eastAsia="宋体" w:cs="宋体" w:hint="eastAsia"/>
          <w:sz w:val="20"/>
          <w:szCs w:val="20"/>
        </w:rPr>
        <w:t>正常商品由于损坏，但还能够售出</w:t>
      </w:r>
    </w:p>
    <w:p w:rsidR="000D7A2B" w:rsidRPr="00E60CF6" w:rsidRDefault="000D7A2B" w:rsidP="00E60CF6">
      <w:pPr>
        <w:pStyle w:val="Textbody"/>
        <w:suppressAutoHyphens w:val="0"/>
        <w:spacing w:after="0"/>
        <w:rPr>
          <w:rFonts w:eastAsia="宋体" w:cs="Times New Roman"/>
          <w:sz w:val="20"/>
          <w:szCs w:val="20"/>
        </w:rPr>
      </w:pPr>
      <w:r>
        <w:rPr>
          <w:rFonts w:eastAsia="宋体" w:cs="宋体" w:hint="eastAsia"/>
          <w:sz w:val="20"/>
          <w:szCs w:val="20"/>
        </w:rPr>
        <w:t>出清销售不包含在损耗之内</w:t>
      </w:r>
    </w:p>
    <w:p w:rsidR="000D7A2B" w:rsidRPr="00E60CF6" w:rsidRDefault="000D7A2B" w:rsidP="00E60CF6">
      <w:pPr>
        <w:pStyle w:val="Textbody"/>
        <w:suppressAutoHyphens w:val="0"/>
        <w:spacing w:after="0"/>
        <w:rPr>
          <w:rFonts w:eastAsia="宋体" w:cs="Times New Roman"/>
          <w:sz w:val="20"/>
          <w:szCs w:val="20"/>
        </w:rPr>
      </w:pPr>
      <w:r w:rsidRPr="00E60CF6">
        <w:rPr>
          <w:rFonts w:eastAsia="宋体"/>
          <w:sz w:val="20"/>
          <w:szCs w:val="20"/>
        </w:rPr>
        <w:t xml:space="preserve">WS = </w:t>
      </w:r>
      <w:r w:rsidRPr="00E60CF6">
        <w:rPr>
          <w:rFonts w:eastAsia="宋体" w:cs="宋体" w:hint="eastAsia"/>
          <w:sz w:val="20"/>
          <w:szCs w:val="20"/>
        </w:rPr>
        <w:t>损耗，</w:t>
      </w:r>
      <w:r>
        <w:rPr>
          <w:rFonts w:eastAsia="宋体" w:cs="宋体" w:hint="eastAsia"/>
          <w:sz w:val="20"/>
          <w:szCs w:val="20"/>
        </w:rPr>
        <w:t>正常商品已经完全损坏</w:t>
      </w:r>
      <w:r w:rsidRPr="00E60CF6">
        <w:rPr>
          <w:rFonts w:eastAsia="宋体" w:cs="宋体" w:hint="eastAsia"/>
          <w:sz w:val="20"/>
          <w:szCs w:val="20"/>
        </w:rPr>
        <w:t>，只能进行丢弃的</w:t>
      </w:r>
    </w:p>
    <w:p w:rsidR="000D7A2B" w:rsidRDefault="000D7A2B" w:rsidP="00E60CF6">
      <w:pPr>
        <w:pStyle w:val="Textbody"/>
        <w:suppressAutoHyphens w:val="0"/>
        <w:spacing w:after="0"/>
        <w:rPr>
          <w:ins w:id="672" w:author="Unknown" w:date="2013-09-22T10:36:00Z"/>
          <w:rFonts w:eastAsia="宋体" w:cs="Times New Roman"/>
          <w:sz w:val="20"/>
          <w:szCs w:val="20"/>
        </w:rPr>
      </w:pPr>
      <w:ins w:id="673" w:author="Unknown" w:date="2013-09-09T14:01:00Z">
        <w:r>
          <w:rPr>
            <w:rFonts w:eastAsia="宋体" w:cs="宋体" w:hint="eastAsia"/>
            <w:sz w:val="20"/>
            <w:szCs w:val="20"/>
          </w:rPr>
          <w:t>门店除盘点以外的库存调整数据</w:t>
        </w:r>
      </w:ins>
    </w:p>
    <w:p w:rsidR="000D7A2B" w:rsidRDefault="000D7A2B" w:rsidP="00E60CF6">
      <w:pPr>
        <w:pStyle w:val="Textbody"/>
        <w:numPr>
          <w:ins w:id="674" w:author="Unknown" w:date="2013-09-22T10:36:00Z"/>
        </w:numPr>
        <w:suppressAutoHyphens w:val="0"/>
        <w:spacing w:after="0"/>
        <w:rPr>
          <w:ins w:id="675" w:author="Unknown" w:date="2013-09-18T16:27:00Z"/>
          <w:rFonts w:eastAsia="宋体" w:cs="Times New Roman"/>
          <w:sz w:val="20"/>
          <w:szCs w:val="20"/>
        </w:rPr>
      </w:pPr>
      <w:ins w:id="676" w:author="Unknown" w:date="2013-09-22T10:36:00Z">
        <w:r>
          <w:rPr>
            <w:rFonts w:eastAsia="宋体"/>
            <w:sz w:val="20"/>
            <w:szCs w:val="20"/>
          </w:rPr>
          <w:t>Adjusted inventory data beyond store stock take</w:t>
        </w:r>
      </w:ins>
    </w:p>
    <w:p w:rsidR="000D7A2B" w:rsidRPr="00E60CF6" w:rsidDel="006E3679" w:rsidRDefault="000D7A2B" w:rsidP="00E60CF6">
      <w:pPr>
        <w:pStyle w:val="Textbody"/>
        <w:suppressAutoHyphens w:val="0"/>
        <w:spacing w:after="0"/>
        <w:rPr>
          <w:del w:id="677" w:author="Unknown"/>
          <w:rFonts w:eastAsia="宋体" w:cs="Times New Roman"/>
          <w:sz w:val="20"/>
          <w:szCs w:val="20"/>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701"/>
        <w:gridCol w:w="1746"/>
        <w:gridCol w:w="6535"/>
        <w:gridCol w:w="10"/>
      </w:tblGrid>
      <w:tr w:rsidR="000D7A2B">
        <w:trPr>
          <w:cantSplit/>
          <w:tblHeader/>
        </w:trPr>
        <w:tc>
          <w:tcPr>
            <w:tcW w:w="1701" w:type="dxa"/>
            <w:shd w:val="clear" w:color="auto" w:fill="E6E6E6"/>
            <w:tcMar>
              <w:top w:w="0" w:type="dxa"/>
              <w:left w:w="108" w:type="dxa"/>
              <w:bottom w:w="0" w:type="dxa"/>
              <w:right w:w="108" w:type="dxa"/>
            </w:tcMar>
          </w:tcPr>
          <w:p w:rsidR="000D7A2B" w:rsidRDefault="000D7A2B" w:rsidP="00E60CF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46" w:type="dxa"/>
            <w:shd w:val="clear" w:color="auto" w:fill="E6E6E6"/>
            <w:tcMar>
              <w:top w:w="0" w:type="dxa"/>
              <w:left w:w="108" w:type="dxa"/>
              <w:bottom w:w="0" w:type="dxa"/>
              <w:right w:w="108" w:type="dxa"/>
            </w:tcMar>
          </w:tcPr>
          <w:p w:rsidR="000D7A2B" w:rsidRDefault="000D7A2B" w:rsidP="00E60CF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545" w:type="dxa"/>
            <w:gridSpan w:val="2"/>
            <w:shd w:val="clear" w:color="auto" w:fill="E6E6E6"/>
            <w:tcMar>
              <w:top w:w="0" w:type="dxa"/>
              <w:left w:w="108" w:type="dxa"/>
              <w:bottom w:w="0" w:type="dxa"/>
              <w:right w:w="108" w:type="dxa"/>
            </w:tcMar>
          </w:tcPr>
          <w:p w:rsidR="000D7A2B" w:rsidRDefault="000D7A2B" w:rsidP="00E60CF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Height w:val="349"/>
        </w:trPr>
        <w:tc>
          <w:tcPr>
            <w:tcW w:w="1701"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74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545" w:type="dxa"/>
            <w:gridSpan w:val="2"/>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Daily data</w:t>
            </w:r>
          </w:p>
          <w:p w:rsidR="000D7A2B" w:rsidRDefault="000D7A2B" w:rsidP="00E60CF6">
            <w:pPr>
              <w:pStyle w:val="TableContents"/>
              <w:suppressLineNumbers w:val="0"/>
              <w:suppressAutoHyphens w:val="0"/>
              <w:spacing w:line="276" w:lineRule="auto"/>
              <w:rPr>
                <w:rFonts w:eastAsia="宋体" w:cs="Times New Roman"/>
              </w:rPr>
            </w:pPr>
            <w:proofErr w:type="gramStart"/>
            <w:r>
              <w:rPr>
                <w:rFonts w:ascii="Verdana" w:eastAsia="宋体" w:hAnsi="Verdana" w:cs="宋体" w:hint="eastAsia"/>
                <w:sz w:val="18"/>
                <w:szCs w:val="18"/>
              </w:rPr>
              <w:t>日数据</w:t>
            </w:r>
            <w:proofErr w:type="gramEnd"/>
          </w:p>
        </w:tc>
      </w:tr>
      <w:tr w:rsidR="000D7A2B">
        <w:trPr>
          <w:cantSplit/>
        </w:trPr>
        <w:tc>
          <w:tcPr>
            <w:tcW w:w="1701" w:type="dxa"/>
            <w:shd w:val="clear" w:color="auto" w:fill="FFFFFF"/>
            <w:tcMar>
              <w:top w:w="0" w:type="dxa"/>
              <w:left w:w="108" w:type="dxa"/>
              <w:bottom w:w="0" w:type="dxa"/>
              <w:right w:w="108" w:type="dxa"/>
            </w:tcMar>
          </w:tcPr>
          <w:p w:rsidR="000D7A2B" w:rsidRDefault="000D7A2B" w:rsidP="00EB7E44">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outlet</w:t>
            </w:r>
            <w:r>
              <w:rPr>
                <w:rFonts w:ascii="Verdana" w:hAnsi="Verdana" w:cs="Verdana"/>
                <w:sz w:val="18"/>
                <w:szCs w:val="18"/>
              </w:rPr>
              <w:t>_id</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74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545" w:type="dxa"/>
            <w:gridSpan w:val="2"/>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Store (ST)</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当门店是一个门店（营业门店）时，此标识符必须与门店主数据进行关联</w:t>
            </w:r>
          </w:p>
        </w:tc>
      </w:tr>
      <w:tr w:rsidR="000D7A2B">
        <w:trPr>
          <w:cantSplit/>
        </w:trPr>
        <w:tc>
          <w:tcPr>
            <w:tcW w:w="1701" w:type="dxa"/>
            <w:shd w:val="clear" w:color="auto" w:fill="FFFFFF"/>
            <w:tcMar>
              <w:top w:w="0" w:type="dxa"/>
              <w:left w:w="108" w:type="dxa"/>
              <w:bottom w:w="0" w:type="dxa"/>
              <w:right w:w="108" w:type="dxa"/>
            </w:tcMar>
          </w:tcPr>
          <w:p w:rsidR="000D7A2B" w:rsidRDefault="000D7A2B" w:rsidP="00EB7E44">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lastRenderedPageBreak/>
              <w:t>supplier_id</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74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545" w:type="dxa"/>
            <w:gridSpan w:val="2"/>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id relates the inventory with the supplier that had delivered originally the inventory to </w:t>
            </w:r>
            <w:r>
              <w:rPr>
                <w:rFonts w:ascii="Verdana" w:eastAsia="宋体" w:hAnsi="Verdana" w:cs="Verdana"/>
                <w:sz w:val="18"/>
                <w:szCs w:val="18"/>
              </w:rPr>
              <w:t>BBG</w:t>
            </w:r>
            <w:r>
              <w:rPr>
                <w:rFonts w:ascii="Verdana" w:hAnsi="Verdana" w:cs="Verdana"/>
                <w:sz w:val="18"/>
                <w:szCs w:val="18"/>
              </w:rPr>
              <w:t xml:space="preserve">. This identifier must be related with the supplier master data. </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w:t>
            </w:r>
            <w:r>
              <w:rPr>
                <w:rFonts w:ascii="Verdana" w:eastAsia="宋体" w:hAnsi="Verdana" w:cs="Verdana"/>
                <w:sz w:val="18"/>
                <w:szCs w:val="18"/>
              </w:rPr>
              <w:t>id</w:t>
            </w:r>
            <w:r>
              <w:rPr>
                <w:rFonts w:ascii="Verdana" w:eastAsia="宋体" w:hAnsi="Verdana" w:cs="宋体" w:hint="eastAsia"/>
                <w:sz w:val="18"/>
                <w:szCs w:val="18"/>
              </w:rPr>
              <w:t>关联最初将库存送至步步高的供应商。此标识符必须与供应商</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进行关联</w:t>
            </w:r>
            <w:ins w:id="678" w:author="Unknown" w:date="2013-09-18T16:27:00Z">
              <w:r>
                <w:rPr>
                  <w:rFonts w:ascii="Verdana" w:eastAsia="宋体" w:hAnsi="Verdana" w:cs="宋体" w:hint="eastAsia"/>
                  <w:sz w:val="18"/>
                  <w:szCs w:val="18"/>
                </w:rPr>
                <w:t>（默认取主供应商编码）</w:t>
              </w:r>
            </w:ins>
            <w:ins w:id="679" w:author="Unknown" w:date="2013-09-22T10:36:00Z">
              <w:r>
                <w:rPr>
                  <w:rFonts w:ascii="Verdana" w:eastAsia="宋体" w:hAnsi="Verdana" w:cs="Verdana"/>
                  <w:sz w:val="18"/>
                  <w:szCs w:val="18"/>
                </w:rPr>
                <w:t xml:space="preserve"> pick the primary supplier</w:t>
              </w:r>
            </w:ins>
          </w:p>
        </w:tc>
      </w:tr>
      <w:tr w:rsidR="000D7A2B">
        <w:trPr>
          <w:gridAfter w:val="1"/>
          <w:wAfter w:w="10" w:type="dxa"/>
          <w:cantSplit/>
        </w:trPr>
        <w:tc>
          <w:tcPr>
            <w:tcW w:w="1701"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64271C"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746"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535"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ins w:id="680" w:author="Unknown" w:date="2013-09-18T16:27:00Z">
              <w:r>
                <w:rPr>
                  <w:rFonts w:ascii="Verdana" w:eastAsia="宋体" w:hAnsi="Verdana" w:cs="宋体" w:hint="eastAsia"/>
                  <w:sz w:val="18"/>
                  <w:szCs w:val="18"/>
                </w:rPr>
                <w:t>（默认取</w:t>
              </w:r>
              <w:r>
                <w:rPr>
                  <w:rFonts w:ascii="Verdana" w:eastAsia="宋体" w:hAnsi="Verdana" w:cs="Verdana"/>
                  <w:sz w:val="18"/>
                  <w:szCs w:val="18"/>
                </w:rPr>
                <w:t>NULL</w:t>
              </w:r>
              <w:r>
                <w:rPr>
                  <w:rFonts w:ascii="Verdana" w:eastAsia="宋体" w:hAnsi="Verdana" w:cs="宋体" w:hint="eastAsia"/>
                  <w:sz w:val="18"/>
                  <w:szCs w:val="18"/>
                </w:rPr>
                <w:t>）</w:t>
              </w:r>
            </w:ins>
          </w:p>
        </w:tc>
      </w:tr>
      <w:tr w:rsidR="000D7A2B">
        <w:trPr>
          <w:cantSplit/>
        </w:trPr>
        <w:tc>
          <w:tcPr>
            <w:tcW w:w="1701"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product_id</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74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545" w:type="dxa"/>
            <w:gridSpan w:val="2"/>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identifier must be related with the </w:t>
            </w:r>
            <w:r>
              <w:rPr>
                <w:rFonts w:ascii="Verdana" w:eastAsia="宋体" w:hAnsi="Verdana" w:cs="Verdana"/>
                <w:sz w:val="18"/>
                <w:szCs w:val="18"/>
              </w:rPr>
              <w:t>SKU</w:t>
            </w:r>
            <w:r>
              <w:rPr>
                <w:rFonts w:ascii="Verdana" w:hAnsi="Verdana" w:cs="Verdana"/>
                <w:sz w:val="18"/>
                <w:szCs w:val="18"/>
              </w:rPr>
              <w:t xml:space="preserve"> code in master product data</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r w:rsidR="000D7A2B">
        <w:trPr>
          <w:cantSplit/>
        </w:trPr>
        <w:tc>
          <w:tcPr>
            <w:tcW w:w="1701"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746" w:type="dxa"/>
            <w:shd w:val="clear" w:color="auto" w:fill="FFFFFF"/>
            <w:tcMar>
              <w:top w:w="0" w:type="dxa"/>
              <w:left w:w="108" w:type="dxa"/>
              <w:bottom w:w="0" w:type="dxa"/>
              <w:right w:w="108" w:type="dxa"/>
            </w:tcMar>
          </w:tcPr>
          <w:p w:rsidR="000D7A2B" w:rsidRDefault="000D7A2B" w:rsidP="00E60CF6">
            <w:pPr>
              <w:pStyle w:val="Textbody"/>
              <w:suppressAutoHyphens w:val="0"/>
              <w:spacing w:line="276" w:lineRule="auto"/>
              <w:rPr>
                <w:rFonts w:cs="Times New Roman"/>
              </w:rPr>
            </w:pPr>
            <w:r>
              <w:rPr>
                <w:rFonts w:ascii="Verdana" w:hAnsi="Verdana" w:cs="Verdana"/>
                <w:sz w:val="18"/>
                <w:szCs w:val="18"/>
              </w:rPr>
              <w:t>'Kg' or 'units'</w:t>
            </w:r>
          </w:p>
        </w:tc>
        <w:tc>
          <w:tcPr>
            <w:tcW w:w="6545" w:type="dxa"/>
            <w:gridSpan w:val="2"/>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cs="Times New Roman"/>
              </w:rPr>
            </w:pPr>
            <w:r>
              <w:rPr>
                <w:rFonts w:ascii="Verdana" w:hAnsi="Verdana" w:cs="Verdana"/>
                <w:sz w:val="18"/>
                <w:szCs w:val="18"/>
              </w:rPr>
              <w:t>Kg or units</w:t>
            </w:r>
          </w:p>
        </w:tc>
      </w:tr>
      <w:tr w:rsidR="000D7A2B">
        <w:trPr>
          <w:cantSplit/>
        </w:trPr>
        <w:tc>
          <w:tcPr>
            <w:tcW w:w="1701"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74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545" w:type="dxa"/>
            <w:gridSpan w:val="2"/>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商品的重量或单位</w:t>
            </w:r>
          </w:p>
        </w:tc>
      </w:tr>
      <w:tr w:rsidR="000D7A2B">
        <w:trPr>
          <w:cantSplit/>
        </w:trPr>
        <w:tc>
          <w:tcPr>
            <w:tcW w:w="1701"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shrinkage_id</w:t>
            </w:r>
          </w:p>
          <w:p w:rsidR="000D7A2B" w:rsidRPr="002402E9"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损耗</w:t>
            </w:r>
            <w:r>
              <w:rPr>
                <w:rFonts w:ascii="Verdana" w:eastAsia="宋体" w:hAnsi="Verdana" w:cs="Verdana"/>
                <w:sz w:val="18"/>
                <w:szCs w:val="18"/>
              </w:rPr>
              <w:t>_id</w:t>
            </w:r>
          </w:p>
        </w:tc>
        <w:tc>
          <w:tcPr>
            <w:tcW w:w="174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E60CF6">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545" w:type="dxa"/>
            <w:gridSpan w:val="2"/>
            <w:shd w:val="clear" w:color="auto" w:fill="FFFFFF"/>
            <w:tcMar>
              <w:top w:w="0" w:type="dxa"/>
              <w:left w:w="108" w:type="dxa"/>
              <w:bottom w:w="0" w:type="dxa"/>
              <w:right w:w="108" w:type="dxa"/>
            </w:tcMar>
          </w:tcPr>
          <w:p w:rsidR="000D7A2B" w:rsidRPr="00B11FB0" w:rsidRDefault="000D7A2B" w:rsidP="00E60CF6">
            <w:pPr>
              <w:pStyle w:val="TableContents"/>
              <w:spacing w:line="276" w:lineRule="auto"/>
              <w:rPr>
                <w:rFonts w:ascii="Verdana" w:eastAsia="宋体" w:hAnsi="Verdana" w:cs="Verdana"/>
                <w:sz w:val="18"/>
                <w:szCs w:val="18"/>
              </w:rPr>
            </w:pPr>
            <w:r w:rsidRPr="00B11FB0">
              <w:rPr>
                <w:rFonts w:ascii="Verdana" w:eastAsia="宋体" w:hAnsi="Verdana" w:cs="Verdana"/>
                <w:sz w:val="18"/>
                <w:szCs w:val="18"/>
              </w:rPr>
              <w:t>Shrinkage = 2 types</w:t>
            </w:r>
          </w:p>
          <w:p w:rsidR="000D7A2B" w:rsidRPr="00B11FB0" w:rsidRDefault="000D7A2B" w:rsidP="00E60CF6">
            <w:pPr>
              <w:pStyle w:val="TableContents"/>
              <w:spacing w:line="276" w:lineRule="auto"/>
              <w:rPr>
                <w:rFonts w:ascii="Verdana" w:eastAsia="宋体" w:hAnsi="Verdana" w:cs="Verdana"/>
                <w:sz w:val="18"/>
                <w:szCs w:val="18"/>
              </w:rPr>
            </w:pPr>
            <w:r w:rsidRPr="00B11FB0">
              <w:rPr>
                <w:rFonts w:ascii="Verdana" w:eastAsia="宋体" w:hAnsi="Verdana" w:cs="Verdana"/>
                <w:sz w:val="18"/>
                <w:szCs w:val="18"/>
              </w:rPr>
              <w:t>MK = markdown = normal product that is damaged but saleable</w:t>
            </w:r>
          </w:p>
          <w:p w:rsidR="000D7A2B" w:rsidRDefault="000D7A2B" w:rsidP="00E60CF6">
            <w:pPr>
              <w:pStyle w:val="TableContents"/>
              <w:spacing w:line="276" w:lineRule="auto"/>
              <w:rPr>
                <w:rFonts w:ascii="Verdana" w:eastAsia="宋体" w:hAnsi="Verdana" w:cs="Times New Roman"/>
                <w:sz w:val="18"/>
                <w:szCs w:val="18"/>
              </w:rPr>
            </w:pPr>
            <w:r w:rsidRPr="00B11FB0">
              <w:rPr>
                <w:rFonts w:ascii="Verdana" w:eastAsia="宋体" w:hAnsi="Verdana" w:cs="Verdana"/>
                <w:sz w:val="18"/>
                <w:szCs w:val="18"/>
              </w:rPr>
              <w:t>WS = waste = normal product that is damaged + not saleable</w:t>
            </w:r>
          </w:p>
          <w:p w:rsidR="000D7A2B" w:rsidRPr="00B11FB0" w:rsidRDefault="000D7A2B" w:rsidP="00E60CF6">
            <w:pPr>
              <w:pStyle w:val="TableContents"/>
              <w:spacing w:line="276" w:lineRule="auto"/>
              <w:rPr>
                <w:rFonts w:ascii="Verdana" w:eastAsia="宋体" w:hAnsi="Verdana" w:cs="Times New Roman"/>
                <w:sz w:val="18"/>
                <w:szCs w:val="18"/>
              </w:rPr>
            </w:pPr>
          </w:p>
          <w:p w:rsidR="000D7A2B" w:rsidRPr="00B11FB0" w:rsidRDefault="000D7A2B" w:rsidP="00E60CF6">
            <w:pPr>
              <w:pStyle w:val="TableContents"/>
              <w:spacing w:line="276" w:lineRule="auto"/>
              <w:rPr>
                <w:rFonts w:ascii="Verdana" w:eastAsia="宋体" w:hAnsi="Verdana" w:cs="Times New Roman"/>
                <w:sz w:val="18"/>
                <w:szCs w:val="18"/>
              </w:rPr>
            </w:pPr>
            <w:r w:rsidRPr="00B11FB0">
              <w:rPr>
                <w:rFonts w:ascii="Verdana" w:eastAsia="宋体" w:hAnsi="Verdana" w:cs="宋体" w:hint="eastAsia"/>
                <w:sz w:val="18"/>
                <w:szCs w:val="18"/>
              </w:rPr>
              <w:t>损耗有两种</w:t>
            </w:r>
          </w:p>
          <w:p w:rsidR="000D7A2B" w:rsidRPr="00B11FB0" w:rsidRDefault="000D7A2B" w:rsidP="00E60CF6">
            <w:pPr>
              <w:pStyle w:val="TableContents"/>
              <w:spacing w:line="276" w:lineRule="auto"/>
              <w:rPr>
                <w:rFonts w:ascii="Verdana" w:eastAsia="宋体" w:hAnsi="Verdana" w:cs="Times New Roman"/>
                <w:sz w:val="18"/>
                <w:szCs w:val="18"/>
              </w:rPr>
            </w:pPr>
            <w:r w:rsidRPr="00B11FB0">
              <w:rPr>
                <w:rFonts w:ascii="Verdana" w:eastAsia="宋体" w:hAnsi="Verdana" w:cs="Verdana"/>
                <w:sz w:val="18"/>
                <w:szCs w:val="18"/>
              </w:rPr>
              <w:t xml:space="preserve">MK = </w:t>
            </w:r>
            <w:r w:rsidRPr="00B11FB0">
              <w:rPr>
                <w:rFonts w:ascii="Verdana" w:eastAsia="宋体" w:hAnsi="Verdana" w:cs="宋体" w:hint="eastAsia"/>
                <w:sz w:val="18"/>
                <w:szCs w:val="18"/>
              </w:rPr>
              <w:t>折价，如一个苹果在早市的时候品质完好，售价</w:t>
            </w:r>
            <w:r w:rsidRPr="00B11FB0">
              <w:rPr>
                <w:rFonts w:ascii="Verdana" w:eastAsia="宋体" w:hAnsi="Verdana" w:cs="Verdana"/>
                <w:sz w:val="18"/>
                <w:szCs w:val="18"/>
              </w:rPr>
              <w:t>1</w:t>
            </w:r>
            <w:r w:rsidRPr="00B11FB0">
              <w:rPr>
                <w:rFonts w:ascii="Verdana" w:eastAsia="宋体" w:hAnsi="Verdana" w:cs="宋体" w:hint="eastAsia"/>
                <w:sz w:val="18"/>
                <w:szCs w:val="18"/>
              </w:rPr>
              <w:t>元，到晚市时由于陈列等方面的原因导致品质下降，但还能够售出，以</w:t>
            </w:r>
            <w:r w:rsidRPr="00B11FB0">
              <w:rPr>
                <w:rFonts w:ascii="Verdana" w:eastAsia="宋体" w:hAnsi="Verdana" w:cs="Verdana"/>
                <w:sz w:val="18"/>
                <w:szCs w:val="18"/>
              </w:rPr>
              <w:t>0.5</w:t>
            </w:r>
            <w:r w:rsidRPr="00B11FB0">
              <w:rPr>
                <w:rFonts w:ascii="Verdana" w:eastAsia="宋体" w:hAnsi="Verdana" w:cs="宋体" w:hint="eastAsia"/>
                <w:sz w:val="18"/>
                <w:szCs w:val="18"/>
              </w:rPr>
              <w:t>元售出</w:t>
            </w:r>
          </w:p>
          <w:p w:rsidR="000D7A2B" w:rsidRPr="00B11FB0" w:rsidRDefault="000D7A2B" w:rsidP="00E60CF6">
            <w:pPr>
              <w:pStyle w:val="TableContents"/>
              <w:spacing w:line="276" w:lineRule="auto"/>
              <w:rPr>
                <w:rFonts w:ascii="Verdana" w:eastAsia="宋体" w:hAnsi="Verdana" w:cs="Times New Roman"/>
                <w:sz w:val="18"/>
                <w:szCs w:val="18"/>
              </w:rPr>
            </w:pPr>
            <w:r w:rsidRPr="00B11FB0">
              <w:rPr>
                <w:rFonts w:ascii="Verdana" w:eastAsia="宋体" w:hAnsi="Verdana" w:cs="Verdana"/>
                <w:sz w:val="18"/>
                <w:szCs w:val="18"/>
              </w:rPr>
              <w:t xml:space="preserve">WS = </w:t>
            </w:r>
            <w:r w:rsidRPr="00B11FB0">
              <w:rPr>
                <w:rFonts w:ascii="Verdana" w:eastAsia="宋体" w:hAnsi="Verdana" w:cs="宋体" w:hint="eastAsia"/>
                <w:sz w:val="18"/>
                <w:szCs w:val="18"/>
              </w:rPr>
              <w:t>损耗，如一个苹果由于已经腐烂无法出售，只能丢弃的</w:t>
            </w:r>
            <w:ins w:id="681" w:author="Unknown" w:date="2013-09-18T16:28:00Z">
              <w:r>
                <w:rPr>
                  <w:rFonts w:ascii="Verdana" w:eastAsia="宋体" w:hAnsi="Verdana" w:cs="宋体" w:hint="eastAsia"/>
                  <w:sz w:val="18"/>
                  <w:szCs w:val="18"/>
                </w:rPr>
                <w:t>（默认为</w:t>
              </w:r>
              <w:r>
                <w:rPr>
                  <w:rFonts w:ascii="Verdana" w:eastAsia="宋体" w:hAnsi="Verdana" w:cs="Verdana"/>
                  <w:sz w:val="18"/>
                  <w:szCs w:val="18"/>
                </w:rPr>
                <w:t>WS</w:t>
              </w:r>
              <w:r>
                <w:rPr>
                  <w:rFonts w:ascii="Verdana" w:eastAsia="宋体" w:hAnsi="Verdana" w:cs="宋体" w:hint="eastAsia"/>
                  <w:sz w:val="18"/>
                  <w:szCs w:val="18"/>
                </w:rPr>
                <w:t>）</w:t>
              </w:r>
            </w:ins>
          </w:p>
          <w:p w:rsidR="000D7A2B" w:rsidRPr="002402E9" w:rsidRDefault="000D7A2B" w:rsidP="00E60CF6">
            <w:pPr>
              <w:pStyle w:val="TableContents"/>
              <w:suppressLineNumbers w:val="0"/>
              <w:suppressAutoHyphens w:val="0"/>
              <w:spacing w:line="276" w:lineRule="auto"/>
              <w:rPr>
                <w:rFonts w:ascii="Verdana" w:eastAsia="宋体" w:hAnsi="Verdana" w:cs="Times New Roman"/>
                <w:sz w:val="18"/>
                <w:szCs w:val="18"/>
              </w:rPr>
            </w:pPr>
          </w:p>
        </w:tc>
      </w:tr>
      <w:tr w:rsidR="000D7A2B">
        <w:trPr>
          <w:cantSplit/>
        </w:trPr>
        <w:tc>
          <w:tcPr>
            <w:tcW w:w="1701"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74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545" w:type="dxa"/>
            <w:gridSpan w:val="2"/>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is the monetary value of the wasted stock. </w:t>
            </w:r>
          </w:p>
          <w:p w:rsidR="000D7A2B" w:rsidRDefault="000D7A2B" w:rsidP="007D0C5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浪费掉的库存的货币值</w:t>
            </w:r>
            <w:ins w:id="682" w:author="Unknown" w:date="2013-09-18T16:28:00Z">
              <w:r>
                <w:rPr>
                  <w:rFonts w:ascii="Verdana" w:eastAsia="宋体" w:hAnsi="Verdana" w:cs="Verdana"/>
                  <w:sz w:val="18"/>
                  <w:szCs w:val="18"/>
                </w:rPr>
                <w:t>(</w:t>
              </w:r>
              <w:r>
                <w:rPr>
                  <w:rFonts w:ascii="Verdana" w:eastAsia="宋体" w:hAnsi="Verdana" w:cs="宋体" w:hint="eastAsia"/>
                  <w:sz w:val="18"/>
                  <w:szCs w:val="18"/>
                </w:rPr>
                <w:t>取报损</w:t>
              </w:r>
            </w:ins>
            <w:r w:rsidR="007D0C5E" w:rsidRPr="003249CE">
              <w:rPr>
                <w:rFonts w:ascii="Verdana" w:eastAsia="宋体" w:hAnsi="Verdana" w:cs="宋体" w:hint="eastAsia"/>
                <w:b/>
                <w:color w:val="FF0000"/>
                <w:sz w:val="18"/>
                <w:szCs w:val="18"/>
              </w:rPr>
              <w:t>成本总金额</w:t>
            </w:r>
            <w:ins w:id="683" w:author="Unknown" w:date="2013-09-18T16:28:00Z">
              <w:r>
                <w:rPr>
                  <w:rFonts w:ascii="Verdana" w:eastAsia="宋体" w:hAnsi="Verdana" w:cs="Verdana"/>
                  <w:sz w:val="18"/>
                  <w:szCs w:val="18"/>
                </w:rPr>
                <w:t>)</w:t>
              </w:r>
            </w:ins>
            <w:ins w:id="684" w:author="Unknown" w:date="2013-09-22T10:36:00Z">
              <w:r>
                <w:rPr>
                  <w:rFonts w:ascii="Verdana" w:eastAsia="宋体" w:hAnsi="Verdana" w:cs="Verdana"/>
                  <w:sz w:val="18"/>
                  <w:szCs w:val="18"/>
                </w:rPr>
                <w:t xml:space="preserve"> pick the </w:t>
              </w:r>
            </w:ins>
            <w:r w:rsidR="007D0C5E" w:rsidRPr="007D0C5E">
              <w:rPr>
                <w:rFonts w:ascii="Verdana" w:eastAsia="宋体" w:hAnsi="Verdana" w:cs="Verdana" w:hint="eastAsia"/>
                <w:b/>
                <w:color w:val="FF0000"/>
                <w:sz w:val="18"/>
                <w:szCs w:val="18"/>
              </w:rPr>
              <w:t xml:space="preserve">Total </w:t>
            </w:r>
            <w:ins w:id="685" w:author="Unknown" w:date="2013-09-22T10:36:00Z">
              <w:r>
                <w:rPr>
                  <w:rFonts w:ascii="Verdana" w:eastAsia="宋体" w:hAnsi="Verdana" w:cs="Verdana"/>
                  <w:sz w:val="18"/>
                  <w:szCs w:val="18"/>
                </w:rPr>
                <w:t xml:space="preserve"> price of the write offs</w:t>
              </w:r>
            </w:ins>
          </w:p>
        </w:tc>
      </w:tr>
    </w:tbl>
    <w:p w:rsidR="000D7A2B" w:rsidRDefault="000D7A2B">
      <w:pPr>
        <w:pStyle w:val="Textbody"/>
        <w:suppressAutoHyphens w:val="0"/>
        <w:spacing w:after="0" w:line="150" w:lineRule="atLeast"/>
        <w:rPr>
          <w:rFonts w:cs="Times New Roman"/>
        </w:rPr>
      </w:pPr>
    </w:p>
    <w:p w:rsidR="000D7A2B" w:rsidRDefault="000D7A2B" w:rsidP="00E60CF6">
      <w:pPr>
        <w:pStyle w:val="Textbody"/>
        <w:suppressAutoHyphens w:val="0"/>
        <w:spacing w:after="0"/>
        <w:rPr>
          <w:rFonts w:cs="Times New Roman"/>
        </w:rPr>
      </w:pPr>
    </w:p>
    <w:p w:rsidR="000D7A2B" w:rsidRPr="00E60CF6"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686" w:name="_Toc237064925"/>
      <w:bookmarkStart w:id="687" w:name="_Toc238874654"/>
      <w:bookmarkStart w:id="688" w:name="_Toc369255756"/>
      <w:r w:rsidRPr="00E60CF6">
        <w:rPr>
          <w:rFonts w:ascii="Litera Serial" w:hAnsi="Litera Serial" w:cs="Litera Serial"/>
          <w:b w:val="0"/>
          <w:bCs w:val="0"/>
          <w:caps/>
          <w:color w:val="808080"/>
          <w:sz w:val="24"/>
          <w:szCs w:val="24"/>
        </w:rPr>
        <w:t xml:space="preserve">txn_DC_stock_take_shrink </w:t>
      </w:r>
      <w:r w:rsidRPr="00D2397C">
        <w:rPr>
          <w:rFonts w:ascii="Litera Serial" w:hAnsi="Litera Serial" w:cs="宋体" w:hint="eastAsia"/>
          <w:b w:val="0"/>
          <w:bCs w:val="0"/>
          <w:caps/>
          <w:color w:val="808080"/>
          <w:sz w:val="24"/>
          <w:szCs w:val="24"/>
        </w:rPr>
        <w:t>交易型</w:t>
      </w:r>
      <w:r w:rsidRPr="00E60CF6">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物流中心</w:t>
      </w:r>
      <w:r w:rsidRPr="00E60CF6">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盘</w:t>
      </w:r>
      <w:r w:rsidRPr="00E60CF6">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点</w:t>
      </w:r>
      <w:r w:rsidRPr="00E60CF6">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损耗</w:t>
      </w:r>
      <w:bookmarkEnd w:id="686"/>
      <w:bookmarkEnd w:id="687"/>
      <w:bookmarkEnd w:id="688"/>
      <w:r w:rsidRPr="00E60CF6">
        <w:rPr>
          <w:rFonts w:ascii="Litera Serial" w:hAnsi="Litera Serial" w:cs="Litera Serial"/>
          <w:b w:val="0"/>
          <w:bCs w:val="0"/>
          <w:caps/>
          <w:color w:val="808080"/>
          <w:sz w:val="24"/>
          <w:szCs w:val="24"/>
        </w:rPr>
        <w:t xml:space="preserve"> </w:t>
      </w:r>
    </w:p>
    <w:p w:rsidR="000D7A2B" w:rsidRPr="00E60CF6" w:rsidRDefault="000D7A2B" w:rsidP="00E60CF6">
      <w:pPr>
        <w:pStyle w:val="Textbody"/>
        <w:spacing w:after="0"/>
        <w:rPr>
          <w:rFonts w:ascii="Verdana" w:hAnsi="Verdana" w:cs="Verdana"/>
          <w:sz w:val="20"/>
          <w:szCs w:val="20"/>
        </w:rPr>
      </w:pPr>
      <w:r w:rsidRPr="00E60CF6">
        <w:rPr>
          <w:rFonts w:ascii="Verdana" w:hAnsi="Verdana" w:cs="Verdana"/>
          <w:sz w:val="20"/>
          <w:szCs w:val="20"/>
        </w:rPr>
        <w:t>This table contains all the data regarding missing/additional stock in the Distribution Centers. If there is no DC, this table can be left blank.</w:t>
      </w:r>
    </w:p>
    <w:p w:rsidR="000D7A2B" w:rsidRPr="00E60CF6" w:rsidRDefault="000D7A2B" w:rsidP="00E60CF6">
      <w:pPr>
        <w:pStyle w:val="Textbody"/>
        <w:spacing w:after="0"/>
        <w:rPr>
          <w:rFonts w:ascii="Verdana" w:hAnsi="Verdana" w:cs="Verdana"/>
          <w:sz w:val="20"/>
          <w:szCs w:val="20"/>
        </w:rPr>
      </w:pPr>
    </w:p>
    <w:p w:rsidR="000D7A2B" w:rsidRPr="00E60CF6" w:rsidRDefault="000D7A2B" w:rsidP="00E60CF6">
      <w:pPr>
        <w:pStyle w:val="Textbody"/>
        <w:suppressAutoHyphens w:val="0"/>
        <w:spacing w:after="0"/>
        <w:rPr>
          <w:rFonts w:ascii="Verdana" w:eastAsia="宋体" w:hAnsi="Verdana" w:cs="Times New Roman"/>
          <w:sz w:val="20"/>
          <w:szCs w:val="20"/>
        </w:rPr>
      </w:pPr>
      <w:r w:rsidRPr="00E60CF6">
        <w:rPr>
          <w:rFonts w:ascii="Verdana" w:eastAsia="宋体" w:hAnsi="Verdana" w:cs="宋体" w:hint="eastAsia"/>
          <w:sz w:val="20"/>
          <w:szCs w:val="20"/>
        </w:rPr>
        <w:t>此表格包含物流中心所有缺失</w:t>
      </w:r>
      <w:r w:rsidRPr="00E60CF6">
        <w:rPr>
          <w:rFonts w:ascii="Verdana" w:eastAsia="宋体" w:hAnsi="Verdana" w:cs="Verdana"/>
          <w:sz w:val="20"/>
          <w:szCs w:val="20"/>
        </w:rPr>
        <w:t>/</w:t>
      </w:r>
      <w:r w:rsidRPr="00E60CF6">
        <w:rPr>
          <w:rFonts w:ascii="Verdana" w:eastAsia="宋体" w:hAnsi="Verdana" w:cs="宋体" w:hint="eastAsia"/>
          <w:sz w:val="20"/>
          <w:szCs w:val="20"/>
        </w:rPr>
        <w:t>额外货物的数据。如果没有</w:t>
      </w:r>
      <w:r w:rsidRPr="00E60CF6">
        <w:rPr>
          <w:rFonts w:ascii="Verdana" w:eastAsia="宋体" w:hAnsi="Verdana" w:cs="Verdana"/>
          <w:sz w:val="20"/>
          <w:szCs w:val="20"/>
        </w:rPr>
        <w:t>DC</w:t>
      </w:r>
      <w:r w:rsidRPr="00E60CF6">
        <w:rPr>
          <w:rFonts w:ascii="Verdana" w:eastAsia="宋体" w:hAnsi="Verdana" w:cs="宋体" w:hint="eastAsia"/>
          <w:sz w:val="20"/>
          <w:szCs w:val="20"/>
        </w:rPr>
        <w:t>，我们可以先把表格保留，只是不需要往里面填数</w:t>
      </w:r>
    </w:p>
    <w:p w:rsidR="000D7A2B" w:rsidRDefault="000D7A2B" w:rsidP="00E60CF6">
      <w:pPr>
        <w:pStyle w:val="Textbody"/>
        <w:suppressAutoHyphens w:val="0"/>
        <w:spacing w:after="0"/>
        <w:rPr>
          <w:ins w:id="689" w:author="Unknown" w:date="2013-09-18T16:28:00Z"/>
          <w:rFonts w:eastAsia="宋体" w:cs="Times New Roman"/>
        </w:rPr>
      </w:pPr>
      <w:ins w:id="690" w:author="Unknown" w:date="2013-09-09T14:02:00Z">
        <w:r>
          <w:rPr>
            <w:rFonts w:eastAsia="宋体"/>
          </w:rPr>
          <w:t>DC</w:t>
        </w:r>
        <w:r>
          <w:rPr>
            <w:rFonts w:eastAsia="宋体" w:cs="宋体" w:hint="eastAsia"/>
          </w:rPr>
          <w:t>盘点损耗</w:t>
        </w:r>
      </w:ins>
    </w:p>
    <w:p w:rsidR="000D7A2B" w:rsidDel="006E3679" w:rsidRDefault="000D7A2B" w:rsidP="00E60CF6">
      <w:pPr>
        <w:pStyle w:val="Textbody"/>
        <w:suppressAutoHyphens w:val="0"/>
        <w:spacing w:after="0"/>
        <w:rPr>
          <w:del w:id="691" w:author="Unknown"/>
          <w:rFonts w:eastAsia="宋体" w:cs="Times New Roman"/>
        </w:rPr>
      </w:pPr>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70"/>
        <w:gridCol w:w="1816"/>
        <w:gridCol w:w="6116"/>
      </w:tblGrid>
      <w:tr w:rsidR="000D7A2B">
        <w:trPr>
          <w:cantSplit/>
          <w:tblHeader/>
        </w:trPr>
        <w:tc>
          <w:tcPr>
            <w:tcW w:w="1870" w:type="dxa"/>
            <w:shd w:val="clear" w:color="auto" w:fill="E6E6E6"/>
            <w:tcMar>
              <w:top w:w="0" w:type="dxa"/>
              <w:left w:w="108" w:type="dxa"/>
              <w:bottom w:w="0" w:type="dxa"/>
              <w:right w:w="108" w:type="dxa"/>
            </w:tcMar>
          </w:tcPr>
          <w:p w:rsidR="000D7A2B" w:rsidRDefault="000D7A2B" w:rsidP="00E60CF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816" w:type="dxa"/>
            <w:shd w:val="clear" w:color="auto" w:fill="E6E6E6"/>
            <w:tcMar>
              <w:top w:w="0" w:type="dxa"/>
              <w:left w:w="108" w:type="dxa"/>
              <w:bottom w:w="0" w:type="dxa"/>
              <w:right w:w="108" w:type="dxa"/>
            </w:tcMar>
          </w:tcPr>
          <w:p w:rsidR="000D7A2B" w:rsidRDefault="000D7A2B" w:rsidP="00E60CF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116" w:type="dxa"/>
            <w:shd w:val="clear" w:color="auto" w:fill="E6E6E6"/>
            <w:tcMar>
              <w:top w:w="0" w:type="dxa"/>
              <w:left w:w="108" w:type="dxa"/>
              <w:bottom w:w="0" w:type="dxa"/>
              <w:right w:w="108" w:type="dxa"/>
            </w:tcMar>
          </w:tcPr>
          <w:p w:rsidR="000D7A2B" w:rsidRDefault="000D7A2B" w:rsidP="00E60CF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trHeight w:val="349"/>
        </w:trPr>
        <w:tc>
          <w:tcPr>
            <w:tcW w:w="1870"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81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11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 of stock take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盘点日期</w:t>
            </w:r>
          </w:p>
        </w:tc>
      </w:tr>
      <w:tr w:rsidR="000D7A2B">
        <w:tc>
          <w:tcPr>
            <w:tcW w:w="1870"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outlet</w:t>
            </w:r>
            <w:r>
              <w:rPr>
                <w:rFonts w:ascii="Verdana" w:hAnsi="Verdana" w:cs="Verdana"/>
                <w:sz w:val="18"/>
                <w:szCs w:val="18"/>
              </w:rPr>
              <w:t>_id</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81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11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Distribution Center (DC)</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当门店是一个物流中心（</w:t>
            </w:r>
            <w:r>
              <w:rPr>
                <w:rFonts w:ascii="Verdana" w:eastAsia="宋体" w:hAnsi="Verdana" w:cs="Verdana"/>
                <w:sz w:val="18"/>
                <w:szCs w:val="18"/>
              </w:rPr>
              <w:t>DC</w:t>
            </w:r>
            <w:r>
              <w:rPr>
                <w:rFonts w:ascii="Verdana" w:eastAsia="宋体" w:hAnsi="Verdana" w:cs="宋体" w:hint="eastAsia"/>
                <w:sz w:val="18"/>
                <w:szCs w:val="18"/>
              </w:rPr>
              <w:t>）时，此标识符必须与门店主数据进行关联</w:t>
            </w:r>
          </w:p>
        </w:tc>
      </w:tr>
      <w:tr w:rsidR="000D7A2B">
        <w:tc>
          <w:tcPr>
            <w:tcW w:w="1870"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81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11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id relates the inventory with the supplier that had delivered originally the inventory to </w:t>
            </w:r>
            <w:r>
              <w:rPr>
                <w:rFonts w:ascii="Verdana" w:eastAsia="宋体" w:hAnsi="Verdana" w:cs="Verdana"/>
                <w:sz w:val="18"/>
                <w:szCs w:val="18"/>
              </w:rPr>
              <w:t>BBG</w:t>
            </w:r>
            <w:r>
              <w:rPr>
                <w:rFonts w:ascii="Verdana" w:hAnsi="Verdana" w:cs="Verdana"/>
                <w:sz w:val="18"/>
                <w:szCs w:val="18"/>
              </w:rPr>
              <w:t xml:space="preserve">. This identifier must be related with the supplier master data. </w:t>
            </w:r>
          </w:p>
          <w:p w:rsidR="000D7A2B" w:rsidRDefault="000D7A2B" w:rsidP="006E367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w:t>
            </w:r>
            <w:r>
              <w:rPr>
                <w:rFonts w:ascii="Verdana" w:eastAsia="宋体" w:hAnsi="Verdana" w:cs="Verdana"/>
                <w:sz w:val="18"/>
                <w:szCs w:val="18"/>
              </w:rPr>
              <w:t>id</w:t>
            </w:r>
            <w:r>
              <w:rPr>
                <w:rFonts w:ascii="Verdana" w:eastAsia="宋体" w:hAnsi="Verdana" w:cs="宋体" w:hint="eastAsia"/>
                <w:sz w:val="18"/>
                <w:szCs w:val="18"/>
              </w:rPr>
              <w:t>关联最初将库存送至步步高的供应商。此标识符必须与供应商</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进行关联</w:t>
            </w:r>
            <w:ins w:id="692" w:author="Unknown" w:date="2013-09-09T14:02:00Z">
              <w:r>
                <w:rPr>
                  <w:rFonts w:ascii="Verdana" w:eastAsia="宋体" w:hAnsi="Verdana" w:cs="宋体" w:hint="eastAsia"/>
                  <w:sz w:val="18"/>
                  <w:szCs w:val="18"/>
                </w:rPr>
                <w:t>（</w:t>
              </w:r>
            </w:ins>
            <w:ins w:id="693" w:author="Unknown" w:date="2013-09-18T16:29:00Z">
              <w:r>
                <w:rPr>
                  <w:rFonts w:ascii="Verdana" w:eastAsia="宋体" w:hAnsi="Verdana" w:cs="宋体" w:hint="eastAsia"/>
                  <w:sz w:val="18"/>
                  <w:szCs w:val="18"/>
                </w:rPr>
                <w:t>默认</w:t>
              </w:r>
            </w:ins>
            <w:ins w:id="694" w:author="Unknown" w:date="2013-09-09T14:02:00Z">
              <w:r>
                <w:rPr>
                  <w:rFonts w:ascii="Verdana" w:eastAsia="宋体" w:hAnsi="Verdana" w:cs="宋体" w:hint="eastAsia"/>
                  <w:sz w:val="18"/>
                  <w:szCs w:val="18"/>
                </w:rPr>
                <w:t>取主供应商</w:t>
              </w:r>
            </w:ins>
            <w:ins w:id="695" w:author="Unknown" w:date="2013-09-18T16:29:00Z">
              <w:r>
                <w:rPr>
                  <w:rFonts w:ascii="Verdana" w:eastAsia="宋体" w:hAnsi="Verdana" w:cs="宋体" w:hint="eastAsia"/>
                  <w:sz w:val="18"/>
                  <w:szCs w:val="18"/>
                </w:rPr>
                <w:t>编码</w:t>
              </w:r>
            </w:ins>
            <w:ins w:id="696" w:author="Unknown" w:date="2013-09-09T14:02:00Z">
              <w:r>
                <w:rPr>
                  <w:rFonts w:ascii="Verdana" w:eastAsia="宋体" w:hAnsi="Verdana" w:cs="宋体" w:hint="eastAsia"/>
                  <w:sz w:val="18"/>
                  <w:szCs w:val="18"/>
                </w:rPr>
                <w:t>）</w:t>
              </w:r>
            </w:ins>
            <w:ins w:id="697" w:author="Unknown" w:date="2013-09-22T10:37:00Z">
              <w:r>
                <w:rPr>
                  <w:rFonts w:ascii="Verdana" w:eastAsia="宋体" w:hAnsi="Verdana" w:cs="Verdana"/>
                  <w:sz w:val="18"/>
                  <w:szCs w:val="18"/>
                </w:rPr>
                <w:t>pick primary supplier</w:t>
              </w:r>
            </w:ins>
          </w:p>
        </w:tc>
      </w:tr>
      <w:tr w:rsidR="000D7A2B">
        <w:tc>
          <w:tcPr>
            <w:tcW w:w="1870"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w:t>
            </w:r>
            <w:r>
              <w:rPr>
                <w:rFonts w:ascii="Verdana" w:hAnsi="Verdana" w:cs="Verdana"/>
                <w:sz w:val="18"/>
                <w:szCs w:val="18"/>
              </w:rPr>
              <w:lastRenderedPageBreak/>
              <w:t>id</w:t>
            </w:r>
          </w:p>
          <w:p w:rsidR="000D7A2B" w:rsidRPr="0064271C"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816"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lastRenderedPageBreak/>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lastRenderedPageBreak/>
              <w:t>字母数字</w:t>
            </w:r>
            <w:r>
              <w:rPr>
                <w:rFonts w:ascii="Verdana" w:eastAsia="宋体" w:hAnsi="Verdana" w:cs="Verdana"/>
                <w:sz w:val="18"/>
                <w:szCs w:val="18"/>
              </w:rPr>
              <w:t>id</w:t>
            </w:r>
          </w:p>
        </w:tc>
        <w:tc>
          <w:tcPr>
            <w:tcW w:w="6116"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lastRenderedPageBreak/>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w:t>
            </w:r>
            <w:r w:rsidRPr="000346B7">
              <w:rPr>
                <w:rFonts w:ascii="Verdana" w:hAnsi="Verdana" w:cs="Verdana"/>
                <w:sz w:val="18"/>
                <w:szCs w:val="18"/>
              </w:rPr>
              <w:lastRenderedPageBreak/>
              <w:t>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ins w:id="698" w:author="Unknown" w:date="2013-09-18T16:29:00Z">
              <w:r>
                <w:rPr>
                  <w:rFonts w:ascii="Verdana" w:eastAsia="宋体" w:hAnsi="Verdana" w:cs="宋体" w:hint="eastAsia"/>
                  <w:sz w:val="18"/>
                  <w:szCs w:val="18"/>
                </w:rPr>
                <w:t>（默认为</w:t>
              </w:r>
              <w:r>
                <w:rPr>
                  <w:rFonts w:ascii="Verdana" w:eastAsia="宋体" w:hAnsi="Verdana" w:cs="Verdana"/>
                  <w:sz w:val="18"/>
                  <w:szCs w:val="18"/>
                </w:rPr>
                <w:t>NULL</w:t>
              </w:r>
              <w:r>
                <w:rPr>
                  <w:rFonts w:ascii="Verdana" w:eastAsia="宋体" w:hAnsi="Verdana" w:cs="宋体" w:hint="eastAsia"/>
                  <w:sz w:val="18"/>
                  <w:szCs w:val="18"/>
                </w:rPr>
                <w:t>）</w:t>
              </w:r>
            </w:ins>
          </w:p>
        </w:tc>
      </w:tr>
      <w:tr w:rsidR="000D7A2B">
        <w:tc>
          <w:tcPr>
            <w:tcW w:w="1870"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lastRenderedPageBreak/>
              <w:t>product_id</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81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11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identifier must be related with the </w:t>
            </w:r>
            <w:r>
              <w:rPr>
                <w:rFonts w:ascii="Verdana" w:eastAsia="宋体" w:hAnsi="Verdana" w:cs="Verdana"/>
                <w:sz w:val="18"/>
                <w:szCs w:val="18"/>
              </w:rPr>
              <w:t>SKU</w:t>
            </w:r>
            <w:r>
              <w:rPr>
                <w:rFonts w:ascii="Verdana" w:hAnsi="Verdana" w:cs="Verdana"/>
                <w:sz w:val="18"/>
                <w:szCs w:val="18"/>
              </w:rPr>
              <w:t xml:space="preserve"> code in master product data</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r w:rsidR="000D7A2B">
        <w:tc>
          <w:tcPr>
            <w:tcW w:w="1870"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816" w:type="dxa"/>
            <w:shd w:val="clear" w:color="auto" w:fill="FFFFFF"/>
            <w:tcMar>
              <w:top w:w="0" w:type="dxa"/>
              <w:left w:w="108" w:type="dxa"/>
              <w:bottom w:w="0" w:type="dxa"/>
              <w:right w:w="108" w:type="dxa"/>
            </w:tcMar>
          </w:tcPr>
          <w:p w:rsidR="000D7A2B" w:rsidRDefault="000D7A2B" w:rsidP="00E60CF6">
            <w:pPr>
              <w:pStyle w:val="Textbody"/>
              <w:suppressAutoHyphens w:val="0"/>
              <w:spacing w:line="276" w:lineRule="auto"/>
              <w:rPr>
                <w:rFonts w:cs="Times New Roman"/>
              </w:rPr>
            </w:pPr>
            <w:r>
              <w:rPr>
                <w:rFonts w:ascii="Verdana" w:hAnsi="Verdana" w:cs="Verdana"/>
                <w:sz w:val="18"/>
                <w:szCs w:val="18"/>
              </w:rPr>
              <w:t>'Kg' or 'units'</w:t>
            </w:r>
          </w:p>
        </w:tc>
        <w:tc>
          <w:tcPr>
            <w:tcW w:w="611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cs="Times New Roman"/>
              </w:rPr>
            </w:pPr>
            <w:r>
              <w:rPr>
                <w:rFonts w:ascii="Verdana" w:hAnsi="Verdana" w:cs="Verdana"/>
                <w:sz w:val="18"/>
                <w:szCs w:val="18"/>
              </w:rPr>
              <w:t>Kg or units</w:t>
            </w:r>
          </w:p>
        </w:tc>
      </w:tr>
      <w:tr w:rsidR="000D7A2B">
        <w:tc>
          <w:tcPr>
            <w:tcW w:w="1870"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81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11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商品的重量或单位</w:t>
            </w:r>
          </w:p>
        </w:tc>
      </w:tr>
      <w:tr w:rsidR="000D7A2B">
        <w:tc>
          <w:tcPr>
            <w:tcW w:w="1870"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81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116"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is the monetary value of the missing stock. </w:t>
            </w:r>
          </w:p>
          <w:p w:rsidR="000D7A2B" w:rsidRDefault="000D7A2B" w:rsidP="007D0C5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缺失货物的货币值</w:t>
            </w:r>
            <w:ins w:id="699" w:author="Unknown" w:date="2013-09-18T16:29:00Z">
              <w:r>
                <w:rPr>
                  <w:rFonts w:ascii="Verdana" w:eastAsia="宋体" w:hAnsi="Verdana" w:cs="宋体" w:hint="eastAsia"/>
                  <w:sz w:val="18"/>
                  <w:szCs w:val="18"/>
                </w:rPr>
                <w:t>（取盘点盈亏</w:t>
              </w:r>
            </w:ins>
            <w:r w:rsidR="007D0C5E" w:rsidRPr="003249CE">
              <w:rPr>
                <w:rFonts w:ascii="Verdana" w:eastAsia="宋体" w:hAnsi="Verdana" w:cs="宋体" w:hint="eastAsia"/>
                <w:b/>
                <w:color w:val="FF0000"/>
                <w:sz w:val="18"/>
                <w:szCs w:val="18"/>
              </w:rPr>
              <w:t>成本总金额</w:t>
            </w:r>
            <w:ins w:id="700" w:author="Unknown" w:date="2013-09-18T16:29:00Z">
              <w:r>
                <w:rPr>
                  <w:rFonts w:ascii="Verdana" w:eastAsia="宋体" w:hAnsi="Verdana" w:cs="宋体" w:hint="eastAsia"/>
                  <w:sz w:val="18"/>
                  <w:szCs w:val="18"/>
                </w:rPr>
                <w:t>）</w:t>
              </w:r>
            </w:ins>
            <w:ins w:id="701" w:author="Unknown" w:date="2013-09-22T10:37:00Z">
              <w:r>
                <w:rPr>
                  <w:rFonts w:ascii="Verdana" w:eastAsia="宋体" w:hAnsi="Verdana" w:cs="Verdana"/>
                  <w:sz w:val="18"/>
                  <w:szCs w:val="18"/>
                </w:rPr>
                <w:t xml:space="preserve">pick </w:t>
              </w:r>
            </w:ins>
            <w:r w:rsidR="007D0C5E" w:rsidRPr="007D0C5E">
              <w:rPr>
                <w:rFonts w:ascii="Verdana" w:eastAsia="宋体" w:hAnsi="Verdana" w:cs="Verdana" w:hint="eastAsia"/>
                <w:b/>
                <w:color w:val="FF0000"/>
                <w:sz w:val="18"/>
                <w:szCs w:val="18"/>
              </w:rPr>
              <w:t xml:space="preserve">Total </w:t>
            </w:r>
            <w:ins w:id="702" w:author="Unknown" w:date="2013-09-22T10:37:00Z">
              <w:r>
                <w:rPr>
                  <w:rFonts w:ascii="Verdana" w:eastAsia="宋体" w:hAnsi="Verdana" w:cs="Verdana"/>
                  <w:sz w:val="18"/>
                  <w:szCs w:val="18"/>
                </w:rPr>
                <w:t xml:space="preserve"> price of stock take profit and loss</w:t>
              </w:r>
            </w:ins>
          </w:p>
        </w:tc>
      </w:tr>
    </w:tbl>
    <w:p w:rsidR="000D7A2B" w:rsidRDefault="000D7A2B">
      <w:pPr>
        <w:pStyle w:val="Textbody"/>
        <w:suppressAutoHyphens w:val="0"/>
        <w:spacing w:after="0" w:line="360" w:lineRule="auto"/>
        <w:rPr>
          <w:rFonts w:cs="Times New Roman"/>
        </w:rPr>
      </w:pPr>
    </w:p>
    <w:p w:rsidR="000D7A2B" w:rsidRDefault="000D7A2B">
      <w:pPr>
        <w:widowControl/>
        <w:suppressAutoHyphens w:val="0"/>
        <w:rPr>
          <w:rFonts w:cs="Times New Roman"/>
        </w:rPr>
      </w:pPr>
    </w:p>
    <w:p w:rsidR="000D7A2B" w:rsidRPr="00E60CF6" w:rsidRDefault="000D7A2B" w:rsidP="00AF51AD">
      <w:pPr>
        <w:pStyle w:val="2"/>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703" w:name="_Toc237064926"/>
      <w:bookmarkStart w:id="704" w:name="_Toc238874655"/>
      <w:bookmarkStart w:id="705" w:name="_Toc369255757"/>
      <w:r w:rsidRPr="00E60CF6">
        <w:rPr>
          <w:rFonts w:ascii="Litera Serial" w:hAnsi="Litera Serial" w:cs="Litera Serial"/>
          <w:b w:val="0"/>
          <w:bCs w:val="0"/>
          <w:caps/>
          <w:color w:val="808080"/>
          <w:sz w:val="24"/>
          <w:szCs w:val="24"/>
        </w:rPr>
        <w:t xml:space="preserve">txn_Store_stock_take_shrink </w:t>
      </w:r>
      <w:r w:rsidRPr="00D2397C">
        <w:rPr>
          <w:rFonts w:ascii="Litera Serial" w:hAnsi="Litera Serial" w:cs="宋体" w:hint="eastAsia"/>
          <w:b w:val="0"/>
          <w:bCs w:val="0"/>
          <w:caps/>
          <w:color w:val="808080"/>
          <w:sz w:val="24"/>
          <w:szCs w:val="24"/>
        </w:rPr>
        <w:t>交易型</w:t>
      </w:r>
      <w:r w:rsidRPr="00E60CF6">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门店</w:t>
      </w:r>
      <w:r w:rsidRPr="00E60CF6">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盘</w:t>
      </w:r>
      <w:r w:rsidRPr="00E60CF6">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点</w:t>
      </w:r>
      <w:r w:rsidRPr="00E60CF6">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损耗</w:t>
      </w:r>
      <w:bookmarkEnd w:id="703"/>
      <w:bookmarkEnd w:id="704"/>
      <w:bookmarkEnd w:id="705"/>
    </w:p>
    <w:p w:rsidR="000D7A2B" w:rsidRDefault="000D7A2B" w:rsidP="00E60CF6">
      <w:pPr>
        <w:pStyle w:val="Textbody"/>
        <w:suppressAutoHyphens w:val="0"/>
        <w:spacing w:after="0"/>
        <w:rPr>
          <w:rFonts w:ascii="Verdana" w:hAnsi="Verdana" w:cs="Verdana"/>
          <w:sz w:val="20"/>
          <w:szCs w:val="20"/>
        </w:rPr>
      </w:pPr>
      <w:r>
        <w:rPr>
          <w:rFonts w:ascii="Verdana" w:hAnsi="Verdana" w:cs="Verdana"/>
          <w:sz w:val="20"/>
          <w:szCs w:val="20"/>
        </w:rPr>
        <w:t xml:space="preserve">This table contains all the data regarding missing/additional stock in the Stores. </w:t>
      </w:r>
    </w:p>
    <w:p w:rsidR="000D7A2B" w:rsidRDefault="000D7A2B" w:rsidP="00E60CF6">
      <w:pPr>
        <w:pStyle w:val="Textbody"/>
        <w:suppressAutoHyphens w:val="0"/>
        <w:spacing w:after="0"/>
        <w:rPr>
          <w:rFonts w:ascii="Verdana" w:eastAsia="宋体" w:hAnsi="Verdana" w:cs="Times New Roman"/>
          <w:sz w:val="20"/>
          <w:szCs w:val="20"/>
        </w:rPr>
      </w:pPr>
    </w:p>
    <w:p w:rsidR="000D7A2B" w:rsidRDefault="000D7A2B" w:rsidP="00E60CF6">
      <w:pPr>
        <w:pStyle w:val="Textbody"/>
        <w:suppressAutoHyphens w:val="0"/>
        <w:spacing w:after="0"/>
        <w:rPr>
          <w:rFonts w:ascii="Verdana" w:eastAsia="宋体" w:hAnsi="Verdana" w:cs="Times New Roman"/>
          <w:sz w:val="20"/>
          <w:szCs w:val="20"/>
        </w:rPr>
      </w:pPr>
      <w:r>
        <w:rPr>
          <w:rFonts w:ascii="Verdana" w:eastAsia="宋体" w:hAnsi="Verdana" w:cs="宋体" w:hint="eastAsia"/>
          <w:sz w:val="20"/>
          <w:szCs w:val="20"/>
        </w:rPr>
        <w:t>此表格包含门</w:t>
      </w:r>
      <w:proofErr w:type="gramStart"/>
      <w:r>
        <w:rPr>
          <w:rFonts w:ascii="Verdana" w:eastAsia="宋体" w:hAnsi="Verdana" w:cs="宋体" w:hint="eastAsia"/>
          <w:sz w:val="20"/>
          <w:szCs w:val="20"/>
        </w:rPr>
        <w:t>店所有</w:t>
      </w:r>
      <w:proofErr w:type="gramEnd"/>
      <w:r>
        <w:rPr>
          <w:rFonts w:ascii="Verdana" w:eastAsia="宋体" w:hAnsi="Verdana" w:cs="宋体" w:hint="eastAsia"/>
          <w:sz w:val="20"/>
          <w:szCs w:val="20"/>
        </w:rPr>
        <w:t>缺失</w:t>
      </w:r>
      <w:r>
        <w:rPr>
          <w:rFonts w:ascii="Verdana" w:eastAsia="宋体" w:hAnsi="Verdana" w:cs="Verdana"/>
          <w:sz w:val="20"/>
          <w:szCs w:val="20"/>
        </w:rPr>
        <w:t>/</w:t>
      </w:r>
      <w:r>
        <w:rPr>
          <w:rFonts w:ascii="Verdana" w:eastAsia="宋体" w:hAnsi="Verdana" w:cs="宋体" w:hint="eastAsia"/>
          <w:sz w:val="20"/>
          <w:szCs w:val="20"/>
        </w:rPr>
        <w:t>额外货物的数据。</w:t>
      </w:r>
    </w:p>
    <w:p w:rsidR="000D7A2B" w:rsidRDefault="000D7A2B" w:rsidP="00E60CF6">
      <w:pPr>
        <w:pStyle w:val="Textbody"/>
        <w:suppressAutoHyphens w:val="0"/>
        <w:spacing w:after="0"/>
        <w:rPr>
          <w:rFonts w:eastAsia="宋体" w:cs="Times New Roman"/>
        </w:rPr>
      </w:pPr>
      <w:ins w:id="706" w:author="Unknown" w:date="2013-09-09T14:02:00Z">
        <w:r>
          <w:rPr>
            <w:rFonts w:eastAsia="宋体" w:cs="宋体" w:hint="eastAsia"/>
          </w:rPr>
          <w:t>门店盘点</w:t>
        </w:r>
      </w:ins>
      <w:ins w:id="707" w:author="Unknown" w:date="2013-09-09T14:04:00Z">
        <w:r>
          <w:rPr>
            <w:rFonts w:eastAsia="宋体" w:cs="宋体" w:hint="eastAsia"/>
          </w:rPr>
          <w:t>损耗</w:t>
        </w:r>
      </w:ins>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994"/>
        <w:gridCol w:w="1692"/>
        <w:gridCol w:w="6301"/>
      </w:tblGrid>
      <w:tr w:rsidR="000D7A2B">
        <w:trPr>
          <w:cantSplit/>
          <w:tblHeader/>
        </w:trPr>
        <w:tc>
          <w:tcPr>
            <w:tcW w:w="1994" w:type="dxa"/>
            <w:shd w:val="clear" w:color="auto" w:fill="E6E6E6"/>
            <w:tcMar>
              <w:top w:w="0" w:type="dxa"/>
              <w:left w:w="108" w:type="dxa"/>
              <w:bottom w:w="0" w:type="dxa"/>
              <w:right w:w="108" w:type="dxa"/>
            </w:tcMar>
          </w:tcPr>
          <w:p w:rsidR="000D7A2B" w:rsidRDefault="000D7A2B" w:rsidP="00E60CF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692" w:type="dxa"/>
            <w:shd w:val="clear" w:color="auto" w:fill="E6E6E6"/>
            <w:tcMar>
              <w:top w:w="0" w:type="dxa"/>
              <w:left w:w="108" w:type="dxa"/>
              <w:bottom w:w="0" w:type="dxa"/>
              <w:right w:w="108" w:type="dxa"/>
            </w:tcMar>
          </w:tcPr>
          <w:p w:rsidR="000D7A2B" w:rsidRDefault="000D7A2B" w:rsidP="00E60CF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301" w:type="dxa"/>
            <w:shd w:val="clear" w:color="auto" w:fill="E6E6E6"/>
            <w:tcMar>
              <w:top w:w="0" w:type="dxa"/>
              <w:left w:w="108" w:type="dxa"/>
              <w:bottom w:w="0" w:type="dxa"/>
              <w:right w:w="108" w:type="dxa"/>
            </w:tcMar>
          </w:tcPr>
          <w:p w:rsidR="000D7A2B" w:rsidRDefault="000D7A2B" w:rsidP="00E60CF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trHeight w:val="349"/>
        </w:trPr>
        <w:tc>
          <w:tcPr>
            <w:tcW w:w="1994"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692"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301"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 of stock take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盘点日期</w:t>
            </w:r>
          </w:p>
        </w:tc>
      </w:tr>
      <w:tr w:rsidR="000D7A2B">
        <w:tc>
          <w:tcPr>
            <w:tcW w:w="1994"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outlet_id</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692"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01"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Store (ST)</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当门店是一个门店（营业门店）时，此标识符必须与门店主数据进行关联</w:t>
            </w:r>
          </w:p>
        </w:tc>
      </w:tr>
      <w:tr w:rsidR="000D7A2B">
        <w:tc>
          <w:tcPr>
            <w:tcW w:w="1994"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692"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01"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id relates the inventory with the supplier that had delivered originally the inventory to </w:t>
            </w:r>
            <w:r>
              <w:rPr>
                <w:rFonts w:ascii="Verdana" w:eastAsia="宋体" w:hAnsi="Verdana" w:cs="Verdana"/>
                <w:sz w:val="18"/>
                <w:szCs w:val="18"/>
              </w:rPr>
              <w:t>BBG</w:t>
            </w:r>
            <w:r>
              <w:rPr>
                <w:rFonts w:ascii="Verdana" w:hAnsi="Verdana" w:cs="Verdana"/>
                <w:sz w:val="18"/>
                <w:szCs w:val="18"/>
              </w:rPr>
              <w:t xml:space="preserve">. This identifier must be related with the supplier master data. </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w:t>
            </w:r>
            <w:r>
              <w:rPr>
                <w:rFonts w:ascii="Verdana" w:eastAsia="宋体" w:hAnsi="Verdana" w:cs="Verdana"/>
                <w:sz w:val="18"/>
                <w:szCs w:val="18"/>
              </w:rPr>
              <w:t>id</w:t>
            </w:r>
            <w:r>
              <w:rPr>
                <w:rFonts w:ascii="Verdana" w:eastAsia="宋体" w:hAnsi="Verdana" w:cs="宋体" w:hint="eastAsia"/>
                <w:sz w:val="18"/>
                <w:szCs w:val="18"/>
              </w:rPr>
              <w:t>关联最初将库存送至步步高的供应商。此标识符必须与供应商</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进行关联</w:t>
            </w:r>
            <w:ins w:id="708" w:author="Unknown" w:date="2013-09-18T16:29:00Z">
              <w:r>
                <w:rPr>
                  <w:rFonts w:ascii="Verdana" w:eastAsia="宋体" w:hAnsi="Verdana" w:cs="宋体" w:hint="eastAsia"/>
                  <w:sz w:val="18"/>
                  <w:szCs w:val="18"/>
                </w:rPr>
                <w:t>（默认取主供应商编码）</w:t>
              </w:r>
            </w:ins>
            <w:ins w:id="709" w:author="Unknown" w:date="2013-09-22T10:37:00Z">
              <w:r>
                <w:rPr>
                  <w:rFonts w:ascii="Verdana" w:eastAsia="宋体" w:hAnsi="Verdana" w:cs="Verdana"/>
                  <w:sz w:val="18"/>
                  <w:szCs w:val="18"/>
                </w:rPr>
                <w:t>pick primary supplier</w:t>
              </w:r>
            </w:ins>
          </w:p>
        </w:tc>
      </w:tr>
      <w:tr w:rsidR="000D7A2B">
        <w:tc>
          <w:tcPr>
            <w:tcW w:w="1994"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64271C"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692"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01"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ins w:id="710" w:author="Unknown" w:date="2013-09-18T16:29:00Z">
              <w:r>
                <w:rPr>
                  <w:rFonts w:ascii="Verdana" w:eastAsia="宋体" w:hAnsi="Verdana" w:cs="宋体" w:hint="eastAsia"/>
                  <w:sz w:val="18"/>
                  <w:szCs w:val="18"/>
                </w:rPr>
                <w:t>（默认为</w:t>
              </w:r>
              <w:r>
                <w:rPr>
                  <w:rFonts w:ascii="Verdana" w:eastAsia="宋体" w:hAnsi="Verdana" w:cs="Verdana"/>
                  <w:sz w:val="18"/>
                  <w:szCs w:val="18"/>
                </w:rPr>
                <w:t>NULL</w:t>
              </w:r>
              <w:r>
                <w:rPr>
                  <w:rFonts w:ascii="Verdana" w:eastAsia="宋体" w:hAnsi="Verdana" w:cs="宋体" w:hint="eastAsia"/>
                  <w:sz w:val="18"/>
                  <w:szCs w:val="18"/>
                </w:rPr>
                <w:t>）</w:t>
              </w:r>
            </w:ins>
          </w:p>
        </w:tc>
      </w:tr>
      <w:tr w:rsidR="000D7A2B">
        <w:tc>
          <w:tcPr>
            <w:tcW w:w="1994"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product_id</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692"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301"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w:t>
            </w:r>
            <w:r>
              <w:rPr>
                <w:rFonts w:ascii="Verdana" w:eastAsia="宋体" w:hAnsi="Verdana" w:cs="Verdana"/>
                <w:sz w:val="18"/>
                <w:szCs w:val="18"/>
              </w:rPr>
              <w:t xml:space="preserve"> SKU</w:t>
            </w:r>
            <w:r>
              <w:rPr>
                <w:rFonts w:ascii="Verdana" w:hAnsi="Verdana" w:cs="Verdana"/>
                <w:sz w:val="18"/>
                <w:szCs w:val="18"/>
              </w:rPr>
              <w:t xml:space="preserve"> code in master product data</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r w:rsidR="000D7A2B">
        <w:tc>
          <w:tcPr>
            <w:tcW w:w="1994"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692" w:type="dxa"/>
            <w:shd w:val="clear" w:color="auto" w:fill="FFFFFF"/>
            <w:tcMar>
              <w:top w:w="0" w:type="dxa"/>
              <w:left w:w="108" w:type="dxa"/>
              <w:bottom w:w="0" w:type="dxa"/>
              <w:right w:w="108" w:type="dxa"/>
            </w:tcMar>
          </w:tcPr>
          <w:p w:rsidR="000D7A2B" w:rsidRDefault="000D7A2B" w:rsidP="00E60CF6">
            <w:pPr>
              <w:pStyle w:val="Textbody"/>
              <w:suppressAutoHyphens w:val="0"/>
              <w:spacing w:line="276" w:lineRule="auto"/>
              <w:rPr>
                <w:rFonts w:cs="Times New Roman"/>
              </w:rPr>
            </w:pPr>
            <w:r>
              <w:rPr>
                <w:rFonts w:ascii="Verdana" w:hAnsi="Verdana" w:cs="Verdana"/>
                <w:sz w:val="18"/>
                <w:szCs w:val="18"/>
              </w:rPr>
              <w:t>'Kg' or 'units'</w:t>
            </w:r>
          </w:p>
        </w:tc>
        <w:tc>
          <w:tcPr>
            <w:tcW w:w="6301"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cs="Times New Roman"/>
              </w:rPr>
            </w:pPr>
            <w:r>
              <w:rPr>
                <w:rFonts w:ascii="Verdana" w:hAnsi="Verdana" w:cs="Verdana"/>
                <w:sz w:val="18"/>
                <w:szCs w:val="18"/>
              </w:rPr>
              <w:t>Kg or units</w:t>
            </w:r>
          </w:p>
        </w:tc>
      </w:tr>
      <w:tr w:rsidR="000D7A2B">
        <w:tc>
          <w:tcPr>
            <w:tcW w:w="1994"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692"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301"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E60CF6">
            <w:pPr>
              <w:pStyle w:val="TableContents"/>
              <w:suppressLineNumbers w:val="0"/>
              <w:suppressAutoHyphens w:val="0"/>
              <w:spacing w:line="276" w:lineRule="auto"/>
              <w:rPr>
                <w:rFonts w:cs="Times New Roman"/>
              </w:rPr>
            </w:pPr>
            <w:r>
              <w:rPr>
                <w:rFonts w:ascii="Verdana" w:eastAsia="宋体" w:hAnsi="Verdana" w:cs="宋体" w:hint="eastAsia"/>
                <w:sz w:val="18"/>
                <w:szCs w:val="18"/>
              </w:rPr>
              <w:t>商品的重量或单位</w:t>
            </w:r>
          </w:p>
        </w:tc>
      </w:tr>
      <w:tr w:rsidR="000D7A2B">
        <w:tc>
          <w:tcPr>
            <w:tcW w:w="1994"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692"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E60CF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301" w:type="dxa"/>
            <w:shd w:val="clear" w:color="auto" w:fill="FFFFFF"/>
            <w:tcMar>
              <w:top w:w="0" w:type="dxa"/>
              <w:left w:w="108" w:type="dxa"/>
              <w:bottom w:w="0" w:type="dxa"/>
              <w:right w:w="108" w:type="dxa"/>
            </w:tcMar>
          </w:tcPr>
          <w:p w:rsidR="000D7A2B" w:rsidRDefault="000D7A2B" w:rsidP="00E60CF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is the monetary value of the missing stock. </w:t>
            </w:r>
          </w:p>
          <w:p w:rsidR="000D7A2B" w:rsidRDefault="000D7A2B" w:rsidP="007D0C5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缺失货物的货币值</w:t>
            </w:r>
            <w:ins w:id="711" w:author="Unknown" w:date="2013-09-18T16:29:00Z">
              <w:r>
                <w:rPr>
                  <w:rFonts w:ascii="Verdana" w:eastAsia="宋体" w:hAnsi="Verdana" w:cs="宋体" w:hint="eastAsia"/>
                  <w:sz w:val="18"/>
                  <w:szCs w:val="18"/>
                </w:rPr>
                <w:t>（取盘点盈亏</w:t>
              </w:r>
            </w:ins>
            <w:r w:rsidR="007D0C5E" w:rsidRPr="003249CE">
              <w:rPr>
                <w:rFonts w:ascii="Verdana" w:eastAsia="宋体" w:hAnsi="Verdana" w:cs="宋体" w:hint="eastAsia"/>
                <w:b/>
                <w:color w:val="FF0000"/>
                <w:sz w:val="18"/>
                <w:szCs w:val="18"/>
              </w:rPr>
              <w:t>成本总金额</w:t>
            </w:r>
            <w:ins w:id="712" w:author="Unknown" w:date="2013-09-18T16:29:00Z">
              <w:r>
                <w:rPr>
                  <w:rFonts w:ascii="Verdana" w:eastAsia="宋体" w:hAnsi="Verdana" w:cs="宋体" w:hint="eastAsia"/>
                  <w:sz w:val="18"/>
                  <w:szCs w:val="18"/>
                </w:rPr>
                <w:t>）</w:t>
              </w:r>
            </w:ins>
            <w:ins w:id="713" w:author="Unknown" w:date="2013-09-22T10:37:00Z">
              <w:r>
                <w:rPr>
                  <w:rFonts w:ascii="Verdana" w:eastAsia="宋体" w:hAnsi="Verdana" w:cs="Verdana"/>
                  <w:sz w:val="18"/>
                  <w:szCs w:val="18"/>
                </w:rPr>
                <w:t xml:space="preserve"> pick </w:t>
              </w:r>
            </w:ins>
            <w:r w:rsidR="007D0C5E" w:rsidRPr="007D0C5E">
              <w:rPr>
                <w:rFonts w:ascii="Verdana" w:eastAsia="宋体" w:hAnsi="Verdana" w:cs="Verdana" w:hint="eastAsia"/>
                <w:b/>
                <w:color w:val="FF0000"/>
                <w:sz w:val="18"/>
                <w:szCs w:val="18"/>
              </w:rPr>
              <w:t xml:space="preserve">Total </w:t>
            </w:r>
            <w:ins w:id="714" w:author="Unknown" w:date="2013-09-22T10:37:00Z">
              <w:r>
                <w:rPr>
                  <w:rFonts w:ascii="Verdana" w:eastAsia="宋体" w:hAnsi="Verdana" w:cs="Verdana"/>
                  <w:sz w:val="18"/>
                  <w:szCs w:val="18"/>
                </w:rPr>
                <w:t xml:space="preserve"> price of stock take profit and loss</w:t>
              </w:r>
            </w:ins>
          </w:p>
        </w:tc>
      </w:tr>
    </w:tbl>
    <w:p w:rsidR="000D7A2B" w:rsidRDefault="000D7A2B" w:rsidP="004514E8">
      <w:pPr>
        <w:pStyle w:val="Textbody"/>
        <w:suppressAutoHyphens w:val="0"/>
        <w:spacing w:after="0"/>
        <w:rPr>
          <w:rFonts w:cs="Times New Roman"/>
        </w:rPr>
      </w:pPr>
    </w:p>
    <w:p w:rsidR="000D7A2B" w:rsidRDefault="000D7A2B" w:rsidP="004514E8">
      <w:pPr>
        <w:pStyle w:val="Textbody"/>
        <w:suppressAutoHyphens w:val="0"/>
        <w:spacing w:after="0"/>
        <w:rPr>
          <w:rFonts w:cs="Times New Roman"/>
        </w:rPr>
      </w:pPr>
    </w:p>
    <w:p w:rsidR="000D7A2B" w:rsidRPr="009F3B0C" w:rsidRDefault="000D7A2B" w:rsidP="00AF51AD">
      <w:pPr>
        <w:pStyle w:val="2"/>
        <w:keepNext w:val="0"/>
        <w:numPr>
          <w:ilvl w:val="0"/>
          <w:numId w:val="6"/>
        </w:numPr>
        <w:tabs>
          <w:tab w:val="left" w:pos="576"/>
        </w:tabs>
        <w:suppressAutoHyphens w:val="0"/>
        <w:spacing w:before="0" w:after="0"/>
        <w:rPr>
          <w:rFonts w:ascii="Litera Serial" w:hAnsi="Litera Serial" w:cs="Litera Serial"/>
          <w:bCs w:val="0"/>
          <w:caps/>
          <w:color w:val="C00000"/>
          <w:sz w:val="24"/>
          <w:szCs w:val="24"/>
        </w:rPr>
      </w:pPr>
      <w:bookmarkStart w:id="715" w:name="_Toc237064927"/>
      <w:bookmarkStart w:id="716" w:name="_Toc238874656"/>
      <w:bookmarkStart w:id="717" w:name="_Toc369255758"/>
      <w:bookmarkStart w:id="718" w:name="OLE_LINK18"/>
      <w:r w:rsidRPr="009F3B0C">
        <w:rPr>
          <w:rFonts w:ascii="Litera Serial" w:hAnsi="Litera Serial" w:cs="Litera Serial"/>
          <w:bCs w:val="0"/>
          <w:caps/>
          <w:color w:val="C00000"/>
          <w:sz w:val="24"/>
          <w:szCs w:val="24"/>
        </w:rPr>
        <w:t xml:space="preserve">txn_DC_orders_to_Supplier </w:t>
      </w:r>
      <w:r w:rsidRPr="009F3B0C">
        <w:rPr>
          <w:rFonts w:ascii="Litera Serial" w:hAnsi="Litera Serial" w:cs="宋体" w:hint="eastAsia"/>
          <w:bCs w:val="0"/>
          <w:caps/>
          <w:color w:val="C00000"/>
          <w:sz w:val="24"/>
          <w:szCs w:val="24"/>
        </w:rPr>
        <w:t>交易型</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物流中心</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向</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供应商</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订货</w:t>
      </w:r>
      <w:bookmarkEnd w:id="715"/>
      <w:bookmarkEnd w:id="716"/>
      <w:r w:rsidRPr="009F3B0C">
        <w:rPr>
          <w:rFonts w:ascii="Litera Serial" w:hAnsi="Litera Serial" w:cs="Litera Serial"/>
          <w:bCs w:val="0"/>
          <w:caps/>
          <w:color w:val="C00000"/>
          <w:sz w:val="24"/>
          <w:szCs w:val="24"/>
        </w:rPr>
        <w:t xml:space="preserve"> </w:t>
      </w:r>
      <w:r w:rsidR="007C220C">
        <w:rPr>
          <w:rFonts w:ascii="Litera Serial" w:hAnsi="Litera Serial" w:cs="Litera Serial" w:hint="eastAsia"/>
          <w:bCs w:val="0"/>
          <w:caps/>
          <w:color w:val="C00000"/>
          <w:sz w:val="24"/>
          <w:szCs w:val="24"/>
        </w:rPr>
        <w:t>（增加字段）</w:t>
      </w:r>
      <w:bookmarkEnd w:id="717"/>
    </w:p>
    <w:p w:rsidR="000D7A2B" w:rsidRDefault="000D7A2B" w:rsidP="004514E8">
      <w:pPr>
        <w:pStyle w:val="Textbody"/>
        <w:spacing w:after="0"/>
        <w:rPr>
          <w:rFonts w:ascii="Verdana" w:hAnsi="Verdana" w:cs="Verdana"/>
          <w:sz w:val="20"/>
          <w:szCs w:val="20"/>
        </w:rPr>
      </w:pPr>
      <w:r>
        <w:rPr>
          <w:rFonts w:ascii="Verdana" w:hAnsi="Verdana" w:cs="Verdana"/>
          <w:sz w:val="20"/>
          <w:szCs w:val="20"/>
        </w:rPr>
        <w:t xml:space="preserve">This table contains all the effective orders of inventory that the Distribution Centers are making to the suppliers. So this is what the Distribution Center wants to get from the suppliers. </w:t>
      </w:r>
      <w:r w:rsidRPr="00DC5A08">
        <w:rPr>
          <w:rFonts w:ascii="Verdana" w:hAnsi="Verdana" w:cs="Verdana"/>
          <w:sz w:val="20"/>
          <w:szCs w:val="20"/>
        </w:rPr>
        <w:t xml:space="preserve">If there is no </w:t>
      </w:r>
      <w:r w:rsidRPr="00DC5A08">
        <w:rPr>
          <w:rFonts w:ascii="Verdana" w:hAnsi="Verdana" w:cs="Verdana"/>
          <w:sz w:val="20"/>
          <w:szCs w:val="20"/>
        </w:rPr>
        <w:lastRenderedPageBreak/>
        <w:t>DC</w:t>
      </w:r>
      <w:r>
        <w:rPr>
          <w:rFonts w:ascii="Verdana" w:hAnsi="Verdana" w:cs="Verdana"/>
          <w:sz w:val="20"/>
          <w:szCs w:val="20"/>
        </w:rPr>
        <w:t>,</w:t>
      </w:r>
      <w:r w:rsidRPr="00DC5A08">
        <w:rPr>
          <w:rFonts w:ascii="Verdana" w:hAnsi="Verdana" w:cs="Verdana"/>
          <w:sz w:val="20"/>
          <w:szCs w:val="20"/>
        </w:rPr>
        <w:t xml:space="preserve"> this table can be left blank</w:t>
      </w:r>
      <w:r>
        <w:rPr>
          <w:rFonts w:ascii="Verdana" w:hAnsi="Verdana" w:cs="Verdana"/>
          <w:sz w:val="20"/>
          <w:szCs w:val="20"/>
        </w:rPr>
        <w:t>.</w:t>
      </w:r>
    </w:p>
    <w:p w:rsidR="000D7A2B" w:rsidRPr="00DC5A08" w:rsidRDefault="000D7A2B" w:rsidP="004514E8">
      <w:pPr>
        <w:pStyle w:val="Textbody"/>
        <w:spacing w:after="0"/>
        <w:rPr>
          <w:rFonts w:ascii="Verdana" w:hAnsi="Verdana" w:cs="Verdana"/>
          <w:sz w:val="20"/>
          <w:szCs w:val="20"/>
        </w:rPr>
      </w:pPr>
    </w:p>
    <w:p w:rsidR="000D7A2B" w:rsidRPr="004514E8" w:rsidRDefault="000D7A2B" w:rsidP="004514E8">
      <w:pPr>
        <w:pStyle w:val="Textbody"/>
        <w:suppressAutoHyphens w:val="0"/>
        <w:spacing w:after="0"/>
        <w:rPr>
          <w:rFonts w:ascii="Verdana" w:eastAsia="宋体" w:hAnsi="Verdana" w:cs="Times New Roman"/>
          <w:sz w:val="20"/>
          <w:szCs w:val="20"/>
        </w:rPr>
      </w:pPr>
      <w:r>
        <w:rPr>
          <w:rFonts w:ascii="Verdana" w:eastAsia="宋体" w:hAnsi="Verdana" w:cs="宋体" w:hint="eastAsia"/>
          <w:sz w:val="20"/>
          <w:szCs w:val="20"/>
        </w:rPr>
        <w:t>此表格包含物流中心所有发往供应商的有效的库存订货。所以这是物流中心想要从供应商处获得的。</w:t>
      </w:r>
      <w:r w:rsidRPr="002402E9">
        <w:rPr>
          <w:rFonts w:ascii="Verdana" w:hAnsi="Verdana" w:cs="SimSun;宋体" w:hint="eastAsia"/>
          <w:sz w:val="20"/>
          <w:szCs w:val="20"/>
        </w:rPr>
        <w:t>如果没有</w:t>
      </w:r>
      <w:r w:rsidRPr="002402E9">
        <w:rPr>
          <w:rFonts w:ascii="Verdana" w:hAnsi="Verdana" w:cs="Verdana"/>
          <w:sz w:val="20"/>
          <w:szCs w:val="20"/>
        </w:rPr>
        <w:t>DC</w:t>
      </w:r>
      <w:r w:rsidRPr="002402E9">
        <w:rPr>
          <w:rFonts w:ascii="Verdana" w:hAnsi="Verdana" w:cs="SimSun;宋体" w:hint="eastAsia"/>
          <w:sz w:val="20"/>
          <w:szCs w:val="20"/>
        </w:rPr>
        <w:t>，我</w:t>
      </w:r>
      <w:r w:rsidRPr="002402E9">
        <w:rPr>
          <w:rFonts w:ascii="宋体" w:eastAsia="宋体" w:hAnsi="宋体" w:cs="宋体" w:hint="eastAsia"/>
          <w:sz w:val="20"/>
          <w:szCs w:val="20"/>
        </w:rPr>
        <w:t>们</w:t>
      </w:r>
      <w:r w:rsidRPr="002402E9">
        <w:rPr>
          <w:rFonts w:ascii="Verdana" w:hAnsi="Verdana" w:cs="SimSun;宋体" w:hint="eastAsia"/>
          <w:sz w:val="20"/>
          <w:szCs w:val="20"/>
        </w:rPr>
        <w:t>可以先把表格保留，只是不需要往里面填数</w:t>
      </w:r>
    </w:p>
    <w:p w:rsidR="000D7A2B" w:rsidRDefault="000D7A2B" w:rsidP="004514E8">
      <w:pPr>
        <w:pStyle w:val="Textbody"/>
        <w:suppressAutoHyphens w:val="0"/>
        <w:spacing w:after="0"/>
        <w:rPr>
          <w:ins w:id="719" w:author="Unknown" w:date="2013-09-18T16:30:00Z"/>
          <w:rFonts w:eastAsia="宋体" w:cs="Times New Roman"/>
        </w:rPr>
      </w:pPr>
      <w:ins w:id="720" w:author="Unknown" w:date="2013-09-09T14:04:00Z">
        <w:r>
          <w:rPr>
            <w:rFonts w:eastAsia="宋体"/>
          </w:rPr>
          <w:t>DC</w:t>
        </w:r>
        <w:r>
          <w:rPr>
            <w:rFonts w:eastAsia="宋体" w:cs="宋体" w:hint="eastAsia"/>
          </w:rPr>
          <w:t>向供应商的订货数据</w:t>
        </w:r>
      </w:ins>
    </w:p>
    <w:p w:rsidR="000D7A2B" w:rsidRDefault="000D7A2B" w:rsidP="004514E8">
      <w:pPr>
        <w:pStyle w:val="Textbody"/>
        <w:suppressAutoHyphens w:val="0"/>
        <w:spacing w:after="0"/>
        <w:rPr>
          <w:rFonts w:eastAsia="宋体" w:cs="Times New Roman"/>
        </w:rPr>
      </w:pPr>
      <w:ins w:id="721" w:author="Unknown" w:date="2013-09-18T16:30:00Z">
        <w:r>
          <w:rPr>
            <w:rFonts w:eastAsia="宋体" w:cs="宋体" w:hint="eastAsia"/>
          </w:rPr>
          <w:t>建议：增加订单号</w:t>
        </w:r>
      </w:ins>
      <w:ins w:id="722" w:author="Unknown" w:date="2013-09-22T10:38:00Z">
        <w:r>
          <w:rPr>
            <w:rFonts w:eastAsia="宋体" w:cs="Times New Roman"/>
          </w:rPr>
          <w:br/>
        </w:r>
        <w:r>
          <w:rPr>
            <w:rFonts w:eastAsia="宋体"/>
          </w:rPr>
          <w:t>suggesting to add order sheet number</w:t>
        </w:r>
      </w:ins>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43"/>
        <w:gridCol w:w="10"/>
        <w:gridCol w:w="1722"/>
        <w:gridCol w:w="6777"/>
        <w:gridCol w:w="14"/>
      </w:tblGrid>
      <w:tr w:rsidR="000D7A2B">
        <w:trPr>
          <w:cantSplit/>
          <w:tblHeader/>
        </w:trPr>
        <w:tc>
          <w:tcPr>
            <w:tcW w:w="1353" w:type="dxa"/>
            <w:gridSpan w:val="2"/>
            <w:shd w:val="clear" w:color="auto" w:fill="E6E6E6"/>
            <w:tcMar>
              <w:top w:w="0" w:type="dxa"/>
              <w:left w:w="108" w:type="dxa"/>
              <w:bottom w:w="0" w:type="dxa"/>
              <w:right w:w="108" w:type="dxa"/>
            </w:tcMar>
          </w:tcPr>
          <w:p w:rsidR="000D7A2B" w:rsidRDefault="000D7A2B" w:rsidP="004529C8">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22" w:type="dxa"/>
            <w:shd w:val="clear" w:color="auto" w:fill="E6E6E6"/>
            <w:tcMar>
              <w:top w:w="0" w:type="dxa"/>
              <w:left w:w="108" w:type="dxa"/>
              <w:bottom w:w="0" w:type="dxa"/>
              <w:right w:w="108" w:type="dxa"/>
            </w:tcMar>
          </w:tcPr>
          <w:p w:rsidR="000D7A2B" w:rsidRDefault="000D7A2B" w:rsidP="004529C8">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791" w:type="dxa"/>
            <w:gridSpan w:val="2"/>
            <w:shd w:val="clear" w:color="auto" w:fill="E6E6E6"/>
            <w:tcMar>
              <w:top w:w="0" w:type="dxa"/>
              <w:left w:w="108" w:type="dxa"/>
              <w:bottom w:w="0" w:type="dxa"/>
              <w:right w:w="108" w:type="dxa"/>
            </w:tcMar>
          </w:tcPr>
          <w:p w:rsidR="000D7A2B" w:rsidRDefault="000D7A2B" w:rsidP="004529C8">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Height w:val="349"/>
        </w:trPr>
        <w:tc>
          <w:tcPr>
            <w:tcW w:w="1353"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722" w:type="dxa"/>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791"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Daily data</w:t>
            </w:r>
          </w:p>
          <w:p w:rsidR="000D7A2B" w:rsidRDefault="000D7A2B" w:rsidP="004529C8">
            <w:pPr>
              <w:pStyle w:val="TableContents"/>
              <w:suppressLineNumbers w:val="0"/>
              <w:suppressAutoHyphens w:val="0"/>
              <w:spacing w:line="276" w:lineRule="auto"/>
              <w:rPr>
                <w:rFonts w:eastAsia="宋体" w:cs="Times New Roman"/>
              </w:rPr>
            </w:pPr>
            <w:proofErr w:type="gramStart"/>
            <w:r>
              <w:rPr>
                <w:rFonts w:ascii="Verdana" w:eastAsia="宋体" w:hAnsi="Verdana" w:cs="宋体" w:hint="eastAsia"/>
                <w:sz w:val="18"/>
                <w:szCs w:val="18"/>
              </w:rPr>
              <w:t>日数据</w:t>
            </w:r>
            <w:proofErr w:type="gramEnd"/>
          </w:p>
        </w:tc>
      </w:tr>
      <w:tr w:rsidR="000D7A2B">
        <w:trPr>
          <w:cantSplit/>
          <w:trHeight w:val="349"/>
          <w:ins w:id="723" w:author="Unknown" w:date="2013-09-18T16:30:00Z"/>
        </w:trPr>
        <w:tc>
          <w:tcPr>
            <w:tcW w:w="1353"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ins w:id="724" w:author="Unknown" w:date="2013-09-22T10:38:00Z"/>
                <w:rFonts w:ascii="Verdana" w:eastAsia="宋体" w:hAnsi="Verdana" w:cs="Times New Roman"/>
                <w:sz w:val="18"/>
                <w:szCs w:val="18"/>
              </w:rPr>
            </w:pPr>
            <w:ins w:id="725" w:author="Unknown" w:date="2013-09-22T10:38:00Z">
              <w:r>
                <w:rPr>
                  <w:rFonts w:ascii="Verdana" w:eastAsia="宋体" w:hAnsi="Verdana" w:cs="Verdana"/>
                  <w:sz w:val="18"/>
                  <w:szCs w:val="18"/>
                </w:rPr>
                <w:t>Order_sheet_number</w:t>
              </w:r>
            </w:ins>
          </w:p>
          <w:p w:rsidR="000D7A2B" w:rsidRPr="009F3B0C" w:rsidRDefault="000D7A2B" w:rsidP="004529C8">
            <w:pPr>
              <w:pStyle w:val="TableContents"/>
              <w:numPr>
                <w:ins w:id="726" w:author="Unknown" w:date="2013-09-22T10:38:00Z"/>
              </w:numPr>
              <w:suppressLineNumbers w:val="0"/>
              <w:suppressAutoHyphens w:val="0"/>
              <w:spacing w:line="276" w:lineRule="auto"/>
              <w:rPr>
                <w:ins w:id="727" w:author="Unknown" w:date="2013-09-18T16:30:00Z"/>
                <w:rFonts w:ascii="Verdana" w:eastAsia="宋体" w:hAnsi="Verdana" w:cs="Times New Roman"/>
                <w:sz w:val="18"/>
                <w:szCs w:val="18"/>
              </w:rPr>
            </w:pPr>
            <w:ins w:id="728" w:author="Unknown" w:date="2013-09-22T10:38:00Z">
              <w:r>
                <w:rPr>
                  <w:rFonts w:ascii="Verdana" w:eastAsia="宋体" w:hAnsi="Verdana" w:cs="宋体" w:hint="eastAsia"/>
                  <w:sz w:val="18"/>
                  <w:szCs w:val="18"/>
                </w:rPr>
                <w:t>订</w:t>
              </w:r>
              <w:r>
                <w:rPr>
                  <w:rFonts w:ascii="Verdana" w:eastAsia="宋体" w:hAnsi="Verdana" w:cs="Verdana"/>
                  <w:sz w:val="18"/>
                  <w:szCs w:val="18"/>
                </w:rPr>
                <w:t>_</w:t>
              </w:r>
              <w:r>
                <w:rPr>
                  <w:rFonts w:ascii="Verdana" w:eastAsia="宋体" w:hAnsi="Verdana" w:cs="宋体" w:hint="eastAsia"/>
                  <w:sz w:val="18"/>
                  <w:szCs w:val="18"/>
                </w:rPr>
                <w:t>单</w:t>
              </w:r>
              <w:r>
                <w:rPr>
                  <w:rFonts w:ascii="Verdana" w:eastAsia="宋体" w:hAnsi="Verdana" w:cs="Verdana"/>
                  <w:sz w:val="18"/>
                  <w:szCs w:val="18"/>
                </w:rPr>
                <w:t>_</w:t>
              </w:r>
              <w:r>
                <w:rPr>
                  <w:rFonts w:ascii="Verdana" w:eastAsia="宋体" w:hAnsi="Verdana" w:cs="宋体" w:hint="eastAsia"/>
                  <w:sz w:val="18"/>
                  <w:szCs w:val="18"/>
                </w:rPr>
                <w:t>号</w:t>
              </w:r>
            </w:ins>
          </w:p>
        </w:tc>
        <w:tc>
          <w:tcPr>
            <w:tcW w:w="1722" w:type="dxa"/>
            <w:shd w:val="clear" w:color="auto" w:fill="FFFFFF"/>
            <w:tcMar>
              <w:top w:w="0" w:type="dxa"/>
              <w:left w:w="108" w:type="dxa"/>
              <w:bottom w:w="0" w:type="dxa"/>
              <w:right w:w="108" w:type="dxa"/>
            </w:tcMar>
          </w:tcPr>
          <w:p w:rsidR="000D7A2B" w:rsidRDefault="000D7A2B" w:rsidP="003F3151">
            <w:pPr>
              <w:pStyle w:val="TableContents"/>
              <w:numPr>
                <w:ins w:id="729" w:author="Unknown" w:date="2013-09-22T10:38:00Z"/>
              </w:numPr>
              <w:suppressLineNumbers w:val="0"/>
              <w:suppressAutoHyphens w:val="0"/>
              <w:spacing w:line="276" w:lineRule="auto"/>
              <w:rPr>
                <w:ins w:id="730" w:author="Unknown" w:date="2013-09-22T10:38:00Z"/>
                <w:rFonts w:ascii="Verdana" w:eastAsia="宋体" w:hAnsi="Verdana" w:cs="Times New Roman"/>
                <w:sz w:val="18"/>
                <w:szCs w:val="18"/>
              </w:rPr>
            </w:pPr>
            <w:ins w:id="731" w:author="Unknown" w:date="2013-09-22T10:38:00Z">
              <w:r>
                <w:rPr>
                  <w:rFonts w:ascii="Verdana" w:hAnsi="Verdana" w:cs="Verdana"/>
                  <w:sz w:val="18"/>
                  <w:szCs w:val="18"/>
                </w:rPr>
                <w:t>Alphanumeric id</w:t>
              </w:r>
            </w:ins>
          </w:p>
          <w:p w:rsidR="000D7A2B" w:rsidRDefault="000D7A2B" w:rsidP="003F3151">
            <w:pPr>
              <w:pStyle w:val="TableContents"/>
              <w:suppressLineNumbers w:val="0"/>
              <w:suppressAutoHyphens w:val="0"/>
              <w:spacing w:line="276" w:lineRule="auto"/>
              <w:rPr>
                <w:ins w:id="732" w:author="Unknown" w:date="2013-09-18T16:30:00Z"/>
                <w:rFonts w:ascii="Verdana" w:hAnsi="Verdana" w:cs="Verdana"/>
                <w:sz w:val="18"/>
                <w:szCs w:val="18"/>
              </w:rPr>
            </w:pPr>
            <w:ins w:id="733" w:author="Unknown" w:date="2013-09-22T10:38:00Z">
              <w:r>
                <w:rPr>
                  <w:rFonts w:ascii="Verdana" w:eastAsia="宋体" w:hAnsi="Verdana" w:cs="宋体" w:hint="eastAsia"/>
                  <w:sz w:val="18"/>
                  <w:szCs w:val="18"/>
                </w:rPr>
                <w:t>字母数字</w:t>
              </w:r>
              <w:r>
                <w:rPr>
                  <w:rFonts w:ascii="Verdana" w:eastAsia="宋体" w:hAnsi="Verdana" w:cs="Verdana"/>
                  <w:sz w:val="18"/>
                  <w:szCs w:val="18"/>
                </w:rPr>
                <w:t>id</w:t>
              </w:r>
            </w:ins>
          </w:p>
        </w:tc>
        <w:tc>
          <w:tcPr>
            <w:tcW w:w="6791" w:type="dxa"/>
            <w:gridSpan w:val="2"/>
            <w:shd w:val="clear" w:color="auto" w:fill="FFFFFF"/>
            <w:tcMar>
              <w:top w:w="0" w:type="dxa"/>
              <w:left w:w="108" w:type="dxa"/>
              <w:bottom w:w="0" w:type="dxa"/>
              <w:right w:w="108" w:type="dxa"/>
            </w:tcMar>
          </w:tcPr>
          <w:p w:rsidR="000D7A2B" w:rsidRDefault="000D7A2B" w:rsidP="004529C8">
            <w:pPr>
              <w:pStyle w:val="TableContents"/>
              <w:numPr>
                <w:ins w:id="734" w:author="Unknown" w:date="2013-09-22T10:39:00Z"/>
              </w:numPr>
              <w:suppressLineNumbers w:val="0"/>
              <w:suppressAutoHyphens w:val="0"/>
              <w:spacing w:line="276" w:lineRule="auto"/>
              <w:rPr>
                <w:ins w:id="735" w:author="Unknown" w:date="2013-09-22T10:39:00Z"/>
                <w:rFonts w:ascii="宋体" w:eastAsia="宋体" w:hAnsi="宋体" w:cs="Times New Roman"/>
                <w:sz w:val="18"/>
                <w:szCs w:val="18"/>
              </w:rPr>
            </w:pPr>
            <w:ins w:id="736" w:author="Unknown" w:date="2013-09-22T10:39:00Z">
              <w:r>
                <w:rPr>
                  <w:rFonts w:ascii="宋体" w:eastAsia="宋体" w:hAnsi="宋体" w:cs="宋体"/>
                  <w:sz w:val="18"/>
                  <w:szCs w:val="18"/>
                </w:rPr>
                <w:t>Order sheet number</w:t>
              </w:r>
            </w:ins>
          </w:p>
          <w:p w:rsidR="000D7A2B" w:rsidRPr="009F3B0C" w:rsidRDefault="000D7A2B" w:rsidP="004529C8">
            <w:pPr>
              <w:pStyle w:val="TableContents"/>
              <w:suppressLineNumbers w:val="0"/>
              <w:suppressAutoHyphens w:val="0"/>
              <w:spacing w:line="276" w:lineRule="auto"/>
              <w:rPr>
                <w:ins w:id="737" w:author="Unknown" w:date="2013-09-18T16:30:00Z"/>
                <w:rFonts w:ascii="宋体" w:eastAsia="宋体" w:hAnsi="宋体" w:cs="Times New Roman"/>
                <w:sz w:val="18"/>
                <w:szCs w:val="18"/>
              </w:rPr>
            </w:pPr>
            <w:ins w:id="738" w:author="Unknown" w:date="2013-09-18T16:30:00Z">
              <w:r>
                <w:rPr>
                  <w:rFonts w:ascii="宋体" w:eastAsia="宋体" w:hAnsi="宋体" w:cs="宋体" w:hint="eastAsia"/>
                  <w:sz w:val="18"/>
                  <w:szCs w:val="18"/>
                </w:rPr>
                <w:t>订单号</w:t>
              </w:r>
            </w:ins>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outlet_id</w:t>
            </w:r>
          </w:p>
          <w:p w:rsidR="000D7A2B" w:rsidRPr="00C613E7"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722" w:type="dxa"/>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4529C8">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91"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Distribution Center (DC)</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当门店是一个物流中心（</w:t>
            </w:r>
            <w:r>
              <w:rPr>
                <w:rFonts w:ascii="Verdana" w:eastAsia="宋体" w:hAnsi="Verdana" w:cs="Verdana"/>
                <w:sz w:val="18"/>
                <w:szCs w:val="18"/>
              </w:rPr>
              <w:t>DC</w:t>
            </w:r>
            <w:r>
              <w:rPr>
                <w:rFonts w:ascii="Verdana" w:eastAsia="宋体" w:hAnsi="Verdana" w:cs="宋体" w:hint="eastAsia"/>
                <w:sz w:val="18"/>
                <w:szCs w:val="18"/>
              </w:rPr>
              <w:t>）时，此标识符必须与门店主数据进行关联</w:t>
            </w:r>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EB7E44">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722" w:type="dxa"/>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4529C8">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91"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eastAsia="宋体" w:cs="Times New Roman"/>
              </w:rPr>
            </w:pPr>
            <w:r>
              <w:rPr>
                <w:rFonts w:ascii="Verdana" w:hAnsi="Verdana" w:cs="Verdana"/>
                <w:sz w:val="18"/>
                <w:szCs w:val="18"/>
              </w:rPr>
              <w:t xml:space="preserve">Identifier of the supplier that is receiving the orders. This id must be related with the supplier id table. </w:t>
            </w:r>
            <w:r>
              <w:rPr>
                <w:rFonts w:ascii="Verdana" w:eastAsia="宋体" w:hAnsi="Verdana" w:cs="Times New Roman"/>
                <w:sz w:val="18"/>
                <w:szCs w:val="18"/>
              </w:rPr>
              <w:br/>
            </w:r>
            <w:r>
              <w:rPr>
                <w:rFonts w:ascii="Verdana" w:eastAsia="宋体" w:hAnsi="Verdana" w:cs="宋体" w:hint="eastAsia"/>
                <w:sz w:val="18"/>
                <w:szCs w:val="18"/>
              </w:rPr>
              <w:t>收到订货单的供应商的标识符。此</w:t>
            </w:r>
            <w:r>
              <w:rPr>
                <w:rFonts w:ascii="Verdana" w:eastAsia="宋体" w:hAnsi="Verdana" w:cs="Verdana"/>
                <w:sz w:val="18"/>
                <w:szCs w:val="18"/>
              </w:rPr>
              <w:t>id</w:t>
            </w:r>
            <w:r>
              <w:rPr>
                <w:rFonts w:ascii="Verdana" w:eastAsia="宋体" w:hAnsi="Verdana" w:cs="宋体" w:hint="eastAsia"/>
                <w:sz w:val="18"/>
                <w:szCs w:val="18"/>
              </w:rPr>
              <w:t>必须与供应商</w:t>
            </w:r>
            <w:r>
              <w:rPr>
                <w:rFonts w:ascii="Verdana" w:eastAsia="宋体" w:hAnsi="Verdana" w:cs="Verdana"/>
                <w:sz w:val="18"/>
                <w:szCs w:val="18"/>
              </w:rPr>
              <w:t>id</w:t>
            </w:r>
            <w:r>
              <w:rPr>
                <w:rFonts w:ascii="Verdana" w:eastAsia="宋体" w:hAnsi="Verdana" w:cs="宋体" w:hint="eastAsia"/>
                <w:sz w:val="18"/>
                <w:szCs w:val="18"/>
              </w:rPr>
              <w:t>表格进行关联</w:t>
            </w:r>
          </w:p>
        </w:tc>
      </w:tr>
      <w:tr w:rsidR="000D7A2B">
        <w:trPr>
          <w:gridAfter w:val="1"/>
          <w:wAfter w:w="14" w:type="dxa"/>
          <w:cantSplit/>
        </w:trPr>
        <w:tc>
          <w:tcPr>
            <w:tcW w:w="1343"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64271C"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gridSpan w:val="2"/>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ins w:id="739" w:author="Unknown" w:date="2013-09-18T16:30:00Z">
              <w:r>
                <w:rPr>
                  <w:rFonts w:ascii="Verdana" w:eastAsia="宋体" w:hAnsi="Verdana" w:cs="宋体" w:hint="eastAsia"/>
                  <w:sz w:val="18"/>
                  <w:szCs w:val="18"/>
                </w:rPr>
                <w:t>（默认为</w:t>
              </w:r>
              <w:r>
                <w:rPr>
                  <w:rFonts w:ascii="Verdana" w:eastAsia="宋体" w:hAnsi="Verdana" w:cs="Verdana"/>
                  <w:sz w:val="18"/>
                  <w:szCs w:val="18"/>
                </w:rPr>
                <w:t>NULL</w:t>
              </w:r>
              <w:r>
                <w:rPr>
                  <w:rFonts w:ascii="Verdana" w:eastAsia="宋体" w:hAnsi="Verdana" w:cs="宋体" w:hint="eastAsia"/>
                  <w:sz w:val="18"/>
                  <w:szCs w:val="18"/>
                </w:rPr>
                <w:t>）</w:t>
              </w:r>
            </w:ins>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product_id</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722" w:type="dxa"/>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4529C8">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91"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identifier must be related with the </w:t>
            </w:r>
            <w:r>
              <w:rPr>
                <w:rFonts w:ascii="Verdana" w:eastAsia="宋体" w:hAnsi="Verdana" w:cs="Verdana"/>
                <w:sz w:val="18"/>
                <w:szCs w:val="18"/>
              </w:rPr>
              <w:t>SKU</w:t>
            </w:r>
            <w:r>
              <w:rPr>
                <w:rFonts w:ascii="Verdana" w:hAnsi="Verdana" w:cs="Verdana"/>
                <w:sz w:val="18"/>
                <w:szCs w:val="18"/>
              </w:rPr>
              <w:t xml:space="preserve"> code in master product data</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722" w:type="dxa"/>
            <w:shd w:val="clear" w:color="auto" w:fill="FFFFFF"/>
            <w:tcMar>
              <w:top w:w="0" w:type="dxa"/>
              <w:left w:w="108" w:type="dxa"/>
              <w:bottom w:w="0" w:type="dxa"/>
              <w:right w:w="108" w:type="dxa"/>
            </w:tcMar>
          </w:tcPr>
          <w:p w:rsidR="000D7A2B" w:rsidRDefault="000D7A2B" w:rsidP="004529C8">
            <w:pPr>
              <w:pStyle w:val="Textbody"/>
              <w:suppressAutoHyphens w:val="0"/>
              <w:spacing w:line="276" w:lineRule="auto"/>
              <w:rPr>
                <w:rFonts w:cs="Times New Roman"/>
              </w:rPr>
            </w:pPr>
            <w:r>
              <w:rPr>
                <w:rFonts w:ascii="Verdana" w:hAnsi="Verdana" w:cs="Verdana"/>
                <w:sz w:val="18"/>
                <w:szCs w:val="18"/>
              </w:rPr>
              <w:t>'Kg' or 'units'</w:t>
            </w:r>
          </w:p>
        </w:tc>
        <w:tc>
          <w:tcPr>
            <w:tcW w:w="6791"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cs="Times New Roman"/>
              </w:rPr>
            </w:pPr>
            <w:r>
              <w:rPr>
                <w:rFonts w:ascii="Verdana" w:hAnsi="Verdana" w:cs="Verdana"/>
                <w:sz w:val="18"/>
                <w:szCs w:val="18"/>
              </w:rPr>
              <w:t>Kg or units</w:t>
            </w:r>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722" w:type="dxa"/>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791"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4529C8">
            <w:pPr>
              <w:pStyle w:val="TableContents"/>
              <w:suppressLineNumbers w:val="0"/>
              <w:suppressAutoHyphens w:val="0"/>
              <w:spacing w:line="276" w:lineRule="auto"/>
              <w:rPr>
                <w:rFonts w:cs="Times New Roman"/>
              </w:rPr>
            </w:pPr>
            <w:r>
              <w:rPr>
                <w:rFonts w:ascii="Verdana" w:eastAsia="宋体" w:hAnsi="Verdana" w:cs="宋体" w:hint="eastAsia"/>
                <w:sz w:val="18"/>
                <w:szCs w:val="18"/>
              </w:rPr>
              <w:t>商品的重量或单位</w:t>
            </w:r>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722" w:type="dxa"/>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791"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is the price that the </w:t>
            </w:r>
            <w:r>
              <w:rPr>
                <w:rFonts w:ascii="Verdana" w:eastAsia="宋体" w:hAnsi="Verdana" w:cs="Verdana"/>
                <w:color w:val="auto"/>
                <w:sz w:val="18"/>
                <w:szCs w:val="18"/>
              </w:rPr>
              <w:t>DC</w:t>
            </w:r>
            <w:r>
              <w:rPr>
                <w:rFonts w:ascii="Verdana" w:hAnsi="Verdana" w:cs="Verdana"/>
                <w:sz w:val="18"/>
                <w:szCs w:val="18"/>
              </w:rPr>
              <w:t xml:space="preserve"> is paying to the supplier.</w:t>
            </w:r>
          </w:p>
          <w:p w:rsidR="000D7A2B" w:rsidRDefault="000D7A2B" w:rsidP="007D0C5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物流中心为商品支付给供应商的价格</w:t>
            </w:r>
            <w:ins w:id="740" w:author="Unknown" w:date="2013-09-09T14:04:00Z">
              <w:r>
                <w:rPr>
                  <w:rFonts w:ascii="Verdana" w:eastAsia="宋体" w:hAnsi="Verdana" w:cs="宋体" w:hint="eastAsia"/>
                  <w:sz w:val="18"/>
                  <w:szCs w:val="18"/>
                </w:rPr>
                <w:t>（</w:t>
              </w:r>
            </w:ins>
            <w:ins w:id="741" w:author="Unknown" w:date="2013-09-18T16:30:00Z">
              <w:r>
                <w:rPr>
                  <w:rFonts w:ascii="Verdana" w:eastAsia="宋体" w:hAnsi="Verdana" w:cs="宋体" w:hint="eastAsia"/>
                  <w:sz w:val="18"/>
                  <w:szCs w:val="18"/>
                </w:rPr>
                <w:t>已收货订单，取收货</w:t>
              </w:r>
            </w:ins>
            <w:r w:rsidR="007D0C5E" w:rsidRPr="003249CE">
              <w:rPr>
                <w:rFonts w:ascii="Verdana" w:eastAsia="宋体" w:hAnsi="Verdana" w:cs="宋体" w:hint="eastAsia"/>
                <w:b/>
                <w:color w:val="FF0000"/>
                <w:sz w:val="18"/>
                <w:szCs w:val="18"/>
              </w:rPr>
              <w:t>成本总金额</w:t>
            </w:r>
            <w:ins w:id="742" w:author="Unknown" w:date="2013-09-18T16:30:00Z">
              <w:r>
                <w:rPr>
                  <w:rFonts w:ascii="Verdana" w:eastAsia="宋体" w:hAnsi="Verdana" w:cs="宋体" w:hint="eastAsia"/>
                  <w:sz w:val="18"/>
                  <w:szCs w:val="18"/>
                </w:rPr>
                <w:t>；未收货订单，取订货</w:t>
              </w:r>
            </w:ins>
            <w:r w:rsidR="007D0C5E" w:rsidRPr="003249CE">
              <w:rPr>
                <w:rFonts w:ascii="Verdana" w:eastAsia="宋体" w:hAnsi="Verdana" w:cs="宋体" w:hint="eastAsia"/>
                <w:b/>
                <w:color w:val="FF0000"/>
                <w:sz w:val="18"/>
                <w:szCs w:val="18"/>
              </w:rPr>
              <w:t>成本总金额</w:t>
            </w:r>
            <w:ins w:id="743" w:author="Unknown" w:date="2013-09-09T14:04:00Z">
              <w:r>
                <w:rPr>
                  <w:rFonts w:ascii="Verdana" w:eastAsia="宋体" w:hAnsi="Verdana" w:cs="宋体" w:hint="eastAsia"/>
                  <w:sz w:val="18"/>
                  <w:szCs w:val="18"/>
                </w:rPr>
                <w:t>）</w:t>
              </w:r>
            </w:ins>
            <w:ins w:id="744" w:author="Unknown" w:date="2013-09-22T10:39:00Z">
              <w:r>
                <w:rPr>
                  <w:rFonts w:ascii="Verdana" w:eastAsia="宋体" w:hAnsi="Verdana" w:cs="Verdana"/>
                  <w:sz w:val="18"/>
                  <w:szCs w:val="18"/>
                </w:rPr>
                <w:t>for th</w:t>
              </w:r>
            </w:ins>
            <w:ins w:id="745" w:author="Unknown" w:date="2013-09-22T10:40:00Z">
              <w:r>
                <w:rPr>
                  <w:rFonts w:ascii="Verdana" w:eastAsia="宋体" w:hAnsi="Verdana" w:cs="Verdana"/>
                  <w:sz w:val="18"/>
                  <w:szCs w:val="18"/>
                </w:rPr>
                <w:t>os</w:t>
              </w:r>
            </w:ins>
            <w:ins w:id="746" w:author="Unknown" w:date="2013-09-22T10:39:00Z">
              <w:r>
                <w:rPr>
                  <w:rFonts w:ascii="Verdana" w:eastAsia="宋体" w:hAnsi="Verdana" w:cs="Verdana"/>
                  <w:sz w:val="18"/>
                  <w:szCs w:val="18"/>
                </w:rPr>
                <w:t>e order</w:t>
              </w:r>
            </w:ins>
            <w:ins w:id="747" w:author="Unknown" w:date="2013-09-22T10:40:00Z">
              <w:r>
                <w:rPr>
                  <w:rFonts w:ascii="Verdana" w:eastAsia="宋体" w:hAnsi="Verdana" w:cs="Verdana"/>
                  <w:sz w:val="18"/>
                  <w:szCs w:val="18"/>
                </w:rPr>
                <w:t>s</w:t>
              </w:r>
            </w:ins>
            <w:ins w:id="748" w:author="Unknown" w:date="2013-09-22T10:39:00Z">
              <w:r>
                <w:rPr>
                  <w:rFonts w:ascii="Verdana" w:eastAsia="宋体" w:hAnsi="Verdana" w:cs="Verdana"/>
                  <w:sz w:val="18"/>
                  <w:szCs w:val="18"/>
                </w:rPr>
                <w:t xml:space="preserve"> that</w:t>
              </w:r>
            </w:ins>
            <w:proofErr w:type="gramStart"/>
            <w:ins w:id="749" w:author="Unknown" w:date="2013-09-22T10:40:00Z">
              <w:r>
                <w:rPr>
                  <w:rFonts w:ascii="Verdana" w:eastAsia="宋体" w:hAnsi="Verdana" w:cs="Verdana"/>
                  <w:sz w:val="18"/>
                  <w:szCs w:val="18"/>
                </w:rPr>
                <w:t>’</w:t>
              </w:r>
              <w:proofErr w:type="gramEnd"/>
              <w:r>
                <w:rPr>
                  <w:rFonts w:ascii="Verdana" w:eastAsia="宋体" w:hAnsi="Verdana" w:cs="Verdana"/>
                  <w:sz w:val="18"/>
                  <w:szCs w:val="18"/>
                </w:rPr>
                <w:t>ve</w:t>
              </w:r>
            </w:ins>
            <w:ins w:id="750" w:author="Unknown" w:date="2013-09-22T10:39:00Z">
              <w:r>
                <w:rPr>
                  <w:rFonts w:ascii="Verdana" w:eastAsia="宋体" w:hAnsi="Verdana" w:cs="Verdana"/>
                  <w:sz w:val="18"/>
                  <w:szCs w:val="18"/>
                </w:rPr>
                <w:t xml:space="preserve"> been delivered,pick the receiving </w:t>
              </w:r>
            </w:ins>
            <w:r w:rsidR="007D0C5E" w:rsidRPr="007D0C5E">
              <w:rPr>
                <w:rFonts w:ascii="Verdana" w:eastAsia="宋体" w:hAnsi="Verdana" w:cs="Verdana" w:hint="eastAsia"/>
                <w:b/>
                <w:color w:val="FF0000"/>
                <w:sz w:val="18"/>
                <w:szCs w:val="18"/>
              </w:rPr>
              <w:t xml:space="preserve">Total </w:t>
            </w:r>
            <w:ins w:id="751" w:author="Unknown" w:date="2013-09-22T10:39:00Z">
              <w:r>
                <w:rPr>
                  <w:rFonts w:ascii="Verdana" w:eastAsia="宋体" w:hAnsi="Verdana" w:cs="Verdana"/>
                  <w:sz w:val="18"/>
                  <w:szCs w:val="18"/>
                </w:rPr>
                <w:t xml:space="preserve"> price</w:t>
              </w:r>
            </w:ins>
            <w:ins w:id="752" w:author="Unknown" w:date="2013-09-22T10:40:00Z">
              <w:r>
                <w:rPr>
                  <w:rFonts w:ascii="Verdana" w:eastAsia="宋体" w:hAnsi="Verdana" w:cs="Verdana"/>
                  <w:sz w:val="18"/>
                  <w:szCs w:val="18"/>
                </w:rPr>
                <w:t xml:space="preserve">;for those that’s not,pick the order </w:t>
              </w:r>
            </w:ins>
            <w:r w:rsidR="007D0C5E" w:rsidRPr="007D0C5E">
              <w:rPr>
                <w:rFonts w:ascii="Verdana" w:eastAsia="宋体" w:hAnsi="Verdana" w:cs="Verdana" w:hint="eastAsia"/>
                <w:b/>
                <w:color w:val="FF0000"/>
                <w:sz w:val="18"/>
                <w:szCs w:val="18"/>
              </w:rPr>
              <w:t xml:space="preserve">Total </w:t>
            </w:r>
            <w:ins w:id="753" w:author="Unknown" w:date="2013-09-22T10:40:00Z">
              <w:r>
                <w:rPr>
                  <w:rFonts w:ascii="Verdana" w:eastAsia="宋体" w:hAnsi="Verdana" w:cs="Verdana"/>
                  <w:sz w:val="18"/>
                  <w:szCs w:val="18"/>
                </w:rPr>
                <w:t xml:space="preserve"> price</w:t>
              </w:r>
            </w:ins>
          </w:p>
        </w:tc>
        <w:bookmarkEnd w:id="718"/>
      </w:tr>
    </w:tbl>
    <w:p w:rsidR="000D7A2B" w:rsidRDefault="000D7A2B" w:rsidP="004529C8">
      <w:pPr>
        <w:pStyle w:val="Textbody"/>
        <w:suppressAutoHyphens w:val="0"/>
        <w:spacing w:after="0"/>
        <w:rPr>
          <w:rFonts w:cs="Times New Roman"/>
        </w:rPr>
      </w:pPr>
    </w:p>
    <w:p w:rsidR="000D7A2B" w:rsidRDefault="000D7A2B" w:rsidP="004529C8">
      <w:pPr>
        <w:pStyle w:val="Textbody"/>
        <w:suppressAutoHyphens w:val="0"/>
        <w:spacing w:after="0"/>
        <w:rPr>
          <w:rFonts w:cs="Times New Roman"/>
        </w:rPr>
      </w:pPr>
    </w:p>
    <w:p w:rsidR="000D7A2B" w:rsidRPr="009F3B0C" w:rsidRDefault="000D7A2B" w:rsidP="00AF51AD">
      <w:pPr>
        <w:pStyle w:val="2"/>
        <w:keepNext w:val="0"/>
        <w:numPr>
          <w:ilvl w:val="0"/>
          <w:numId w:val="6"/>
        </w:numPr>
        <w:tabs>
          <w:tab w:val="left" w:pos="576"/>
        </w:tabs>
        <w:suppressAutoHyphens w:val="0"/>
        <w:spacing w:before="0" w:after="0"/>
        <w:rPr>
          <w:rFonts w:ascii="Litera Serial" w:hAnsi="Litera Serial" w:cs="Litera Serial"/>
          <w:bCs w:val="0"/>
          <w:caps/>
          <w:color w:val="C00000"/>
          <w:sz w:val="24"/>
          <w:szCs w:val="24"/>
        </w:rPr>
      </w:pPr>
      <w:bookmarkStart w:id="754" w:name="_Toc237064928"/>
      <w:bookmarkStart w:id="755" w:name="_Toc238874657"/>
      <w:bookmarkStart w:id="756" w:name="_Toc369255759"/>
      <w:r w:rsidRPr="009F3B0C">
        <w:rPr>
          <w:rFonts w:ascii="Litera Serial" w:hAnsi="Litera Serial" w:cs="Litera Serial"/>
          <w:bCs w:val="0"/>
          <w:caps/>
          <w:color w:val="C00000"/>
          <w:sz w:val="24"/>
          <w:szCs w:val="24"/>
        </w:rPr>
        <w:t xml:space="preserve">txn_Store_orders_to_Supplier </w:t>
      </w:r>
      <w:r w:rsidRPr="009F3B0C">
        <w:rPr>
          <w:rFonts w:ascii="Litera Serial" w:hAnsi="Litera Serial" w:cs="宋体" w:hint="eastAsia"/>
          <w:bCs w:val="0"/>
          <w:caps/>
          <w:color w:val="C00000"/>
          <w:sz w:val="24"/>
          <w:szCs w:val="24"/>
        </w:rPr>
        <w:t>交易型</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门店</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向</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供应商</w:t>
      </w:r>
      <w:r w:rsidRPr="009F3B0C">
        <w:rPr>
          <w:rFonts w:ascii="Litera Serial" w:hAnsi="Litera Serial" w:cs="Litera Serial"/>
          <w:bCs w:val="0"/>
          <w:caps/>
          <w:color w:val="C00000"/>
          <w:sz w:val="24"/>
          <w:szCs w:val="24"/>
        </w:rPr>
        <w:t>_</w:t>
      </w:r>
      <w:r w:rsidRPr="009F3B0C">
        <w:rPr>
          <w:rFonts w:ascii="Litera Serial" w:hAnsi="Litera Serial" w:cs="宋体" w:hint="eastAsia"/>
          <w:bCs w:val="0"/>
          <w:caps/>
          <w:color w:val="C00000"/>
          <w:sz w:val="24"/>
          <w:szCs w:val="24"/>
        </w:rPr>
        <w:t>订货</w:t>
      </w:r>
      <w:bookmarkEnd w:id="754"/>
      <w:bookmarkEnd w:id="755"/>
      <w:r w:rsidR="007C220C">
        <w:rPr>
          <w:rFonts w:ascii="Litera Serial" w:hAnsi="Litera Serial" w:cs="Litera Serial" w:hint="eastAsia"/>
          <w:bCs w:val="0"/>
          <w:caps/>
          <w:color w:val="C00000"/>
          <w:sz w:val="24"/>
          <w:szCs w:val="24"/>
        </w:rPr>
        <w:t>（增加字段）</w:t>
      </w:r>
      <w:bookmarkEnd w:id="756"/>
    </w:p>
    <w:p w:rsidR="000D7A2B" w:rsidRPr="00384A3F" w:rsidRDefault="000D7A2B" w:rsidP="004529C8">
      <w:pPr>
        <w:pStyle w:val="Textbody"/>
        <w:suppressAutoHyphens w:val="0"/>
        <w:spacing w:after="0"/>
        <w:rPr>
          <w:rFonts w:ascii="Verdana" w:eastAsia="宋体" w:hAnsi="Verdana" w:cs="Times New Roman"/>
          <w:sz w:val="20"/>
          <w:szCs w:val="20"/>
        </w:rPr>
      </w:pPr>
      <w:r w:rsidRPr="004529C8">
        <w:rPr>
          <w:rFonts w:ascii="Verdana" w:hAnsi="Verdana" w:cs="Verdana"/>
          <w:sz w:val="20"/>
          <w:szCs w:val="20"/>
        </w:rPr>
        <w:t xml:space="preserve">This table contains all the effective orders of inventory that the Stores are making to the suppliers. This is what the Store wants to receive from the Suppliers. </w:t>
      </w:r>
    </w:p>
    <w:p w:rsidR="000D7A2B" w:rsidRPr="00384A3F" w:rsidRDefault="000D7A2B" w:rsidP="004529C8">
      <w:pPr>
        <w:pStyle w:val="Textbody"/>
        <w:suppressAutoHyphens w:val="0"/>
        <w:spacing w:after="0"/>
        <w:rPr>
          <w:rFonts w:ascii="Verdana" w:eastAsia="宋体" w:hAnsi="Verdana" w:cs="Times New Roman"/>
          <w:sz w:val="20"/>
          <w:szCs w:val="20"/>
        </w:rPr>
      </w:pPr>
    </w:p>
    <w:p w:rsidR="000D7A2B" w:rsidRDefault="000D7A2B" w:rsidP="004529C8">
      <w:pPr>
        <w:pStyle w:val="Textbody"/>
        <w:suppressAutoHyphens w:val="0"/>
        <w:spacing w:after="0"/>
        <w:rPr>
          <w:rFonts w:ascii="Verdana" w:eastAsia="宋体" w:hAnsi="Verdana" w:cs="Times New Roman"/>
          <w:sz w:val="20"/>
          <w:szCs w:val="20"/>
        </w:rPr>
      </w:pPr>
      <w:r w:rsidRPr="004529C8">
        <w:rPr>
          <w:rFonts w:ascii="Verdana" w:eastAsia="宋体" w:hAnsi="Verdana" w:cs="宋体" w:hint="eastAsia"/>
          <w:sz w:val="20"/>
          <w:szCs w:val="20"/>
        </w:rPr>
        <w:t>此表格包含门</w:t>
      </w:r>
      <w:proofErr w:type="gramStart"/>
      <w:r w:rsidRPr="004529C8">
        <w:rPr>
          <w:rFonts w:ascii="Verdana" w:eastAsia="宋体" w:hAnsi="Verdana" w:cs="宋体" w:hint="eastAsia"/>
          <w:sz w:val="20"/>
          <w:szCs w:val="20"/>
        </w:rPr>
        <w:t>店所有</w:t>
      </w:r>
      <w:proofErr w:type="gramEnd"/>
      <w:r w:rsidRPr="004529C8">
        <w:rPr>
          <w:rFonts w:ascii="Verdana" w:eastAsia="宋体" w:hAnsi="Verdana" w:cs="宋体" w:hint="eastAsia"/>
          <w:sz w:val="20"/>
          <w:szCs w:val="20"/>
        </w:rPr>
        <w:t>发往供应商的有效的库存订货。这是门店想要从供应商处获得的。</w:t>
      </w:r>
    </w:p>
    <w:p w:rsidR="000D7A2B" w:rsidRDefault="000D7A2B" w:rsidP="004529C8">
      <w:pPr>
        <w:pStyle w:val="Textbody"/>
        <w:suppressAutoHyphens w:val="0"/>
        <w:spacing w:after="0"/>
        <w:rPr>
          <w:ins w:id="757" w:author="Unknown" w:date="2013-09-18T16:30:00Z"/>
          <w:rFonts w:ascii="Verdana" w:eastAsia="宋体" w:hAnsi="Verdana" w:cs="Times New Roman"/>
          <w:sz w:val="20"/>
          <w:szCs w:val="20"/>
        </w:rPr>
      </w:pPr>
      <w:ins w:id="758" w:author="Unknown" w:date="2013-09-09T14:04:00Z">
        <w:r>
          <w:rPr>
            <w:rFonts w:ascii="Verdana" w:eastAsia="宋体" w:hAnsi="Verdana" w:cs="宋体" w:hint="eastAsia"/>
            <w:sz w:val="20"/>
            <w:szCs w:val="20"/>
          </w:rPr>
          <w:t>门店向供应商的订货数据</w:t>
        </w:r>
      </w:ins>
    </w:p>
    <w:p w:rsidR="000D7A2B" w:rsidRPr="004529C8" w:rsidRDefault="000D7A2B" w:rsidP="004529C8">
      <w:pPr>
        <w:pStyle w:val="Textbody"/>
        <w:suppressAutoHyphens w:val="0"/>
        <w:spacing w:after="0"/>
        <w:rPr>
          <w:rFonts w:ascii="Verdana" w:eastAsia="宋体" w:hAnsi="Verdana" w:cs="Times New Roman"/>
          <w:sz w:val="20"/>
          <w:szCs w:val="20"/>
        </w:rPr>
      </w:pPr>
      <w:ins w:id="759" w:author="Unknown" w:date="2013-09-18T16:30:00Z">
        <w:r>
          <w:rPr>
            <w:rFonts w:ascii="Verdana" w:eastAsia="宋体" w:hAnsi="Verdana" w:cs="宋体" w:hint="eastAsia"/>
            <w:sz w:val="20"/>
            <w:szCs w:val="20"/>
          </w:rPr>
          <w:t>建议：增加订单号</w:t>
        </w:r>
      </w:ins>
      <w:ins w:id="760" w:author="Unknown" w:date="2013-09-22T10:41:00Z">
        <w:r>
          <w:rPr>
            <w:rFonts w:ascii="Verdana" w:eastAsia="宋体" w:hAnsi="Verdana" w:cs="Times New Roman"/>
            <w:sz w:val="20"/>
            <w:szCs w:val="20"/>
          </w:rPr>
          <w:br/>
        </w:r>
        <w:r>
          <w:rPr>
            <w:rFonts w:ascii="Verdana" w:eastAsia="宋体" w:hAnsi="Verdana" w:cs="Verdana"/>
            <w:sz w:val="20"/>
            <w:szCs w:val="20"/>
          </w:rPr>
          <w:t>suggesting to add order sheet number</w:t>
        </w:r>
      </w:ins>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43"/>
        <w:gridCol w:w="10"/>
        <w:gridCol w:w="1722"/>
        <w:gridCol w:w="10"/>
        <w:gridCol w:w="6767"/>
        <w:gridCol w:w="10"/>
      </w:tblGrid>
      <w:tr w:rsidR="000D7A2B">
        <w:trPr>
          <w:cantSplit/>
          <w:tblHeader/>
        </w:trPr>
        <w:tc>
          <w:tcPr>
            <w:tcW w:w="1353" w:type="dxa"/>
            <w:gridSpan w:val="2"/>
            <w:shd w:val="clear" w:color="auto" w:fill="E6E6E6"/>
            <w:tcMar>
              <w:top w:w="0" w:type="dxa"/>
              <w:left w:w="108" w:type="dxa"/>
              <w:bottom w:w="0" w:type="dxa"/>
              <w:right w:w="108" w:type="dxa"/>
            </w:tcMar>
          </w:tcPr>
          <w:p w:rsidR="000D7A2B" w:rsidRDefault="000D7A2B" w:rsidP="004529C8">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32" w:type="dxa"/>
            <w:gridSpan w:val="2"/>
            <w:shd w:val="clear" w:color="auto" w:fill="E6E6E6"/>
            <w:tcMar>
              <w:top w:w="0" w:type="dxa"/>
              <w:left w:w="108" w:type="dxa"/>
              <w:bottom w:w="0" w:type="dxa"/>
              <w:right w:w="108" w:type="dxa"/>
            </w:tcMar>
          </w:tcPr>
          <w:p w:rsidR="000D7A2B" w:rsidRDefault="000D7A2B" w:rsidP="004529C8">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777" w:type="dxa"/>
            <w:gridSpan w:val="2"/>
            <w:shd w:val="clear" w:color="auto" w:fill="E6E6E6"/>
            <w:tcMar>
              <w:top w:w="0" w:type="dxa"/>
              <w:left w:w="108" w:type="dxa"/>
              <w:bottom w:w="0" w:type="dxa"/>
              <w:right w:w="108" w:type="dxa"/>
            </w:tcMar>
          </w:tcPr>
          <w:p w:rsidR="000D7A2B" w:rsidRDefault="000D7A2B" w:rsidP="004529C8">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Height w:val="349"/>
        </w:trPr>
        <w:tc>
          <w:tcPr>
            <w:tcW w:w="1353"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732"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777"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Daily data</w:t>
            </w:r>
          </w:p>
          <w:p w:rsidR="000D7A2B" w:rsidRDefault="000D7A2B" w:rsidP="004529C8">
            <w:pPr>
              <w:pStyle w:val="TableContents"/>
              <w:suppressLineNumbers w:val="0"/>
              <w:suppressAutoHyphens w:val="0"/>
              <w:spacing w:line="276" w:lineRule="auto"/>
              <w:rPr>
                <w:rFonts w:eastAsia="宋体" w:cs="Times New Roman"/>
              </w:rPr>
            </w:pPr>
            <w:proofErr w:type="gramStart"/>
            <w:r>
              <w:rPr>
                <w:rFonts w:ascii="Verdana" w:eastAsia="宋体" w:hAnsi="Verdana" w:cs="宋体" w:hint="eastAsia"/>
                <w:sz w:val="18"/>
                <w:szCs w:val="18"/>
              </w:rPr>
              <w:t>日数据</w:t>
            </w:r>
            <w:proofErr w:type="gramEnd"/>
          </w:p>
        </w:tc>
      </w:tr>
      <w:tr w:rsidR="000D7A2B">
        <w:trPr>
          <w:cantSplit/>
          <w:trHeight w:val="349"/>
          <w:ins w:id="761" w:author="Unknown" w:date="2013-09-18T16:30:00Z"/>
        </w:trPr>
        <w:tc>
          <w:tcPr>
            <w:tcW w:w="1353" w:type="dxa"/>
            <w:gridSpan w:val="2"/>
            <w:shd w:val="clear" w:color="auto" w:fill="FFFFFF"/>
            <w:tcMar>
              <w:top w:w="0" w:type="dxa"/>
              <w:left w:w="108" w:type="dxa"/>
              <w:bottom w:w="0" w:type="dxa"/>
              <w:right w:w="108" w:type="dxa"/>
            </w:tcMar>
          </w:tcPr>
          <w:p w:rsidR="000D7A2B" w:rsidRDefault="000D7A2B" w:rsidP="005A40BE">
            <w:pPr>
              <w:pStyle w:val="TableContents"/>
              <w:numPr>
                <w:ins w:id="762" w:author="Unknown" w:date="2013-09-22T10:41:00Z"/>
              </w:numPr>
              <w:suppressLineNumbers w:val="0"/>
              <w:suppressAutoHyphens w:val="0"/>
              <w:spacing w:line="276" w:lineRule="auto"/>
              <w:rPr>
                <w:ins w:id="763" w:author="Unknown" w:date="2013-09-22T10:41:00Z"/>
                <w:rFonts w:ascii="Verdana" w:eastAsia="宋体" w:hAnsi="Verdana" w:cs="Verdana"/>
                <w:sz w:val="18"/>
                <w:szCs w:val="18"/>
              </w:rPr>
            </w:pPr>
            <w:ins w:id="764" w:author="Unknown" w:date="2013-09-22T10:41:00Z">
              <w:r>
                <w:rPr>
                  <w:rFonts w:ascii="Verdana" w:eastAsia="宋体" w:hAnsi="Verdana" w:cs="Verdana"/>
                  <w:sz w:val="18"/>
                  <w:szCs w:val="18"/>
                </w:rPr>
                <w:lastRenderedPageBreak/>
                <w:t>Order_sheet_number</w:t>
              </w:r>
            </w:ins>
          </w:p>
          <w:p w:rsidR="000D7A2B" w:rsidRDefault="000D7A2B" w:rsidP="004529C8">
            <w:pPr>
              <w:pStyle w:val="TableContents"/>
              <w:suppressLineNumbers w:val="0"/>
              <w:suppressAutoHyphens w:val="0"/>
              <w:spacing w:line="276" w:lineRule="auto"/>
              <w:rPr>
                <w:ins w:id="765" w:author="Unknown" w:date="2013-09-18T16:30:00Z"/>
                <w:rFonts w:ascii="Verdana" w:hAnsi="Verdana" w:cs="Verdana"/>
                <w:sz w:val="18"/>
                <w:szCs w:val="18"/>
              </w:rPr>
            </w:pPr>
            <w:ins w:id="766" w:author="Unknown" w:date="2013-09-22T10:41:00Z">
              <w:r>
                <w:rPr>
                  <w:rFonts w:ascii="Verdana" w:eastAsia="宋体" w:hAnsi="Verdana" w:cs="宋体" w:hint="eastAsia"/>
                  <w:sz w:val="18"/>
                  <w:szCs w:val="18"/>
                </w:rPr>
                <w:t>订</w:t>
              </w:r>
              <w:r>
                <w:rPr>
                  <w:rFonts w:ascii="Verdana" w:eastAsia="宋体" w:hAnsi="Verdana" w:cs="Verdana"/>
                  <w:sz w:val="18"/>
                  <w:szCs w:val="18"/>
                </w:rPr>
                <w:t>_</w:t>
              </w:r>
              <w:r>
                <w:rPr>
                  <w:rFonts w:ascii="Verdana" w:eastAsia="宋体" w:hAnsi="Verdana" w:cs="宋体" w:hint="eastAsia"/>
                  <w:sz w:val="18"/>
                  <w:szCs w:val="18"/>
                </w:rPr>
                <w:t>单</w:t>
              </w:r>
              <w:r>
                <w:rPr>
                  <w:rFonts w:ascii="Verdana" w:eastAsia="宋体" w:hAnsi="Verdana" w:cs="Verdana"/>
                  <w:sz w:val="18"/>
                  <w:szCs w:val="18"/>
                </w:rPr>
                <w:t>_</w:t>
              </w:r>
              <w:r>
                <w:rPr>
                  <w:rFonts w:ascii="Verdana" w:eastAsia="宋体" w:hAnsi="Verdana" w:cs="宋体" w:hint="eastAsia"/>
                  <w:sz w:val="18"/>
                  <w:szCs w:val="18"/>
                </w:rPr>
                <w:t>号</w:t>
              </w:r>
            </w:ins>
          </w:p>
        </w:tc>
        <w:tc>
          <w:tcPr>
            <w:tcW w:w="1732" w:type="dxa"/>
            <w:gridSpan w:val="2"/>
            <w:shd w:val="clear" w:color="auto" w:fill="FFFFFF"/>
            <w:tcMar>
              <w:top w:w="0" w:type="dxa"/>
              <w:left w:w="108" w:type="dxa"/>
              <w:bottom w:w="0" w:type="dxa"/>
              <w:right w:w="108" w:type="dxa"/>
            </w:tcMar>
          </w:tcPr>
          <w:p w:rsidR="000D7A2B" w:rsidRDefault="000D7A2B" w:rsidP="005A40BE">
            <w:pPr>
              <w:pStyle w:val="TableContents"/>
              <w:numPr>
                <w:ins w:id="767" w:author="Unknown" w:date="2013-09-22T10:41:00Z"/>
              </w:numPr>
              <w:suppressLineNumbers w:val="0"/>
              <w:suppressAutoHyphens w:val="0"/>
              <w:spacing w:line="276" w:lineRule="auto"/>
              <w:rPr>
                <w:ins w:id="768" w:author="Unknown" w:date="2013-09-22T10:41:00Z"/>
                <w:rFonts w:ascii="Verdana" w:eastAsia="宋体" w:hAnsi="Verdana" w:cs="Times New Roman"/>
                <w:sz w:val="18"/>
                <w:szCs w:val="18"/>
              </w:rPr>
            </w:pPr>
            <w:ins w:id="769" w:author="Unknown" w:date="2013-09-22T10:41:00Z">
              <w:r>
                <w:rPr>
                  <w:rFonts w:ascii="Verdana" w:hAnsi="Verdana" w:cs="Verdana"/>
                  <w:sz w:val="18"/>
                  <w:szCs w:val="18"/>
                </w:rPr>
                <w:t>Alphanumeric id</w:t>
              </w:r>
            </w:ins>
          </w:p>
          <w:p w:rsidR="000D7A2B" w:rsidRDefault="000D7A2B" w:rsidP="004529C8">
            <w:pPr>
              <w:pStyle w:val="TableContents"/>
              <w:suppressLineNumbers w:val="0"/>
              <w:suppressAutoHyphens w:val="0"/>
              <w:spacing w:line="276" w:lineRule="auto"/>
              <w:rPr>
                <w:ins w:id="770" w:author="Unknown" w:date="2013-09-18T16:30:00Z"/>
                <w:rFonts w:ascii="Verdana" w:hAnsi="Verdana" w:cs="Verdana"/>
                <w:sz w:val="18"/>
                <w:szCs w:val="18"/>
              </w:rPr>
            </w:pPr>
            <w:ins w:id="771" w:author="Unknown" w:date="2013-09-22T10:41:00Z">
              <w:r>
                <w:rPr>
                  <w:rFonts w:ascii="Verdana" w:eastAsia="宋体" w:hAnsi="Verdana" w:cs="宋体" w:hint="eastAsia"/>
                  <w:sz w:val="18"/>
                  <w:szCs w:val="18"/>
                </w:rPr>
                <w:t>字母数字</w:t>
              </w:r>
              <w:r>
                <w:rPr>
                  <w:rFonts w:ascii="Verdana" w:eastAsia="宋体" w:hAnsi="Verdana" w:cs="Verdana"/>
                  <w:sz w:val="18"/>
                  <w:szCs w:val="18"/>
                </w:rPr>
                <w:t>id</w:t>
              </w:r>
            </w:ins>
          </w:p>
        </w:tc>
        <w:tc>
          <w:tcPr>
            <w:tcW w:w="6777" w:type="dxa"/>
            <w:gridSpan w:val="2"/>
            <w:shd w:val="clear" w:color="auto" w:fill="FFFFFF"/>
            <w:tcMar>
              <w:top w:w="0" w:type="dxa"/>
              <w:left w:w="108" w:type="dxa"/>
              <w:bottom w:w="0" w:type="dxa"/>
              <w:right w:w="108" w:type="dxa"/>
            </w:tcMar>
          </w:tcPr>
          <w:p w:rsidR="000D7A2B" w:rsidRDefault="000D7A2B" w:rsidP="005A40BE">
            <w:pPr>
              <w:pStyle w:val="TableContents"/>
              <w:numPr>
                <w:ins w:id="772" w:author="Unknown" w:date="2013-09-22T10:41:00Z"/>
              </w:numPr>
              <w:suppressLineNumbers w:val="0"/>
              <w:suppressAutoHyphens w:val="0"/>
              <w:spacing w:line="276" w:lineRule="auto"/>
              <w:rPr>
                <w:ins w:id="773" w:author="Unknown" w:date="2013-09-22T10:41:00Z"/>
                <w:rFonts w:ascii="宋体" w:eastAsia="宋体" w:hAnsi="宋体" w:cs="宋体"/>
                <w:sz w:val="18"/>
                <w:szCs w:val="18"/>
              </w:rPr>
            </w:pPr>
            <w:ins w:id="774" w:author="Unknown" w:date="2013-09-22T10:41:00Z">
              <w:r>
                <w:rPr>
                  <w:rFonts w:ascii="宋体" w:eastAsia="宋体" w:hAnsi="宋体" w:cs="宋体"/>
                  <w:sz w:val="18"/>
                  <w:szCs w:val="18"/>
                </w:rPr>
                <w:t>Order sheet number</w:t>
              </w:r>
            </w:ins>
          </w:p>
          <w:p w:rsidR="000D7A2B" w:rsidRPr="009F3B0C" w:rsidRDefault="000D7A2B" w:rsidP="004529C8">
            <w:pPr>
              <w:pStyle w:val="TableContents"/>
              <w:suppressLineNumbers w:val="0"/>
              <w:suppressAutoHyphens w:val="0"/>
              <w:spacing w:line="276" w:lineRule="auto"/>
              <w:rPr>
                <w:ins w:id="775" w:author="Unknown" w:date="2013-09-18T16:30:00Z"/>
                <w:rFonts w:ascii="宋体" w:eastAsia="宋体" w:hAnsi="宋体" w:cs="Times New Roman"/>
                <w:sz w:val="18"/>
                <w:szCs w:val="18"/>
              </w:rPr>
            </w:pPr>
            <w:ins w:id="776" w:author="Unknown" w:date="2013-09-22T10:41:00Z">
              <w:r>
                <w:rPr>
                  <w:rFonts w:ascii="宋体" w:eastAsia="宋体" w:hAnsi="宋体" w:cs="宋体" w:hint="eastAsia"/>
                  <w:sz w:val="18"/>
                  <w:szCs w:val="18"/>
                </w:rPr>
                <w:t>订单号</w:t>
              </w:r>
            </w:ins>
          </w:p>
        </w:tc>
      </w:tr>
      <w:tr w:rsidR="000D7A2B">
        <w:trPr>
          <w:cantSplit/>
        </w:trPr>
        <w:tc>
          <w:tcPr>
            <w:tcW w:w="1353" w:type="dxa"/>
            <w:gridSpan w:val="2"/>
            <w:shd w:val="clear" w:color="auto" w:fill="FFFFFF"/>
            <w:tcMar>
              <w:top w:w="0" w:type="dxa"/>
              <w:left w:w="108" w:type="dxa"/>
              <w:bottom w:w="0" w:type="dxa"/>
              <w:right w:w="108" w:type="dxa"/>
            </w:tcMar>
          </w:tcPr>
          <w:p w:rsidR="000D7A2B" w:rsidRPr="0064271C"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outlet_id</w:t>
            </w:r>
          </w:p>
          <w:p w:rsidR="000D7A2B" w:rsidRPr="0064271C"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门店</w:t>
            </w:r>
            <w:r>
              <w:rPr>
                <w:rFonts w:ascii="Verdana" w:eastAsia="宋体" w:hAnsi="Verdana" w:cs="Verdana"/>
                <w:sz w:val="18"/>
                <w:szCs w:val="18"/>
              </w:rPr>
              <w:t>_id</w:t>
            </w:r>
          </w:p>
        </w:tc>
        <w:tc>
          <w:tcPr>
            <w:tcW w:w="1732"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4529C8">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Store (ST)</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当门店是一个门店（营业门店）时，此标识符必须与门店主数据进行关联</w:t>
            </w:r>
          </w:p>
        </w:tc>
      </w:tr>
      <w:tr w:rsidR="000D7A2B">
        <w:trPr>
          <w:cantSplit/>
        </w:trPr>
        <w:tc>
          <w:tcPr>
            <w:tcW w:w="1353" w:type="dxa"/>
            <w:gridSpan w:val="2"/>
            <w:shd w:val="clear" w:color="auto" w:fill="FFFFFF"/>
            <w:tcMar>
              <w:top w:w="0" w:type="dxa"/>
              <w:left w:w="108" w:type="dxa"/>
              <w:bottom w:w="0" w:type="dxa"/>
              <w:right w:w="108" w:type="dxa"/>
            </w:tcMar>
          </w:tcPr>
          <w:p w:rsidR="000D7A2B" w:rsidRPr="0064271C"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supplier_id</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4529C8">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eastAsia="宋体" w:cs="Times New Roman"/>
              </w:rPr>
            </w:pPr>
            <w:r>
              <w:rPr>
                <w:rFonts w:ascii="Verdana" w:hAnsi="Verdana" w:cs="Verdana"/>
                <w:sz w:val="18"/>
                <w:szCs w:val="18"/>
              </w:rPr>
              <w:t xml:space="preserve">Identifier of the supplier that is receiving the orders. This id must be related with the supplier id table. </w:t>
            </w:r>
            <w:r>
              <w:rPr>
                <w:rFonts w:ascii="Verdana" w:eastAsia="宋体" w:hAnsi="Verdana" w:cs="Times New Roman"/>
                <w:sz w:val="18"/>
                <w:szCs w:val="18"/>
              </w:rPr>
              <w:br/>
            </w:r>
            <w:r>
              <w:rPr>
                <w:rFonts w:ascii="Verdana" w:eastAsia="宋体" w:hAnsi="Verdana" w:cs="宋体" w:hint="eastAsia"/>
                <w:sz w:val="18"/>
                <w:szCs w:val="18"/>
              </w:rPr>
              <w:t>收到订货单的供应商的标识符。此</w:t>
            </w:r>
            <w:r>
              <w:rPr>
                <w:rFonts w:ascii="Verdana" w:eastAsia="宋体" w:hAnsi="Verdana" w:cs="Verdana"/>
                <w:sz w:val="18"/>
                <w:szCs w:val="18"/>
              </w:rPr>
              <w:t>id</w:t>
            </w:r>
            <w:r>
              <w:rPr>
                <w:rFonts w:ascii="Verdana" w:eastAsia="宋体" w:hAnsi="Verdana" w:cs="宋体" w:hint="eastAsia"/>
                <w:sz w:val="18"/>
                <w:szCs w:val="18"/>
              </w:rPr>
              <w:t>必须与供应商</w:t>
            </w:r>
            <w:r>
              <w:rPr>
                <w:rFonts w:ascii="Verdana" w:eastAsia="宋体" w:hAnsi="Verdana" w:cs="Verdana"/>
                <w:sz w:val="18"/>
                <w:szCs w:val="18"/>
              </w:rPr>
              <w:t>id</w:t>
            </w:r>
            <w:r>
              <w:rPr>
                <w:rFonts w:ascii="Verdana" w:eastAsia="宋体" w:hAnsi="Verdana" w:cs="宋体" w:hint="eastAsia"/>
                <w:sz w:val="18"/>
                <w:szCs w:val="18"/>
              </w:rPr>
              <w:t>表格进行关联</w:t>
            </w:r>
          </w:p>
        </w:tc>
      </w:tr>
      <w:tr w:rsidR="000D7A2B">
        <w:trPr>
          <w:gridAfter w:val="1"/>
          <w:wAfter w:w="10" w:type="dxa"/>
          <w:cantSplit/>
        </w:trPr>
        <w:tc>
          <w:tcPr>
            <w:tcW w:w="1343"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64271C"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gridSpan w:val="2"/>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gridSpan w:val="2"/>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ins w:id="777" w:author="Unknown" w:date="2013-09-18T16:30:00Z">
              <w:r>
                <w:rPr>
                  <w:rFonts w:ascii="Verdana" w:eastAsia="宋体" w:hAnsi="Verdana" w:cs="宋体" w:hint="eastAsia"/>
                  <w:sz w:val="18"/>
                  <w:szCs w:val="18"/>
                </w:rPr>
                <w:t>（默认为</w:t>
              </w:r>
              <w:r>
                <w:rPr>
                  <w:rFonts w:ascii="Verdana" w:eastAsia="宋体" w:hAnsi="Verdana" w:cs="Verdana"/>
                  <w:sz w:val="18"/>
                  <w:szCs w:val="18"/>
                </w:rPr>
                <w:t>NULL</w:t>
              </w:r>
              <w:r>
                <w:rPr>
                  <w:rFonts w:ascii="Verdana" w:eastAsia="宋体" w:hAnsi="Verdana" w:cs="宋体" w:hint="eastAsia"/>
                  <w:sz w:val="18"/>
                  <w:szCs w:val="18"/>
                </w:rPr>
                <w:t>）</w:t>
              </w:r>
            </w:ins>
          </w:p>
        </w:tc>
      </w:tr>
      <w:tr w:rsidR="000D7A2B">
        <w:trPr>
          <w:cantSplit/>
        </w:trPr>
        <w:tc>
          <w:tcPr>
            <w:tcW w:w="1353" w:type="dxa"/>
            <w:gridSpan w:val="2"/>
            <w:shd w:val="clear" w:color="auto" w:fill="FFFFFF"/>
            <w:tcMar>
              <w:top w:w="0" w:type="dxa"/>
              <w:left w:w="108" w:type="dxa"/>
              <w:bottom w:w="0" w:type="dxa"/>
              <w:right w:w="108" w:type="dxa"/>
            </w:tcMar>
          </w:tcPr>
          <w:p w:rsidR="000D7A2B" w:rsidRPr="0064271C"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product_id</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732"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4529C8">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identifier must be related with the </w:t>
            </w:r>
            <w:r>
              <w:rPr>
                <w:rFonts w:ascii="Verdana" w:eastAsia="宋体" w:hAnsi="Verdana" w:cs="Verdana"/>
                <w:sz w:val="18"/>
                <w:szCs w:val="18"/>
              </w:rPr>
              <w:t>SKU</w:t>
            </w:r>
            <w:r>
              <w:rPr>
                <w:rFonts w:ascii="Verdana" w:hAnsi="Verdana" w:cs="Verdana"/>
                <w:sz w:val="18"/>
                <w:szCs w:val="18"/>
              </w:rPr>
              <w:t xml:space="preserve"> code in master product data</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732" w:type="dxa"/>
            <w:gridSpan w:val="2"/>
            <w:shd w:val="clear" w:color="auto" w:fill="FFFFFF"/>
            <w:tcMar>
              <w:top w:w="0" w:type="dxa"/>
              <w:left w:w="108" w:type="dxa"/>
              <w:bottom w:w="0" w:type="dxa"/>
              <w:right w:w="108" w:type="dxa"/>
            </w:tcMar>
          </w:tcPr>
          <w:p w:rsidR="000D7A2B" w:rsidRDefault="000D7A2B" w:rsidP="004529C8">
            <w:pPr>
              <w:pStyle w:val="Textbody"/>
              <w:suppressAutoHyphens w:val="0"/>
              <w:spacing w:line="276" w:lineRule="auto"/>
              <w:rPr>
                <w:rFonts w:cs="Times New Roman"/>
              </w:rPr>
            </w:pPr>
            <w:r>
              <w:rPr>
                <w:rFonts w:ascii="Verdana" w:hAnsi="Verdana" w:cs="Verdana"/>
                <w:sz w:val="18"/>
                <w:szCs w:val="18"/>
              </w:rPr>
              <w:t>'Kg' or 'units'</w:t>
            </w:r>
          </w:p>
        </w:tc>
        <w:tc>
          <w:tcPr>
            <w:tcW w:w="6777"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cs="Times New Roman"/>
              </w:rPr>
            </w:pPr>
            <w:r>
              <w:rPr>
                <w:rFonts w:ascii="Verdana" w:hAnsi="Verdana" w:cs="Verdana"/>
                <w:sz w:val="18"/>
                <w:szCs w:val="18"/>
              </w:rPr>
              <w:t>Kg or units</w:t>
            </w:r>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732"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777"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4529C8">
            <w:pPr>
              <w:pStyle w:val="TableContents"/>
              <w:suppressLineNumbers w:val="0"/>
              <w:suppressAutoHyphens w:val="0"/>
              <w:spacing w:line="276" w:lineRule="auto"/>
              <w:rPr>
                <w:rFonts w:cs="Times New Roman"/>
              </w:rPr>
            </w:pPr>
            <w:r>
              <w:rPr>
                <w:rFonts w:ascii="Verdana" w:eastAsia="宋体" w:hAnsi="Verdana" w:cs="宋体" w:hint="eastAsia"/>
                <w:sz w:val="18"/>
                <w:szCs w:val="18"/>
              </w:rPr>
              <w:t>商品的重量或单位</w:t>
            </w:r>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732"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4529C8">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777" w:type="dxa"/>
            <w:gridSpan w:val="2"/>
            <w:shd w:val="clear" w:color="auto" w:fill="FFFFFF"/>
            <w:tcMar>
              <w:top w:w="0" w:type="dxa"/>
              <w:left w:w="108" w:type="dxa"/>
              <w:bottom w:w="0" w:type="dxa"/>
              <w:right w:w="108" w:type="dxa"/>
            </w:tcMar>
          </w:tcPr>
          <w:p w:rsidR="000D7A2B" w:rsidRDefault="000D7A2B" w:rsidP="004529C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is the price that the </w:t>
            </w:r>
            <w:r>
              <w:rPr>
                <w:rFonts w:ascii="Verdana" w:eastAsia="宋体" w:hAnsi="Verdana" w:cs="Verdana"/>
                <w:color w:val="auto"/>
                <w:sz w:val="18"/>
                <w:szCs w:val="18"/>
              </w:rPr>
              <w:t>store</w:t>
            </w:r>
            <w:r>
              <w:rPr>
                <w:rFonts w:ascii="Verdana" w:hAnsi="Verdana" w:cs="Verdana"/>
                <w:sz w:val="18"/>
                <w:szCs w:val="18"/>
              </w:rPr>
              <w:t xml:space="preserve"> is paying to the supplier.</w:t>
            </w:r>
          </w:p>
          <w:p w:rsidR="000D7A2B" w:rsidRDefault="000D7A2B" w:rsidP="007D0C5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门店为商品支付给供应商的价格</w:t>
            </w:r>
            <w:ins w:id="778" w:author="Unknown" w:date="2013-09-18T16:31:00Z">
              <w:r>
                <w:rPr>
                  <w:rFonts w:ascii="Verdana" w:eastAsia="宋体" w:hAnsi="Verdana" w:cs="宋体" w:hint="eastAsia"/>
                  <w:sz w:val="18"/>
                  <w:szCs w:val="18"/>
                </w:rPr>
                <w:t>（已收货订单，取收货</w:t>
              </w:r>
            </w:ins>
            <w:r w:rsidR="007D0C5E" w:rsidRPr="003249CE">
              <w:rPr>
                <w:rFonts w:ascii="Verdana" w:eastAsia="宋体" w:hAnsi="Verdana" w:cs="宋体" w:hint="eastAsia"/>
                <w:b/>
                <w:color w:val="FF0000"/>
                <w:sz w:val="18"/>
                <w:szCs w:val="18"/>
              </w:rPr>
              <w:t>成本总金额</w:t>
            </w:r>
            <w:ins w:id="779" w:author="Unknown" w:date="2013-09-18T16:31:00Z">
              <w:r>
                <w:rPr>
                  <w:rFonts w:ascii="Verdana" w:eastAsia="宋体" w:hAnsi="Verdana" w:cs="宋体" w:hint="eastAsia"/>
                  <w:sz w:val="18"/>
                  <w:szCs w:val="18"/>
                </w:rPr>
                <w:t>；未收货订单，取订货</w:t>
              </w:r>
            </w:ins>
            <w:r w:rsidR="007D0C5E" w:rsidRPr="003249CE">
              <w:rPr>
                <w:rFonts w:ascii="Verdana" w:eastAsia="宋体" w:hAnsi="Verdana" w:cs="宋体" w:hint="eastAsia"/>
                <w:b/>
                <w:color w:val="FF0000"/>
                <w:sz w:val="18"/>
                <w:szCs w:val="18"/>
              </w:rPr>
              <w:t>成本总金额</w:t>
            </w:r>
            <w:ins w:id="780" w:author="Unknown" w:date="2013-09-18T16:31:00Z">
              <w:r>
                <w:rPr>
                  <w:rFonts w:ascii="Verdana" w:eastAsia="宋体" w:hAnsi="Verdana" w:cs="宋体" w:hint="eastAsia"/>
                  <w:sz w:val="18"/>
                  <w:szCs w:val="18"/>
                </w:rPr>
                <w:t>）</w:t>
              </w:r>
            </w:ins>
            <w:ins w:id="781" w:author="Unknown" w:date="2013-09-22T10:41:00Z">
              <w:r>
                <w:rPr>
                  <w:rFonts w:ascii="Verdana" w:eastAsia="宋体" w:hAnsi="Verdana" w:cs="Verdana"/>
                  <w:sz w:val="18"/>
                  <w:szCs w:val="18"/>
                </w:rPr>
                <w:t>for those orders that</w:t>
              </w:r>
              <w:proofErr w:type="gramStart"/>
              <w:r>
                <w:rPr>
                  <w:rFonts w:ascii="Verdana" w:eastAsia="宋体" w:hAnsi="Verdana" w:cs="Verdana"/>
                  <w:sz w:val="18"/>
                  <w:szCs w:val="18"/>
                </w:rPr>
                <w:t>’</w:t>
              </w:r>
              <w:proofErr w:type="gramEnd"/>
              <w:r>
                <w:rPr>
                  <w:rFonts w:ascii="Verdana" w:eastAsia="宋体" w:hAnsi="Verdana" w:cs="Verdana"/>
                  <w:sz w:val="18"/>
                  <w:szCs w:val="18"/>
                </w:rPr>
                <w:t xml:space="preserve">ve been delivered,pick the receiving </w:t>
              </w:r>
            </w:ins>
            <w:r w:rsidR="007D0C5E" w:rsidRPr="007D0C5E">
              <w:rPr>
                <w:rFonts w:ascii="Verdana" w:eastAsia="宋体" w:hAnsi="Verdana" w:cs="Verdana" w:hint="eastAsia"/>
                <w:b/>
                <w:color w:val="FF0000"/>
                <w:sz w:val="18"/>
                <w:szCs w:val="18"/>
              </w:rPr>
              <w:t xml:space="preserve">Total </w:t>
            </w:r>
            <w:ins w:id="782" w:author="Unknown" w:date="2013-09-22T10:41:00Z">
              <w:r>
                <w:rPr>
                  <w:rFonts w:ascii="Verdana" w:eastAsia="宋体" w:hAnsi="Verdana" w:cs="Verdana"/>
                  <w:sz w:val="18"/>
                  <w:szCs w:val="18"/>
                </w:rPr>
                <w:t xml:space="preserve"> price;for those that’s not,pick the order </w:t>
              </w:r>
            </w:ins>
            <w:r w:rsidR="007D0C5E" w:rsidRPr="007D0C5E">
              <w:rPr>
                <w:rFonts w:ascii="Verdana" w:eastAsia="宋体" w:hAnsi="Verdana" w:cs="Verdana" w:hint="eastAsia"/>
                <w:b/>
                <w:color w:val="FF0000"/>
                <w:sz w:val="18"/>
                <w:szCs w:val="18"/>
              </w:rPr>
              <w:t xml:space="preserve">Total </w:t>
            </w:r>
            <w:ins w:id="783" w:author="Unknown" w:date="2013-09-22T10:41:00Z">
              <w:r>
                <w:rPr>
                  <w:rFonts w:ascii="Verdana" w:eastAsia="宋体" w:hAnsi="Verdana" w:cs="Verdana"/>
                  <w:sz w:val="18"/>
                  <w:szCs w:val="18"/>
                </w:rPr>
                <w:t xml:space="preserve"> price</w:t>
              </w:r>
            </w:ins>
          </w:p>
        </w:tc>
      </w:tr>
    </w:tbl>
    <w:p w:rsidR="000D7A2B" w:rsidRDefault="000D7A2B">
      <w:pPr>
        <w:pStyle w:val="Textbody"/>
        <w:suppressAutoHyphens w:val="0"/>
        <w:spacing w:after="0" w:line="360" w:lineRule="auto"/>
        <w:rPr>
          <w:rFonts w:cs="Times New Roman"/>
        </w:rPr>
      </w:pPr>
    </w:p>
    <w:p w:rsidR="000D7A2B" w:rsidRPr="00672EBC" w:rsidRDefault="000D7A2B">
      <w:pPr>
        <w:pStyle w:val="Textbody"/>
        <w:suppressAutoHyphens w:val="0"/>
        <w:spacing w:after="0" w:line="360" w:lineRule="auto"/>
        <w:rPr>
          <w:rFonts w:cs="Times New Roman"/>
          <w:b/>
          <w:color w:val="C00000"/>
        </w:rPr>
      </w:pPr>
    </w:p>
    <w:p w:rsidR="000D7A2B" w:rsidRPr="00672EBC" w:rsidRDefault="000D7A2B" w:rsidP="00AF51AD">
      <w:pPr>
        <w:pStyle w:val="2"/>
        <w:keepNext w:val="0"/>
        <w:numPr>
          <w:ilvl w:val="0"/>
          <w:numId w:val="6"/>
        </w:numPr>
        <w:tabs>
          <w:tab w:val="left" w:pos="576"/>
        </w:tabs>
        <w:suppressAutoHyphens w:val="0"/>
        <w:spacing w:before="0" w:after="0"/>
        <w:rPr>
          <w:rFonts w:ascii="Litera Serial" w:hAnsi="Litera Serial" w:cs="Litera Serial"/>
          <w:bCs w:val="0"/>
          <w:caps/>
          <w:color w:val="C00000"/>
          <w:sz w:val="24"/>
          <w:szCs w:val="24"/>
        </w:rPr>
      </w:pPr>
      <w:bookmarkStart w:id="784" w:name="_Toc237064929"/>
      <w:bookmarkStart w:id="785" w:name="_Toc238874658"/>
      <w:bookmarkStart w:id="786" w:name="_Toc369255760"/>
      <w:r w:rsidRPr="00672EBC">
        <w:rPr>
          <w:rFonts w:ascii="Litera Serial" w:hAnsi="Litera Serial" w:cs="Litera Serial"/>
          <w:bCs w:val="0"/>
          <w:caps/>
          <w:color w:val="C00000"/>
          <w:sz w:val="24"/>
          <w:szCs w:val="24"/>
        </w:rPr>
        <w:t xml:space="preserve">txn_Store_orders_to_dc </w:t>
      </w:r>
      <w:r w:rsidRPr="00672EBC">
        <w:rPr>
          <w:rFonts w:ascii="Litera Serial" w:hAnsi="Litera Serial" w:cs="宋体" w:hint="eastAsia"/>
          <w:bCs w:val="0"/>
          <w:caps/>
          <w:color w:val="C00000"/>
          <w:sz w:val="24"/>
          <w:szCs w:val="24"/>
        </w:rPr>
        <w:t>交易型</w:t>
      </w:r>
      <w:r w:rsidRPr="00672EBC">
        <w:rPr>
          <w:rFonts w:ascii="Litera Serial" w:hAnsi="Litera Serial" w:cs="Litera Serial"/>
          <w:bCs w:val="0"/>
          <w:caps/>
          <w:color w:val="C00000"/>
          <w:sz w:val="24"/>
          <w:szCs w:val="24"/>
        </w:rPr>
        <w:t>_</w:t>
      </w:r>
      <w:r w:rsidRPr="00672EBC">
        <w:rPr>
          <w:rFonts w:ascii="Litera Serial" w:hAnsi="Litera Serial" w:cs="宋体" w:hint="eastAsia"/>
          <w:bCs w:val="0"/>
          <w:caps/>
          <w:color w:val="C00000"/>
          <w:sz w:val="24"/>
          <w:szCs w:val="24"/>
        </w:rPr>
        <w:t>门店</w:t>
      </w:r>
      <w:r w:rsidRPr="00672EBC">
        <w:rPr>
          <w:rFonts w:ascii="Litera Serial" w:hAnsi="Litera Serial" w:cs="Litera Serial"/>
          <w:bCs w:val="0"/>
          <w:caps/>
          <w:color w:val="C00000"/>
          <w:sz w:val="24"/>
          <w:szCs w:val="24"/>
        </w:rPr>
        <w:t>_</w:t>
      </w:r>
      <w:r w:rsidRPr="00672EBC">
        <w:rPr>
          <w:rFonts w:ascii="Litera Serial" w:hAnsi="Litera Serial" w:cs="宋体" w:hint="eastAsia"/>
          <w:bCs w:val="0"/>
          <w:caps/>
          <w:color w:val="C00000"/>
          <w:sz w:val="24"/>
          <w:szCs w:val="24"/>
        </w:rPr>
        <w:t>向</w:t>
      </w:r>
      <w:r w:rsidRPr="00672EBC">
        <w:rPr>
          <w:rFonts w:ascii="Litera Serial" w:hAnsi="Litera Serial" w:cs="Litera Serial"/>
          <w:bCs w:val="0"/>
          <w:caps/>
          <w:color w:val="C00000"/>
          <w:sz w:val="24"/>
          <w:szCs w:val="24"/>
        </w:rPr>
        <w:t>_</w:t>
      </w:r>
      <w:r w:rsidRPr="00672EBC">
        <w:rPr>
          <w:rFonts w:ascii="Litera Serial" w:hAnsi="Litera Serial" w:cs="宋体" w:hint="eastAsia"/>
          <w:bCs w:val="0"/>
          <w:caps/>
          <w:color w:val="C00000"/>
          <w:sz w:val="24"/>
          <w:szCs w:val="24"/>
        </w:rPr>
        <w:t>物流中心</w:t>
      </w:r>
      <w:r w:rsidRPr="00672EBC">
        <w:rPr>
          <w:rFonts w:ascii="Litera Serial" w:hAnsi="Litera Serial" w:cs="Litera Serial"/>
          <w:bCs w:val="0"/>
          <w:caps/>
          <w:color w:val="C00000"/>
          <w:sz w:val="24"/>
          <w:szCs w:val="24"/>
        </w:rPr>
        <w:t>_</w:t>
      </w:r>
      <w:r w:rsidRPr="00672EBC">
        <w:rPr>
          <w:rFonts w:ascii="Litera Serial" w:hAnsi="Litera Serial" w:cs="宋体" w:hint="eastAsia"/>
          <w:bCs w:val="0"/>
          <w:caps/>
          <w:color w:val="C00000"/>
          <w:sz w:val="24"/>
          <w:szCs w:val="24"/>
        </w:rPr>
        <w:t>订货</w:t>
      </w:r>
      <w:bookmarkEnd w:id="784"/>
      <w:bookmarkEnd w:id="785"/>
      <w:r w:rsidR="007C220C">
        <w:rPr>
          <w:rFonts w:ascii="Litera Serial" w:hAnsi="Litera Serial" w:cs="Litera Serial" w:hint="eastAsia"/>
          <w:bCs w:val="0"/>
          <w:caps/>
          <w:color w:val="C00000"/>
          <w:sz w:val="24"/>
          <w:szCs w:val="24"/>
        </w:rPr>
        <w:t>（增加字段）</w:t>
      </w:r>
      <w:bookmarkEnd w:id="786"/>
    </w:p>
    <w:p w:rsidR="000D7A2B" w:rsidRPr="00DC7FA6" w:rsidRDefault="000D7A2B" w:rsidP="00DC7FA6">
      <w:pPr>
        <w:pStyle w:val="Textbody"/>
        <w:spacing w:after="0"/>
        <w:rPr>
          <w:rFonts w:ascii="Verdana" w:hAnsi="Verdana" w:cs="Verdana"/>
          <w:sz w:val="20"/>
          <w:szCs w:val="20"/>
        </w:rPr>
      </w:pPr>
      <w:r w:rsidRPr="00DC7FA6">
        <w:rPr>
          <w:rFonts w:ascii="Verdana" w:hAnsi="Verdana" w:cs="Verdana"/>
          <w:sz w:val="20"/>
          <w:szCs w:val="20"/>
        </w:rPr>
        <w:t>This table contains all the effective orders of inventory that the Stores are making to the Distribution Centers. This is what the Store wants to receive from the Distribution Centers. If there is no DC, this table can be left blank.</w:t>
      </w:r>
    </w:p>
    <w:p w:rsidR="000D7A2B" w:rsidRPr="00DC7FA6" w:rsidRDefault="000D7A2B" w:rsidP="00DC7FA6">
      <w:pPr>
        <w:pStyle w:val="Textbody"/>
        <w:spacing w:after="0"/>
        <w:rPr>
          <w:rFonts w:ascii="Verdana" w:hAnsi="Verdana" w:cs="Verdana"/>
          <w:sz w:val="20"/>
          <w:szCs w:val="20"/>
        </w:rPr>
      </w:pPr>
    </w:p>
    <w:p w:rsidR="000D7A2B" w:rsidRPr="00DC7FA6" w:rsidRDefault="000D7A2B" w:rsidP="00DC7FA6">
      <w:pPr>
        <w:pStyle w:val="Textbody"/>
        <w:suppressAutoHyphens w:val="0"/>
        <w:spacing w:after="0"/>
        <w:rPr>
          <w:rFonts w:ascii="Verdana" w:eastAsia="宋体" w:hAnsi="Verdana" w:cs="Times New Roman"/>
          <w:sz w:val="20"/>
          <w:szCs w:val="20"/>
        </w:rPr>
      </w:pPr>
      <w:r w:rsidRPr="00DC7FA6">
        <w:rPr>
          <w:rFonts w:ascii="Verdana" w:eastAsia="宋体" w:hAnsi="Verdana" w:cs="宋体" w:hint="eastAsia"/>
          <w:sz w:val="20"/>
          <w:szCs w:val="20"/>
        </w:rPr>
        <w:t>此表格包含门</w:t>
      </w:r>
      <w:proofErr w:type="gramStart"/>
      <w:r w:rsidRPr="00DC7FA6">
        <w:rPr>
          <w:rFonts w:ascii="Verdana" w:eastAsia="宋体" w:hAnsi="Verdana" w:cs="宋体" w:hint="eastAsia"/>
          <w:sz w:val="20"/>
          <w:szCs w:val="20"/>
        </w:rPr>
        <w:t>店所有</w:t>
      </w:r>
      <w:proofErr w:type="gramEnd"/>
      <w:r w:rsidRPr="00DC7FA6">
        <w:rPr>
          <w:rFonts w:ascii="Verdana" w:eastAsia="宋体" w:hAnsi="Verdana" w:cs="宋体" w:hint="eastAsia"/>
          <w:sz w:val="20"/>
          <w:szCs w:val="20"/>
        </w:rPr>
        <w:t>发往物流中心的有效的库存订货。这是门店想要从物流中心处获得的。</w:t>
      </w:r>
      <w:r w:rsidRPr="00DC7FA6">
        <w:rPr>
          <w:rFonts w:eastAsia="宋体" w:cs="宋体" w:hint="eastAsia"/>
          <w:sz w:val="20"/>
          <w:szCs w:val="20"/>
        </w:rPr>
        <w:t>如果没有</w:t>
      </w:r>
      <w:r w:rsidRPr="00DC7FA6">
        <w:rPr>
          <w:rFonts w:eastAsia="宋体"/>
          <w:sz w:val="20"/>
          <w:szCs w:val="20"/>
        </w:rPr>
        <w:t>DC</w:t>
      </w:r>
      <w:r w:rsidRPr="00DC7FA6">
        <w:rPr>
          <w:rFonts w:eastAsia="宋体" w:cs="宋体" w:hint="eastAsia"/>
          <w:sz w:val="20"/>
          <w:szCs w:val="20"/>
        </w:rPr>
        <w:t>，我们可以先把表格保留，只是不需要往里面填数</w:t>
      </w:r>
    </w:p>
    <w:p w:rsidR="000D7A2B" w:rsidRDefault="000D7A2B" w:rsidP="00DC7FA6">
      <w:pPr>
        <w:pStyle w:val="Textbody"/>
        <w:suppressAutoHyphens w:val="0"/>
        <w:spacing w:after="0"/>
        <w:rPr>
          <w:ins w:id="787" w:author="Unknown" w:date="2013-09-18T16:31:00Z"/>
          <w:rFonts w:eastAsia="宋体" w:cs="Times New Roman"/>
        </w:rPr>
      </w:pPr>
      <w:ins w:id="788" w:author="Unknown" w:date="2013-09-09T14:05:00Z">
        <w:r>
          <w:rPr>
            <w:rFonts w:eastAsia="宋体" w:cs="宋体" w:hint="eastAsia"/>
          </w:rPr>
          <w:t>门店向</w:t>
        </w:r>
        <w:r>
          <w:rPr>
            <w:rFonts w:eastAsia="宋体"/>
          </w:rPr>
          <w:t>DC</w:t>
        </w:r>
        <w:r>
          <w:rPr>
            <w:rFonts w:eastAsia="宋体" w:cs="宋体" w:hint="eastAsia"/>
          </w:rPr>
          <w:t>的要货数据（也就是配送通知单）</w:t>
        </w:r>
      </w:ins>
    </w:p>
    <w:p w:rsidR="000D7A2B" w:rsidRDefault="000D7A2B" w:rsidP="00DC7FA6">
      <w:pPr>
        <w:pStyle w:val="Textbody"/>
        <w:suppressAutoHyphens w:val="0"/>
        <w:spacing w:after="0"/>
        <w:rPr>
          <w:rFonts w:eastAsia="宋体" w:cs="Times New Roman"/>
        </w:rPr>
      </w:pPr>
      <w:ins w:id="789" w:author="Unknown" w:date="2013-09-18T16:31:00Z">
        <w:r>
          <w:rPr>
            <w:rFonts w:eastAsia="宋体" w:cs="宋体" w:hint="eastAsia"/>
          </w:rPr>
          <w:t>建议：增加调拨单号</w:t>
        </w:r>
      </w:ins>
      <w:ins w:id="790" w:author="Unknown" w:date="2013-09-20T09:39:00Z">
        <w:r>
          <w:rPr>
            <w:rFonts w:eastAsia="宋体" w:cs="Times New Roman"/>
          </w:rPr>
          <w:br/>
        </w:r>
        <w:r>
          <w:rPr>
            <w:rFonts w:eastAsia="宋体"/>
          </w:rPr>
          <w:t>suggesting to add transfer sheet number field</w:t>
        </w:r>
      </w:ins>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43"/>
        <w:gridCol w:w="10"/>
        <w:gridCol w:w="1722"/>
        <w:gridCol w:w="24"/>
        <w:gridCol w:w="6753"/>
      </w:tblGrid>
      <w:tr w:rsidR="000D7A2B">
        <w:trPr>
          <w:cantSplit/>
          <w:tblHeader/>
        </w:trPr>
        <w:tc>
          <w:tcPr>
            <w:tcW w:w="1353" w:type="dxa"/>
            <w:gridSpan w:val="2"/>
            <w:shd w:val="clear" w:color="auto" w:fill="E6E6E6"/>
            <w:tcMar>
              <w:top w:w="0" w:type="dxa"/>
              <w:left w:w="108" w:type="dxa"/>
              <w:bottom w:w="0" w:type="dxa"/>
              <w:right w:w="108" w:type="dxa"/>
            </w:tcMar>
          </w:tcPr>
          <w:p w:rsidR="000D7A2B" w:rsidRDefault="000D7A2B" w:rsidP="00DC7FA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46" w:type="dxa"/>
            <w:gridSpan w:val="2"/>
            <w:shd w:val="clear" w:color="auto" w:fill="E6E6E6"/>
            <w:tcMar>
              <w:top w:w="0" w:type="dxa"/>
              <w:left w:w="108" w:type="dxa"/>
              <w:bottom w:w="0" w:type="dxa"/>
              <w:right w:w="108" w:type="dxa"/>
            </w:tcMar>
          </w:tcPr>
          <w:p w:rsidR="000D7A2B" w:rsidRDefault="000D7A2B" w:rsidP="00DC7FA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753" w:type="dxa"/>
            <w:shd w:val="clear" w:color="auto" w:fill="E6E6E6"/>
            <w:tcMar>
              <w:top w:w="0" w:type="dxa"/>
              <w:left w:w="108" w:type="dxa"/>
              <w:bottom w:w="0" w:type="dxa"/>
              <w:right w:w="108" w:type="dxa"/>
            </w:tcMar>
          </w:tcPr>
          <w:p w:rsidR="000D7A2B" w:rsidRDefault="000D7A2B" w:rsidP="00DC7FA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Height w:val="349"/>
        </w:trPr>
        <w:tc>
          <w:tcPr>
            <w:tcW w:w="1353"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746"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753"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Daily data</w:t>
            </w:r>
          </w:p>
          <w:p w:rsidR="000D7A2B" w:rsidRDefault="000D7A2B" w:rsidP="00DC7FA6">
            <w:pPr>
              <w:pStyle w:val="TableContents"/>
              <w:suppressLineNumbers w:val="0"/>
              <w:suppressAutoHyphens w:val="0"/>
              <w:spacing w:line="276" w:lineRule="auto"/>
              <w:rPr>
                <w:rFonts w:eastAsia="宋体" w:cs="Times New Roman"/>
              </w:rPr>
            </w:pPr>
            <w:proofErr w:type="gramStart"/>
            <w:r>
              <w:rPr>
                <w:rFonts w:ascii="Verdana" w:eastAsia="宋体" w:hAnsi="Verdana" w:cs="宋体" w:hint="eastAsia"/>
                <w:sz w:val="18"/>
                <w:szCs w:val="18"/>
              </w:rPr>
              <w:t>日数据</w:t>
            </w:r>
            <w:proofErr w:type="gramEnd"/>
          </w:p>
        </w:tc>
      </w:tr>
      <w:tr w:rsidR="000D7A2B">
        <w:trPr>
          <w:cantSplit/>
          <w:trHeight w:val="349"/>
          <w:ins w:id="791" w:author="Unknown" w:date="2013-09-18T16:31:00Z"/>
        </w:trPr>
        <w:tc>
          <w:tcPr>
            <w:tcW w:w="1353" w:type="dxa"/>
            <w:gridSpan w:val="2"/>
            <w:shd w:val="clear" w:color="auto" w:fill="FFFFFF"/>
            <w:tcMar>
              <w:top w:w="0" w:type="dxa"/>
              <w:left w:w="108" w:type="dxa"/>
              <w:bottom w:w="0" w:type="dxa"/>
              <w:right w:w="108" w:type="dxa"/>
            </w:tcMar>
          </w:tcPr>
          <w:p w:rsidR="000D7A2B" w:rsidDel="00D6751D" w:rsidRDefault="000D7A2B" w:rsidP="00DC7FA6">
            <w:pPr>
              <w:pStyle w:val="TableContents"/>
              <w:numPr>
                <w:ins w:id="792" w:author="Unknown" w:date="2013-09-20T09:40:00Z"/>
              </w:numPr>
              <w:suppressLineNumbers w:val="0"/>
              <w:suppressAutoHyphens w:val="0"/>
              <w:spacing w:line="276" w:lineRule="auto"/>
              <w:rPr>
                <w:ins w:id="793" w:author="Unknown" w:date="2013-09-20T09:40:00Z"/>
                <w:del w:id="794" w:author="Unknown" w:date="2013-09-22T10:42:00Z"/>
                <w:rFonts w:ascii="Verdana" w:eastAsia="宋体" w:hAnsi="Verdana" w:cs="Times New Roman"/>
                <w:sz w:val="18"/>
                <w:szCs w:val="18"/>
              </w:rPr>
            </w:pPr>
            <w:ins w:id="795" w:author="Unknown" w:date="2013-09-22T10:42:00Z">
              <w:r>
                <w:rPr>
                  <w:rFonts w:ascii="Verdana" w:eastAsia="宋体" w:hAnsi="Verdana" w:cs="Verdana"/>
                  <w:sz w:val="18"/>
                  <w:szCs w:val="18"/>
                </w:rPr>
                <w:t>Transfer_sheet_number</w:t>
              </w:r>
            </w:ins>
            <w:ins w:id="796" w:author="Unknown" w:date="2013-09-20T09:40:00Z">
              <w:del w:id="797" w:author="Unknown" w:date="2013-09-22T10:42:00Z">
                <w:r w:rsidDel="00D6751D">
                  <w:rPr>
                    <w:rFonts w:ascii="Verdana" w:eastAsia="宋体" w:hAnsi="Verdana" w:cs="Verdana"/>
                    <w:sz w:val="18"/>
                    <w:szCs w:val="18"/>
                  </w:rPr>
                  <w:delText>Transfer_sheet_number</w:delText>
                </w:r>
              </w:del>
            </w:ins>
          </w:p>
          <w:p w:rsidR="000D7A2B" w:rsidRPr="00672EBC" w:rsidRDefault="000D7A2B" w:rsidP="00DC7FA6">
            <w:pPr>
              <w:pStyle w:val="TableContents"/>
              <w:numPr>
                <w:ins w:id="798" w:author="Unknown" w:date="2013-09-20T09:40:00Z"/>
              </w:numPr>
              <w:suppressLineNumbers w:val="0"/>
              <w:suppressAutoHyphens w:val="0"/>
              <w:spacing w:line="276" w:lineRule="auto"/>
              <w:rPr>
                <w:ins w:id="799" w:author="Unknown" w:date="2013-09-18T16:31:00Z"/>
                <w:rFonts w:ascii="Verdana" w:eastAsia="宋体" w:hAnsi="Verdana" w:cs="Times New Roman"/>
                <w:sz w:val="18"/>
                <w:szCs w:val="18"/>
              </w:rPr>
            </w:pPr>
          </w:p>
        </w:tc>
        <w:tc>
          <w:tcPr>
            <w:tcW w:w="1746" w:type="dxa"/>
            <w:gridSpan w:val="2"/>
            <w:shd w:val="clear" w:color="auto" w:fill="FFFFFF"/>
            <w:tcMar>
              <w:top w:w="0" w:type="dxa"/>
              <w:left w:w="108" w:type="dxa"/>
              <w:bottom w:w="0" w:type="dxa"/>
              <w:right w:w="108" w:type="dxa"/>
            </w:tcMar>
          </w:tcPr>
          <w:p w:rsidR="000D7A2B" w:rsidRDefault="000D7A2B" w:rsidP="005A40BE">
            <w:pPr>
              <w:pStyle w:val="TableContents"/>
              <w:numPr>
                <w:ins w:id="800" w:author="Unknown" w:date="2013-09-22T10:42:00Z"/>
              </w:numPr>
              <w:suppressLineNumbers w:val="0"/>
              <w:suppressAutoHyphens w:val="0"/>
              <w:spacing w:line="276" w:lineRule="auto"/>
              <w:rPr>
                <w:ins w:id="801" w:author="Unknown" w:date="2013-09-22T10:42:00Z"/>
                <w:rFonts w:ascii="Verdana" w:eastAsia="宋体" w:hAnsi="Verdana" w:cs="Times New Roman"/>
                <w:sz w:val="18"/>
                <w:szCs w:val="18"/>
              </w:rPr>
            </w:pPr>
            <w:ins w:id="802" w:author="Unknown" w:date="2013-09-22T10:42:00Z">
              <w:r>
                <w:rPr>
                  <w:rFonts w:ascii="Verdana" w:hAnsi="Verdana" w:cs="Verdana"/>
                  <w:sz w:val="18"/>
                  <w:szCs w:val="18"/>
                </w:rPr>
                <w:t>Alphanumeric id</w:t>
              </w:r>
            </w:ins>
          </w:p>
          <w:p w:rsidR="000D7A2B" w:rsidRDefault="000D7A2B" w:rsidP="00DC7FA6">
            <w:pPr>
              <w:pStyle w:val="TableContents"/>
              <w:suppressLineNumbers w:val="0"/>
              <w:suppressAutoHyphens w:val="0"/>
              <w:spacing w:line="276" w:lineRule="auto"/>
              <w:rPr>
                <w:ins w:id="803" w:author="Unknown" w:date="2013-09-18T16:31:00Z"/>
                <w:rFonts w:ascii="Verdana" w:hAnsi="Verdana" w:cs="Verdana"/>
                <w:sz w:val="18"/>
                <w:szCs w:val="18"/>
              </w:rPr>
            </w:pPr>
            <w:ins w:id="804" w:author="Unknown" w:date="2013-09-22T10:42:00Z">
              <w:r>
                <w:rPr>
                  <w:rFonts w:ascii="Verdana" w:eastAsia="宋体" w:hAnsi="Verdana" w:cs="宋体" w:hint="eastAsia"/>
                  <w:sz w:val="18"/>
                  <w:szCs w:val="18"/>
                </w:rPr>
                <w:t>字母数字</w:t>
              </w:r>
              <w:r>
                <w:rPr>
                  <w:rFonts w:ascii="Verdana" w:eastAsia="宋体" w:hAnsi="Verdana" w:cs="Verdana"/>
                  <w:sz w:val="18"/>
                  <w:szCs w:val="18"/>
                </w:rPr>
                <w:t>id</w:t>
              </w:r>
            </w:ins>
          </w:p>
        </w:tc>
        <w:tc>
          <w:tcPr>
            <w:tcW w:w="6753" w:type="dxa"/>
            <w:shd w:val="clear" w:color="auto" w:fill="FFFFFF"/>
            <w:tcMar>
              <w:top w:w="0" w:type="dxa"/>
              <w:left w:w="108" w:type="dxa"/>
              <w:bottom w:w="0" w:type="dxa"/>
              <w:right w:w="108" w:type="dxa"/>
            </w:tcMar>
          </w:tcPr>
          <w:p w:rsidR="000D7A2B" w:rsidRDefault="000D7A2B" w:rsidP="005A40BE">
            <w:pPr>
              <w:pStyle w:val="TableContents"/>
              <w:numPr>
                <w:ins w:id="805" w:author="Unknown" w:date="2013-09-22T10:42:00Z"/>
              </w:numPr>
              <w:suppressLineNumbers w:val="0"/>
              <w:suppressAutoHyphens w:val="0"/>
              <w:spacing w:line="276" w:lineRule="auto"/>
              <w:rPr>
                <w:ins w:id="806" w:author="Unknown" w:date="2013-09-22T10:42:00Z"/>
                <w:rFonts w:ascii="宋体" w:eastAsia="宋体" w:hAnsi="宋体" w:cs="宋体"/>
                <w:sz w:val="18"/>
                <w:szCs w:val="18"/>
              </w:rPr>
            </w:pPr>
            <w:ins w:id="807" w:author="Unknown" w:date="2013-09-22T10:42:00Z">
              <w:r>
                <w:rPr>
                  <w:rFonts w:ascii="宋体" w:eastAsia="宋体" w:hAnsi="宋体" w:cs="宋体"/>
                  <w:sz w:val="18"/>
                  <w:szCs w:val="18"/>
                </w:rPr>
                <w:t>This is the transfer sheet number showing which products get transferred to where</w:t>
              </w:r>
            </w:ins>
          </w:p>
          <w:p w:rsidR="000D7A2B" w:rsidRPr="00672EBC" w:rsidRDefault="000D7A2B" w:rsidP="00DC7FA6">
            <w:pPr>
              <w:pStyle w:val="TableContents"/>
              <w:suppressLineNumbers w:val="0"/>
              <w:suppressAutoHyphens w:val="0"/>
              <w:spacing w:line="276" w:lineRule="auto"/>
              <w:rPr>
                <w:ins w:id="808" w:author="Unknown" w:date="2013-09-18T16:31:00Z"/>
                <w:rFonts w:ascii="宋体" w:eastAsia="宋体" w:hAnsi="宋体" w:cs="Times New Roman"/>
                <w:sz w:val="18"/>
                <w:szCs w:val="18"/>
              </w:rPr>
            </w:pPr>
            <w:ins w:id="809" w:author="Unknown" w:date="2013-09-22T10:42:00Z">
              <w:r>
                <w:rPr>
                  <w:rFonts w:ascii="宋体" w:eastAsia="宋体" w:hAnsi="宋体" w:cs="宋体" w:hint="eastAsia"/>
                  <w:sz w:val="18"/>
                  <w:szCs w:val="18"/>
                </w:rPr>
                <w:t>调拨单号</w:t>
              </w:r>
            </w:ins>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outlet</w:t>
            </w:r>
            <w:r>
              <w:rPr>
                <w:rFonts w:ascii="Verdana" w:hAnsi="Verdana" w:cs="Verdana"/>
                <w:sz w:val="18"/>
                <w:szCs w:val="18"/>
              </w:rPr>
              <w:t>_id</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746"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DC7FA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53"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outlet master data when outlet is a Store (ST)</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当门店是一个门店（营业门店）时，此标识符必须与门店主数据进行关联</w:t>
            </w:r>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C613E7">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lastRenderedPageBreak/>
              <w:t>outlet</w:t>
            </w:r>
            <w:r>
              <w:rPr>
                <w:rFonts w:ascii="Verdana" w:hAnsi="Verdana" w:cs="Verdana"/>
                <w:sz w:val="18"/>
                <w:szCs w:val="18"/>
              </w:rPr>
              <w:t>_id</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1746"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DC7FA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53"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eastAsia="宋体" w:cs="Times New Roman"/>
              </w:rPr>
            </w:pPr>
            <w:r>
              <w:rPr>
                <w:rFonts w:ascii="Verdana" w:hAnsi="Verdana" w:cs="Verdana"/>
                <w:sz w:val="18"/>
                <w:szCs w:val="18"/>
              </w:rPr>
              <w:t xml:space="preserve">Identifier of the Distribution Center that is receiving the orders. This id must be related with the supplier id master table. </w:t>
            </w:r>
            <w:r>
              <w:rPr>
                <w:rFonts w:ascii="Verdana" w:eastAsia="宋体" w:hAnsi="Verdana" w:cs="Times New Roman"/>
                <w:sz w:val="18"/>
                <w:szCs w:val="18"/>
              </w:rPr>
              <w:br/>
            </w:r>
            <w:r>
              <w:rPr>
                <w:rFonts w:ascii="Verdana" w:eastAsia="宋体" w:hAnsi="Verdana" w:cs="宋体" w:hint="eastAsia"/>
                <w:sz w:val="18"/>
                <w:szCs w:val="18"/>
              </w:rPr>
              <w:t>收到订货单的物流中心的标识符。此</w:t>
            </w:r>
            <w:r>
              <w:rPr>
                <w:rFonts w:ascii="Verdana" w:eastAsia="宋体" w:hAnsi="Verdana" w:cs="Verdana"/>
                <w:sz w:val="18"/>
                <w:szCs w:val="18"/>
              </w:rPr>
              <w:t>id</w:t>
            </w:r>
            <w:r>
              <w:rPr>
                <w:rFonts w:ascii="Verdana" w:eastAsia="宋体" w:hAnsi="Verdana" w:cs="宋体" w:hint="eastAsia"/>
                <w:sz w:val="18"/>
                <w:szCs w:val="18"/>
              </w:rPr>
              <w:t>必须与供应商</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进行关联</w:t>
            </w:r>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746"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DC7FA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53"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eastAsia="宋体" w:cs="Times New Roman"/>
              </w:rPr>
            </w:pPr>
            <w:r>
              <w:rPr>
                <w:rFonts w:ascii="Verdana" w:hAnsi="Verdana" w:cs="Verdana"/>
                <w:sz w:val="18"/>
                <w:szCs w:val="18"/>
              </w:rPr>
              <w:t xml:space="preserve">This id relates the inventory with the supplier that had delivered originally the inventory to </w:t>
            </w:r>
            <w:r>
              <w:rPr>
                <w:rFonts w:ascii="Verdana" w:eastAsia="宋体" w:hAnsi="Verdana" w:cs="Verdana"/>
                <w:sz w:val="18"/>
                <w:szCs w:val="18"/>
              </w:rPr>
              <w:t>BBG</w:t>
            </w:r>
            <w:r>
              <w:rPr>
                <w:rFonts w:ascii="Verdana" w:hAnsi="Verdana" w:cs="Verdana"/>
                <w:sz w:val="18"/>
                <w:szCs w:val="18"/>
              </w:rPr>
              <w:t xml:space="preserve">. This identifier must be related with the supplier master data. </w:t>
            </w:r>
            <w:r>
              <w:rPr>
                <w:rFonts w:ascii="Verdana" w:eastAsia="宋体" w:hAnsi="Verdana" w:cs="Times New Roman"/>
                <w:sz w:val="18"/>
                <w:szCs w:val="18"/>
              </w:rPr>
              <w:br/>
            </w:r>
            <w:r>
              <w:rPr>
                <w:rFonts w:ascii="Verdana" w:eastAsia="宋体" w:hAnsi="Verdana" w:cs="宋体" w:hint="eastAsia"/>
                <w:sz w:val="18"/>
                <w:szCs w:val="18"/>
              </w:rPr>
              <w:t>此</w:t>
            </w:r>
            <w:r>
              <w:rPr>
                <w:rFonts w:ascii="Verdana" w:eastAsia="宋体" w:hAnsi="Verdana" w:cs="Verdana"/>
                <w:sz w:val="18"/>
                <w:szCs w:val="18"/>
              </w:rPr>
              <w:t>id</w:t>
            </w:r>
            <w:r>
              <w:rPr>
                <w:rFonts w:ascii="Verdana" w:eastAsia="宋体" w:hAnsi="Verdana" w:cs="宋体" w:hint="eastAsia"/>
                <w:sz w:val="18"/>
                <w:szCs w:val="18"/>
              </w:rPr>
              <w:t>关联最初将库存送至步步高的供应商。此标识符必须与供应商</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进行关联</w:t>
            </w:r>
            <w:ins w:id="810" w:author="Unknown" w:date="2013-09-18T16:31:00Z">
              <w:r>
                <w:rPr>
                  <w:rFonts w:ascii="Verdana" w:eastAsia="宋体" w:hAnsi="Verdana" w:cs="宋体" w:hint="eastAsia"/>
                  <w:sz w:val="18"/>
                  <w:szCs w:val="18"/>
                </w:rPr>
                <w:t>（默认取主供应商编码）</w:t>
              </w:r>
            </w:ins>
            <w:ins w:id="811" w:author="Unknown" w:date="2013-09-22T10:42:00Z">
              <w:r>
                <w:rPr>
                  <w:rFonts w:ascii="Verdana" w:eastAsia="宋体" w:hAnsi="Verdana" w:cs="Verdana"/>
                  <w:sz w:val="18"/>
                  <w:szCs w:val="18"/>
                </w:rPr>
                <w:t>pick the primary supplier</w:t>
              </w:r>
            </w:ins>
          </w:p>
        </w:tc>
      </w:tr>
      <w:tr w:rsidR="000D7A2B">
        <w:trPr>
          <w:cantSplit/>
        </w:trPr>
        <w:tc>
          <w:tcPr>
            <w:tcW w:w="1343"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64271C"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gridSpan w:val="2"/>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7" w:type="dxa"/>
            <w:gridSpan w:val="2"/>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ins w:id="812" w:author="Unknown" w:date="2013-09-18T16:31:00Z">
              <w:r>
                <w:rPr>
                  <w:rFonts w:ascii="Verdana" w:eastAsia="宋体" w:hAnsi="Verdana" w:cs="宋体" w:hint="eastAsia"/>
                  <w:sz w:val="18"/>
                  <w:szCs w:val="18"/>
                </w:rPr>
                <w:t>（默认为</w:t>
              </w:r>
              <w:r>
                <w:rPr>
                  <w:rFonts w:ascii="Verdana" w:eastAsia="宋体" w:hAnsi="Verdana" w:cs="Verdana"/>
                  <w:sz w:val="18"/>
                  <w:szCs w:val="18"/>
                </w:rPr>
                <w:t>NULL</w:t>
              </w:r>
              <w:r>
                <w:rPr>
                  <w:rFonts w:ascii="Verdana" w:eastAsia="宋体" w:hAnsi="Verdana" w:cs="宋体" w:hint="eastAsia"/>
                  <w:sz w:val="18"/>
                  <w:szCs w:val="18"/>
                </w:rPr>
                <w:t>）</w:t>
              </w:r>
            </w:ins>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EB7E44">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product_id</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_id</w:t>
            </w:r>
          </w:p>
        </w:tc>
        <w:tc>
          <w:tcPr>
            <w:tcW w:w="1746"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DC7FA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53"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identifier must be related with the </w:t>
            </w:r>
            <w:r>
              <w:rPr>
                <w:rFonts w:ascii="Verdana" w:eastAsia="宋体" w:hAnsi="Verdana" w:cs="Verdana"/>
                <w:sz w:val="18"/>
                <w:szCs w:val="18"/>
              </w:rPr>
              <w:t>SKU</w:t>
            </w:r>
            <w:r>
              <w:rPr>
                <w:rFonts w:ascii="Verdana" w:hAnsi="Verdana" w:cs="Verdana"/>
                <w:sz w:val="18"/>
                <w:szCs w:val="18"/>
              </w:rPr>
              <w:t xml:space="preserve"> code in master product data</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units_type</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1746" w:type="dxa"/>
            <w:gridSpan w:val="2"/>
            <w:shd w:val="clear" w:color="auto" w:fill="FFFFFF"/>
            <w:tcMar>
              <w:top w:w="0" w:type="dxa"/>
              <w:left w:w="108" w:type="dxa"/>
              <w:bottom w:w="0" w:type="dxa"/>
              <w:right w:w="108" w:type="dxa"/>
            </w:tcMar>
          </w:tcPr>
          <w:p w:rsidR="000D7A2B" w:rsidRDefault="000D7A2B" w:rsidP="00DC7FA6">
            <w:pPr>
              <w:pStyle w:val="Textbody"/>
              <w:suppressAutoHyphens w:val="0"/>
              <w:spacing w:line="276" w:lineRule="auto"/>
              <w:rPr>
                <w:rFonts w:cs="Times New Roman"/>
              </w:rPr>
            </w:pPr>
            <w:r>
              <w:rPr>
                <w:rFonts w:ascii="Verdana" w:hAnsi="Verdana" w:cs="Verdana"/>
                <w:sz w:val="18"/>
                <w:szCs w:val="18"/>
              </w:rPr>
              <w:t>'Kg' or 'units'</w:t>
            </w:r>
          </w:p>
        </w:tc>
        <w:tc>
          <w:tcPr>
            <w:tcW w:w="6753"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cs="Times New Roman"/>
              </w:rPr>
            </w:pPr>
            <w:r>
              <w:rPr>
                <w:rFonts w:ascii="Verdana" w:hAnsi="Verdana" w:cs="Verdana"/>
                <w:sz w:val="18"/>
                <w:szCs w:val="18"/>
              </w:rPr>
              <w:t>Kg or units</w:t>
            </w:r>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Quantity</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数量</w:t>
            </w:r>
          </w:p>
        </w:tc>
        <w:tc>
          <w:tcPr>
            <w:tcW w:w="1746"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Numeric</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753"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How many weight or units of the product. </w:t>
            </w:r>
          </w:p>
          <w:p w:rsidR="000D7A2B" w:rsidRDefault="000D7A2B" w:rsidP="00DC7FA6">
            <w:pPr>
              <w:pStyle w:val="TableContents"/>
              <w:suppressLineNumbers w:val="0"/>
              <w:suppressAutoHyphens w:val="0"/>
              <w:spacing w:line="276" w:lineRule="auto"/>
              <w:rPr>
                <w:rFonts w:cs="Times New Roman"/>
              </w:rPr>
            </w:pPr>
            <w:r>
              <w:rPr>
                <w:rFonts w:ascii="Verdana" w:eastAsia="宋体" w:hAnsi="Verdana" w:cs="宋体" w:hint="eastAsia"/>
                <w:sz w:val="18"/>
                <w:szCs w:val="18"/>
              </w:rPr>
              <w:t>商品的重量或单位</w:t>
            </w:r>
          </w:p>
        </w:tc>
      </w:tr>
      <w:tr w:rsidR="000D7A2B">
        <w:trPr>
          <w:cantSplit/>
        </w:trPr>
        <w:tc>
          <w:tcPr>
            <w:tcW w:w="1353"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746"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753"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is the price that the </w:t>
            </w:r>
            <w:r>
              <w:rPr>
                <w:rFonts w:ascii="Verdana" w:eastAsia="宋体" w:hAnsi="Verdana" w:cs="Verdana"/>
                <w:color w:val="auto"/>
                <w:sz w:val="18"/>
                <w:szCs w:val="18"/>
              </w:rPr>
              <w:t>store</w:t>
            </w:r>
            <w:r>
              <w:rPr>
                <w:rFonts w:ascii="Verdana" w:hAnsi="Verdana" w:cs="Verdana"/>
                <w:sz w:val="18"/>
                <w:szCs w:val="18"/>
              </w:rPr>
              <w:t xml:space="preserve"> is paying to the supplier.</w:t>
            </w:r>
          </w:p>
          <w:p w:rsidR="000D7A2B" w:rsidRDefault="000D7A2B" w:rsidP="007D0C5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门店为商品支付给供应商的价格</w:t>
            </w:r>
            <w:ins w:id="813" w:author="Unknown" w:date="2013-09-09T14:05:00Z">
              <w:r>
                <w:rPr>
                  <w:rFonts w:ascii="Verdana" w:eastAsia="宋体" w:hAnsi="Verdana" w:cs="宋体" w:hint="eastAsia"/>
                  <w:sz w:val="18"/>
                  <w:szCs w:val="18"/>
                </w:rPr>
                <w:t>（</w:t>
              </w:r>
            </w:ins>
            <w:ins w:id="814" w:author="Unknown" w:date="2013-09-18T16:31:00Z">
              <w:r>
                <w:rPr>
                  <w:rFonts w:ascii="Verdana" w:eastAsia="宋体" w:hAnsi="Verdana" w:cs="宋体" w:hint="eastAsia"/>
                  <w:sz w:val="18"/>
                  <w:szCs w:val="18"/>
                </w:rPr>
                <w:t>取调拨单中的</w:t>
              </w:r>
            </w:ins>
            <w:r w:rsidR="007D0C5E" w:rsidRPr="003249CE">
              <w:rPr>
                <w:rFonts w:ascii="Verdana" w:eastAsia="宋体" w:hAnsi="Verdana" w:cs="宋体" w:hint="eastAsia"/>
                <w:b/>
                <w:color w:val="FF0000"/>
                <w:sz w:val="18"/>
                <w:szCs w:val="18"/>
              </w:rPr>
              <w:t>成本总金额</w:t>
            </w:r>
            <w:ins w:id="815" w:author="Unknown" w:date="2013-09-09T14:05:00Z">
              <w:r>
                <w:rPr>
                  <w:rFonts w:ascii="Verdana" w:eastAsia="宋体" w:hAnsi="Verdana" w:cs="宋体" w:hint="eastAsia"/>
                  <w:sz w:val="18"/>
                  <w:szCs w:val="18"/>
                </w:rPr>
                <w:t>）</w:t>
              </w:r>
            </w:ins>
            <w:ins w:id="816" w:author="Unknown" w:date="2013-09-22T10:43:00Z">
              <w:r>
                <w:rPr>
                  <w:rFonts w:ascii="Verdana" w:eastAsia="宋体" w:hAnsi="Verdana" w:cs="Verdana"/>
                  <w:sz w:val="18"/>
                  <w:szCs w:val="18"/>
                </w:rPr>
                <w:t xml:space="preserve">pick the </w:t>
              </w:r>
            </w:ins>
            <w:r w:rsidR="007D0C5E" w:rsidRPr="007D0C5E">
              <w:rPr>
                <w:rFonts w:ascii="Verdana" w:eastAsia="宋体" w:hAnsi="Verdana" w:cs="Verdana" w:hint="eastAsia"/>
                <w:b/>
                <w:color w:val="FF0000"/>
                <w:sz w:val="18"/>
                <w:szCs w:val="18"/>
              </w:rPr>
              <w:t>Total</w:t>
            </w:r>
            <w:ins w:id="817" w:author="Unknown" w:date="2013-09-22T10:43:00Z">
              <w:r>
                <w:rPr>
                  <w:rFonts w:ascii="Verdana" w:eastAsia="宋体" w:hAnsi="Verdana" w:cs="Verdana"/>
                  <w:sz w:val="18"/>
                  <w:szCs w:val="18"/>
                </w:rPr>
                <w:t xml:space="preserve"> price in transfer sheet number</w:t>
              </w:r>
            </w:ins>
          </w:p>
        </w:tc>
      </w:tr>
    </w:tbl>
    <w:p w:rsidR="000D7A2B" w:rsidRDefault="000D7A2B" w:rsidP="00DC7FA6">
      <w:pPr>
        <w:pStyle w:val="Textbody"/>
        <w:suppressAutoHyphens w:val="0"/>
        <w:spacing w:after="0"/>
        <w:rPr>
          <w:rFonts w:cs="Times New Roman"/>
        </w:rPr>
      </w:pPr>
    </w:p>
    <w:p w:rsidR="000D7A2B" w:rsidRDefault="000D7A2B" w:rsidP="00DC7FA6">
      <w:pPr>
        <w:pStyle w:val="Textbody"/>
        <w:suppressAutoHyphens w:val="0"/>
        <w:spacing w:after="0"/>
        <w:rPr>
          <w:rFonts w:cs="Times New Roman"/>
        </w:rPr>
      </w:pPr>
    </w:p>
    <w:p w:rsidR="000D7A2B" w:rsidRPr="00DC7FA6"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818" w:name="_Toc237064930"/>
      <w:bookmarkStart w:id="819" w:name="_Toc238874659"/>
      <w:bookmarkStart w:id="820" w:name="_Toc369255761"/>
      <w:r w:rsidRPr="00DC7FA6">
        <w:rPr>
          <w:rFonts w:ascii="Litera Serial" w:hAnsi="Litera Serial" w:cs="Litera Serial"/>
          <w:b w:val="0"/>
          <w:bCs w:val="0"/>
          <w:caps/>
          <w:color w:val="808080"/>
          <w:sz w:val="24"/>
          <w:szCs w:val="24"/>
        </w:rPr>
        <w:t xml:space="preserve">txn_account_payable_by_supplier </w:t>
      </w:r>
      <w:r w:rsidRPr="00D2397C">
        <w:rPr>
          <w:rFonts w:ascii="Litera Serial" w:hAnsi="Litera Serial" w:cs="宋体" w:hint="eastAsia"/>
          <w:b w:val="0"/>
          <w:bCs w:val="0"/>
          <w:caps/>
          <w:color w:val="808080"/>
          <w:sz w:val="24"/>
          <w:szCs w:val="24"/>
        </w:rPr>
        <w:t>交易型</w:t>
      </w:r>
      <w:r w:rsidRPr="00DC7FA6">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按</w:t>
      </w:r>
      <w:r w:rsidRPr="00DC7FA6">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供应商</w:t>
      </w:r>
      <w:r w:rsidRPr="00DC7FA6">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应付</w:t>
      </w:r>
      <w:r w:rsidRPr="00DC7FA6">
        <w:rPr>
          <w:rFonts w:ascii="Litera Serial" w:hAnsi="Litera Serial" w:cs="Litera Serial"/>
          <w:b w:val="0"/>
          <w:bCs w:val="0"/>
          <w:caps/>
          <w:color w:val="808080"/>
          <w:sz w:val="24"/>
          <w:szCs w:val="24"/>
        </w:rPr>
        <w:t>_</w:t>
      </w:r>
      <w:r w:rsidRPr="00D2397C">
        <w:rPr>
          <w:rFonts w:ascii="Litera Serial" w:hAnsi="Litera Serial" w:cs="宋体" w:hint="eastAsia"/>
          <w:b w:val="0"/>
          <w:bCs w:val="0"/>
          <w:caps/>
          <w:color w:val="808080"/>
          <w:sz w:val="24"/>
          <w:szCs w:val="24"/>
        </w:rPr>
        <w:t>账款</w:t>
      </w:r>
      <w:bookmarkEnd w:id="818"/>
      <w:bookmarkEnd w:id="819"/>
      <w:bookmarkEnd w:id="820"/>
    </w:p>
    <w:p w:rsidR="000D7A2B" w:rsidRPr="009144E5" w:rsidRDefault="000D7A2B" w:rsidP="00DC7FA6">
      <w:pPr>
        <w:pStyle w:val="Textbody"/>
        <w:suppressAutoHyphens w:val="0"/>
        <w:spacing w:after="0"/>
        <w:rPr>
          <w:rFonts w:ascii="Verdana" w:eastAsia="宋体" w:hAnsi="Verdana" w:cs="Times New Roman"/>
          <w:sz w:val="20"/>
          <w:szCs w:val="20"/>
        </w:rPr>
      </w:pPr>
      <w:r>
        <w:rPr>
          <w:rFonts w:ascii="Verdana" w:hAnsi="Verdana" w:cs="Verdana"/>
          <w:sz w:val="20"/>
          <w:szCs w:val="20"/>
        </w:rPr>
        <w:t>This is the net amount owing to any supplier includ</w:t>
      </w:r>
      <w:r>
        <w:rPr>
          <w:rFonts w:ascii="Verdana" w:eastAsia="宋体" w:hAnsi="Verdana" w:cs="Verdana"/>
          <w:sz w:val="20"/>
          <w:szCs w:val="20"/>
        </w:rPr>
        <w:t>ing</w:t>
      </w:r>
      <w:r>
        <w:rPr>
          <w:rFonts w:ascii="Verdana" w:hAnsi="Verdana" w:cs="Verdana"/>
          <w:sz w:val="20"/>
          <w:szCs w:val="20"/>
        </w:rPr>
        <w:t xml:space="preserve"> any correct</w:t>
      </w:r>
      <w:r>
        <w:rPr>
          <w:rFonts w:ascii="Verdana" w:eastAsia="宋体" w:hAnsi="Verdana" w:cs="Verdana"/>
          <w:sz w:val="20"/>
          <w:szCs w:val="20"/>
        </w:rPr>
        <w:t>ions</w:t>
      </w:r>
      <w:r>
        <w:rPr>
          <w:rFonts w:ascii="Verdana" w:hAnsi="Verdana" w:cs="Verdana"/>
          <w:sz w:val="20"/>
          <w:szCs w:val="20"/>
        </w:rPr>
        <w:t>, discounts, deliveries</w:t>
      </w:r>
      <w:r>
        <w:rPr>
          <w:rFonts w:ascii="Verdana" w:eastAsia="宋体" w:hAnsi="Verdana" w:cs="Verdana"/>
          <w:sz w:val="20"/>
          <w:szCs w:val="20"/>
        </w:rPr>
        <w:t>, and returns.</w:t>
      </w:r>
      <w:r w:rsidDel="00B12515">
        <w:rPr>
          <w:rFonts w:ascii="Verdana" w:eastAsia="宋体" w:hAnsi="Verdana" w:cs="Verdana"/>
          <w:sz w:val="20"/>
          <w:szCs w:val="20"/>
        </w:rPr>
        <w:t xml:space="preserve"> </w:t>
      </w:r>
      <w:r>
        <w:rPr>
          <w:rFonts w:ascii="Verdana" w:eastAsia="宋体" w:hAnsi="Verdana" w:cs="Verdana"/>
          <w:sz w:val="20"/>
          <w:szCs w:val="20"/>
        </w:rPr>
        <w:t xml:space="preserve"> </w:t>
      </w:r>
    </w:p>
    <w:p w:rsidR="000D7A2B" w:rsidRDefault="000D7A2B" w:rsidP="00DC7FA6">
      <w:pPr>
        <w:pStyle w:val="Textbody"/>
        <w:suppressAutoHyphens w:val="0"/>
        <w:spacing w:after="0"/>
        <w:rPr>
          <w:rFonts w:ascii="Verdana" w:eastAsia="宋体" w:hAnsi="Verdana" w:cs="Times New Roman"/>
          <w:sz w:val="20"/>
          <w:szCs w:val="20"/>
        </w:rPr>
      </w:pPr>
      <w:r>
        <w:rPr>
          <w:rFonts w:ascii="Verdana" w:eastAsia="宋体" w:hAnsi="Verdana" w:cs="宋体" w:hint="eastAsia"/>
          <w:sz w:val="20"/>
          <w:szCs w:val="20"/>
        </w:rPr>
        <w:t>这里所指的是</w:t>
      </w:r>
      <w:proofErr w:type="gramStart"/>
      <w:r>
        <w:rPr>
          <w:rFonts w:ascii="Verdana" w:eastAsia="宋体" w:hAnsi="Verdana" w:cs="宋体" w:hint="eastAsia"/>
          <w:sz w:val="20"/>
          <w:szCs w:val="20"/>
        </w:rPr>
        <w:t>欠供应</w:t>
      </w:r>
      <w:proofErr w:type="gramEnd"/>
      <w:r>
        <w:rPr>
          <w:rFonts w:ascii="Verdana" w:eastAsia="宋体" w:hAnsi="Verdana" w:cs="宋体" w:hint="eastAsia"/>
          <w:sz w:val="20"/>
          <w:szCs w:val="20"/>
        </w:rPr>
        <w:t>商的净值，任何的更正调整，折让，收货，退货等都已包含在内</w:t>
      </w:r>
    </w:p>
    <w:p w:rsidR="000D7A2B" w:rsidRDefault="000D7A2B" w:rsidP="00DC7FA6">
      <w:pPr>
        <w:pStyle w:val="Textbody"/>
        <w:suppressAutoHyphens w:val="0"/>
        <w:spacing w:after="0"/>
        <w:rPr>
          <w:rFonts w:ascii="Verdana" w:eastAsia="宋体" w:hAnsi="Verdana" w:cs="Times New Roman"/>
          <w:caps/>
          <w:color w:val="7F7F7F"/>
          <w:sz w:val="26"/>
          <w:szCs w:val="26"/>
        </w:rPr>
      </w:pPr>
      <w:ins w:id="821" w:author="Unknown" w:date="2013-09-09T14:06:00Z">
        <w:r>
          <w:rPr>
            <w:rFonts w:ascii="Verdana" w:eastAsia="宋体" w:hAnsi="Verdana" w:cs="宋体" w:hint="eastAsia"/>
            <w:caps/>
            <w:color w:val="7F7F7F"/>
            <w:sz w:val="26"/>
            <w:szCs w:val="26"/>
          </w:rPr>
          <w:t>需要到</w:t>
        </w:r>
      </w:ins>
      <w:ins w:id="822" w:author="Unknown" w:date="2013-09-09T14:08:00Z">
        <w:r>
          <w:rPr>
            <w:rFonts w:ascii="Verdana" w:eastAsia="宋体" w:hAnsi="Verdana" w:cs="Verdana"/>
            <w:caps/>
            <w:color w:val="7F7F7F"/>
            <w:sz w:val="26"/>
            <w:szCs w:val="26"/>
          </w:rPr>
          <w:t>EBS</w:t>
        </w:r>
      </w:ins>
      <w:ins w:id="823" w:author="Unknown" w:date="2013-09-09T14:06:00Z">
        <w:r>
          <w:rPr>
            <w:rFonts w:ascii="Verdana" w:eastAsia="宋体" w:hAnsi="Verdana" w:cs="宋体" w:hint="eastAsia"/>
            <w:caps/>
            <w:color w:val="7F7F7F"/>
            <w:sz w:val="26"/>
            <w:szCs w:val="26"/>
          </w:rPr>
          <w:t>系统中取值，</w:t>
        </w:r>
      </w:ins>
      <w:ins w:id="824" w:author="Unknown" w:date="2013-09-09T14:08:00Z">
        <w:r>
          <w:rPr>
            <w:rFonts w:ascii="Verdana" w:eastAsia="宋体" w:hAnsi="Verdana" w:cs="宋体" w:hint="eastAsia"/>
            <w:caps/>
            <w:color w:val="7F7F7F"/>
            <w:sz w:val="26"/>
            <w:szCs w:val="26"/>
          </w:rPr>
          <w:t>经与财务项目组交流，只会到一级供应商，且只有一个总余额数据，没有具体的单据以及商品数据</w:t>
        </w:r>
      </w:ins>
      <w:ins w:id="825" w:author="Unknown" w:date="2013-09-20T09:38:00Z">
        <w:r>
          <w:rPr>
            <w:rFonts w:ascii="Verdana" w:eastAsia="宋体" w:hAnsi="Verdana" w:cs="Times New Roman"/>
            <w:caps/>
            <w:color w:val="7F7F7F"/>
            <w:sz w:val="26"/>
            <w:szCs w:val="26"/>
          </w:rPr>
          <w:br/>
        </w:r>
        <w:r>
          <w:rPr>
            <w:rFonts w:ascii="Verdana" w:eastAsia="宋体" w:hAnsi="Verdana" w:cs="Verdana"/>
            <w:caps/>
            <w:color w:val="7F7F7F"/>
            <w:sz w:val="26"/>
            <w:szCs w:val="26"/>
          </w:rPr>
          <w:t>need to extract data from ebs,and it will only be to 1</w:t>
        </w:r>
        <w:r w:rsidRPr="00672EBC">
          <w:rPr>
            <w:rFonts w:ascii="Verdana" w:eastAsia="宋体" w:hAnsi="Verdana" w:cs="Verdana"/>
            <w:caps/>
            <w:color w:val="7F7F7F"/>
            <w:sz w:val="26"/>
            <w:szCs w:val="26"/>
            <w:vertAlign w:val="superscript"/>
          </w:rPr>
          <w:t>st</w:t>
        </w:r>
        <w:r>
          <w:rPr>
            <w:rFonts w:ascii="Verdana" w:eastAsia="宋体" w:hAnsi="Verdana" w:cs="Verdana"/>
            <w:caps/>
            <w:color w:val="7F7F7F"/>
            <w:sz w:val="26"/>
            <w:szCs w:val="26"/>
          </w:rPr>
          <w:t xml:space="preserve"> level supplier,and a total balance,not down to specific sheet or prod</w:t>
        </w:r>
      </w:ins>
      <w:ins w:id="826" w:author="Unknown" w:date="2013-09-20T09:39:00Z">
        <w:r>
          <w:rPr>
            <w:rFonts w:ascii="Verdana" w:eastAsia="宋体" w:hAnsi="Verdana" w:cs="Verdana"/>
            <w:caps/>
            <w:color w:val="7F7F7F"/>
            <w:sz w:val="26"/>
            <w:szCs w:val="26"/>
          </w:rPr>
          <w:t>uct</w:t>
        </w:r>
      </w:ins>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43"/>
        <w:gridCol w:w="10"/>
        <w:gridCol w:w="1722"/>
        <w:gridCol w:w="6778"/>
      </w:tblGrid>
      <w:tr w:rsidR="000D7A2B">
        <w:trPr>
          <w:tblHeader/>
        </w:trPr>
        <w:tc>
          <w:tcPr>
            <w:tcW w:w="1353" w:type="dxa"/>
            <w:gridSpan w:val="2"/>
            <w:shd w:val="clear" w:color="auto" w:fill="E6E6E6"/>
            <w:tcMar>
              <w:top w:w="0" w:type="dxa"/>
              <w:left w:w="108" w:type="dxa"/>
              <w:bottom w:w="0" w:type="dxa"/>
              <w:right w:w="108" w:type="dxa"/>
            </w:tcMar>
          </w:tcPr>
          <w:p w:rsidR="000D7A2B" w:rsidRDefault="000D7A2B" w:rsidP="00DC7FA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722" w:type="dxa"/>
            <w:shd w:val="clear" w:color="auto" w:fill="E6E6E6"/>
            <w:tcMar>
              <w:top w:w="0" w:type="dxa"/>
              <w:left w:w="108" w:type="dxa"/>
              <w:bottom w:w="0" w:type="dxa"/>
              <w:right w:w="108" w:type="dxa"/>
            </w:tcMar>
          </w:tcPr>
          <w:p w:rsidR="000D7A2B" w:rsidRDefault="000D7A2B" w:rsidP="00DC7FA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778" w:type="dxa"/>
            <w:shd w:val="clear" w:color="auto" w:fill="E6E6E6"/>
            <w:tcMar>
              <w:top w:w="0" w:type="dxa"/>
              <w:left w:w="108" w:type="dxa"/>
              <w:bottom w:w="0" w:type="dxa"/>
              <w:right w:w="108" w:type="dxa"/>
            </w:tcMar>
          </w:tcPr>
          <w:p w:rsidR="000D7A2B" w:rsidRDefault="000D7A2B" w:rsidP="00DC7FA6">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trHeight w:val="349"/>
        </w:trPr>
        <w:tc>
          <w:tcPr>
            <w:tcW w:w="1353"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722"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r>
              <w:rPr>
                <w:rFonts w:ascii="Verdana" w:eastAsia="宋体" w:hAnsi="Verdana" w:cs="Verdana"/>
                <w:sz w:val="18"/>
                <w:szCs w:val="18"/>
              </w:rPr>
              <w:t xml:space="preserve"> </w:t>
            </w:r>
          </w:p>
        </w:tc>
        <w:tc>
          <w:tcPr>
            <w:tcW w:w="6778" w:type="dxa"/>
            <w:shd w:val="clear" w:color="auto" w:fill="FFFFFF"/>
            <w:tcMar>
              <w:top w:w="0" w:type="dxa"/>
              <w:left w:w="108" w:type="dxa"/>
              <w:bottom w:w="0" w:type="dxa"/>
              <w:right w:w="108" w:type="dxa"/>
            </w:tcMar>
          </w:tcPr>
          <w:p w:rsidR="000D7A2B" w:rsidRPr="0064271C" w:rsidRDefault="000D7A2B" w:rsidP="00DA535E">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 of outstanding invoice or date of delivery depending on the trading terms</w:t>
            </w:r>
            <w:r>
              <w:rPr>
                <w:rFonts w:ascii="Verdana" w:eastAsia="宋体" w:hAnsi="Verdana" w:cs="Times New Roman"/>
                <w:sz w:val="18"/>
                <w:szCs w:val="18"/>
              </w:rPr>
              <w:br/>
            </w:r>
            <w:r>
              <w:rPr>
                <w:rFonts w:ascii="Verdana" w:eastAsia="宋体" w:hAnsi="Verdana" w:cs="宋体" w:hint="eastAsia"/>
                <w:sz w:val="18"/>
                <w:szCs w:val="18"/>
              </w:rPr>
              <w:t>支付票据的日期或根据交易条款上的收货日期</w:t>
            </w:r>
          </w:p>
        </w:tc>
      </w:tr>
      <w:tr w:rsidR="000D7A2B">
        <w:tc>
          <w:tcPr>
            <w:tcW w:w="1353"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num_days</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天</w:t>
            </w:r>
            <w:r>
              <w:rPr>
                <w:rFonts w:ascii="Verdana" w:eastAsia="宋体" w:hAnsi="Verdana" w:cs="Verdana"/>
                <w:sz w:val="18"/>
                <w:szCs w:val="18"/>
              </w:rPr>
              <w:t>_</w:t>
            </w:r>
            <w:r>
              <w:rPr>
                <w:rFonts w:ascii="Verdana" w:eastAsia="宋体" w:hAnsi="Verdana" w:cs="宋体" w:hint="eastAsia"/>
                <w:sz w:val="18"/>
                <w:szCs w:val="18"/>
              </w:rPr>
              <w:t>数</w:t>
            </w:r>
          </w:p>
        </w:tc>
        <w:tc>
          <w:tcPr>
            <w:tcW w:w="1722"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numeric </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数字</w:t>
            </w:r>
          </w:p>
        </w:tc>
        <w:tc>
          <w:tcPr>
            <w:tcW w:w="6778"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Trading terms or period of time (in number of days) that </w:t>
            </w:r>
            <w:r>
              <w:rPr>
                <w:rFonts w:ascii="Verdana" w:eastAsia="宋体" w:hAnsi="Verdana" w:cs="Verdana"/>
                <w:sz w:val="18"/>
                <w:szCs w:val="18"/>
              </w:rPr>
              <w:t>BBG</w:t>
            </w:r>
            <w:r>
              <w:rPr>
                <w:rFonts w:ascii="Verdana" w:hAnsi="Verdana" w:cs="Verdana"/>
                <w:sz w:val="18"/>
                <w:szCs w:val="18"/>
              </w:rPr>
              <w:t xml:space="preserve"> has before paying the supplier.</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交易条款或者步步</w:t>
            </w:r>
            <w:proofErr w:type="gramStart"/>
            <w:r>
              <w:rPr>
                <w:rFonts w:ascii="Verdana" w:eastAsia="宋体" w:hAnsi="Verdana" w:cs="宋体" w:hint="eastAsia"/>
                <w:sz w:val="18"/>
                <w:szCs w:val="18"/>
              </w:rPr>
              <w:t>高支付</w:t>
            </w:r>
            <w:proofErr w:type="gramEnd"/>
            <w:r>
              <w:rPr>
                <w:rFonts w:ascii="Verdana" w:eastAsia="宋体" w:hAnsi="Verdana" w:cs="宋体" w:hint="eastAsia"/>
                <w:sz w:val="18"/>
                <w:szCs w:val="18"/>
              </w:rPr>
              <w:t>供应商之前拥有的时间期限（多少天）这里所记录的根据合同内规定假如货</w:t>
            </w:r>
            <w:proofErr w:type="gramStart"/>
            <w:r>
              <w:rPr>
                <w:rFonts w:ascii="Verdana" w:eastAsia="宋体" w:hAnsi="Verdana" w:cs="宋体" w:hint="eastAsia"/>
                <w:sz w:val="18"/>
                <w:szCs w:val="18"/>
              </w:rPr>
              <w:t>到或票到</w:t>
            </w:r>
            <w:proofErr w:type="gramEnd"/>
            <w:r>
              <w:rPr>
                <w:rFonts w:ascii="Verdana" w:eastAsia="宋体" w:hAnsi="Verdana" w:cs="Verdana"/>
                <w:sz w:val="18"/>
                <w:szCs w:val="18"/>
              </w:rPr>
              <w:t>7</w:t>
            </w:r>
            <w:r>
              <w:rPr>
                <w:rFonts w:ascii="Verdana" w:eastAsia="宋体" w:hAnsi="Verdana" w:cs="宋体" w:hint="eastAsia"/>
                <w:sz w:val="18"/>
                <w:szCs w:val="18"/>
              </w:rPr>
              <w:t>天之后付款，那么这里记录的就是</w:t>
            </w:r>
            <w:r>
              <w:rPr>
                <w:rFonts w:ascii="Verdana" w:eastAsia="宋体" w:hAnsi="Verdana" w:cs="Verdana"/>
                <w:sz w:val="18"/>
                <w:szCs w:val="18"/>
              </w:rPr>
              <w:t>7</w:t>
            </w:r>
            <w:r>
              <w:rPr>
                <w:rFonts w:ascii="Verdana" w:eastAsia="宋体" w:hAnsi="Verdana" w:cs="宋体" w:hint="eastAsia"/>
                <w:sz w:val="18"/>
                <w:szCs w:val="18"/>
              </w:rPr>
              <w:t>天</w:t>
            </w:r>
            <w:r>
              <w:rPr>
                <w:rFonts w:ascii="Verdana" w:eastAsia="宋体" w:hAnsi="Verdana" w:cs="Times New Roman"/>
                <w:sz w:val="18"/>
                <w:szCs w:val="18"/>
              </w:rPr>
              <w:br/>
            </w:r>
            <w:r>
              <w:rPr>
                <w:rFonts w:ascii="Verdana" w:eastAsia="宋体" w:hAnsi="Verdana" w:cs="Verdana"/>
                <w:sz w:val="18"/>
                <w:szCs w:val="18"/>
              </w:rPr>
              <w:t>in the contract it says payable days is 7 days after the delivery of invoice, then we record 7 days here</w:t>
            </w:r>
          </w:p>
        </w:tc>
      </w:tr>
      <w:tr w:rsidR="000D7A2B">
        <w:tc>
          <w:tcPr>
            <w:tcW w:w="1353"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Acceptance_sheet_number</w:t>
            </w:r>
          </w:p>
          <w:p w:rsidR="000D7A2B" w:rsidRPr="00917720"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验收</w:t>
            </w:r>
            <w:r>
              <w:rPr>
                <w:rFonts w:ascii="Verdana" w:eastAsia="宋体" w:hAnsi="Verdana" w:cs="Verdana"/>
                <w:sz w:val="18"/>
                <w:szCs w:val="18"/>
              </w:rPr>
              <w:t>_</w:t>
            </w:r>
            <w:r>
              <w:rPr>
                <w:rFonts w:ascii="Verdana" w:eastAsia="宋体" w:hAnsi="Verdana" w:cs="宋体" w:hint="eastAsia"/>
                <w:sz w:val="18"/>
                <w:szCs w:val="18"/>
              </w:rPr>
              <w:t>单</w:t>
            </w:r>
            <w:r>
              <w:rPr>
                <w:rFonts w:ascii="Verdana" w:eastAsia="宋体" w:hAnsi="Verdana" w:cs="Verdana"/>
                <w:sz w:val="18"/>
                <w:szCs w:val="18"/>
              </w:rPr>
              <w:t>_</w:t>
            </w:r>
            <w:r>
              <w:rPr>
                <w:rFonts w:ascii="Verdana" w:eastAsia="宋体" w:hAnsi="Verdana" w:cs="宋体" w:hint="eastAsia"/>
                <w:sz w:val="18"/>
                <w:szCs w:val="18"/>
              </w:rPr>
              <w:t>票号</w:t>
            </w:r>
          </w:p>
        </w:tc>
        <w:tc>
          <w:tcPr>
            <w:tcW w:w="1722" w:type="dxa"/>
            <w:shd w:val="clear" w:color="auto" w:fill="FFFFFF"/>
            <w:tcMar>
              <w:top w:w="0" w:type="dxa"/>
              <w:left w:w="108" w:type="dxa"/>
              <w:bottom w:w="0" w:type="dxa"/>
              <w:right w:w="108" w:type="dxa"/>
            </w:tcMar>
          </w:tcPr>
          <w:p w:rsidR="000D7A2B" w:rsidRDefault="000D7A2B" w:rsidP="0091772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w:t>
            </w:r>
          </w:p>
          <w:p w:rsidR="000D7A2B" w:rsidRPr="00917720" w:rsidRDefault="000D7A2B" w:rsidP="0091772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8"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hAnsi="Verdana" w:cs="Verdana"/>
                <w:sz w:val="18"/>
                <w:szCs w:val="18"/>
              </w:rPr>
            </w:pPr>
          </w:p>
        </w:tc>
      </w:tr>
      <w:tr w:rsidR="000D7A2B">
        <w:tc>
          <w:tcPr>
            <w:tcW w:w="1353"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lastRenderedPageBreak/>
              <w:t>supplier_id</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722"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DC7FA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8"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identifier must be related with the supplier master data. </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此标识符必须与供应商</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进行关联</w:t>
            </w:r>
          </w:p>
        </w:tc>
      </w:tr>
      <w:tr w:rsidR="000D7A2B">
        <w:tc>
          <w:tcPr>
            <w:tcW w:w="1343"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64271C"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732" w:type="dxa"/>
            <w:gridSpan w:val="2"/>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8"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p>
        </w:tc>
      </w:tr>
      <w:tr w:rsidR="000D7A2B">
        <w:tc>
          <w:tcPr>
            <w:tcW w:w="1353"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cost_value</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p>
        </w:tc>
        <w:tc>
          <w:tcPr>
            <w:tcW w:w="1722"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778"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cs="Times New Roman"/>
              </w:rPr>
            </w:pPr>
          </w:p>
        </w:tc>
      </w:tr>
      <w:tr w:rsidR="000D7A2B">
        <w:tc>
          <w:tcPr>
            <w:tcW w:w="1353" w:type="dxa"/>
            <w:gridSpan w:val="2"/>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product_id</w:t>
            </w:r>
          </w:p>
          <w:p w:rsidR="000D7A2B" w:rsidRDefault="000D7A2B" w:rsidP="00DC7FA6">
            <w:pPr>
              <w:pStyle w:val="TableContents"/>
              <w:suppressLineNumbers w:val="0"/>
              <w:suppressAutoHyphens w:val="0"/>
              <w:spacing w:line="276" w:lineRule="auto"/>
              <w:rPr>
                <w:rFonts w:eastAsia="宋体" w:cs="Times New Roman"/>
              </w:rPr>
            </w:pPr>
            <w:r>
              <w:rPr>
                <w:rFonts w:ascii="Verdana" w:eastAsia="宋体" w:hAnsi="Verdana" w:cs="Verdana"/>
                <w:sz w:val="18"/>
                <w:szCs w:val="18"/>
              </w:rPr>
              <w:t>id_</w:t>
            </w:r>
            <w:r>
              <w:rPr>
                <w:rFonts w:ascii="Verdana" w:eastAsia="宋体" w:hAnsi="Verdana" w:cs="宋体" w:hint="eastAsia"/>
                <w:sz w:val="18"/>
                <w:szCs w:val="18"/>
              </w:rPr>
              <w:t>商品</w:t>
            </w:r>
          </w:p>
        </w:tc>
        <w:tc>
          <w:tcPr>
            <w:tcW w:w="1722"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DC7FA6">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78" w:type="dxa"/>
            <w:shd w:val="clear" w:color="auto" w:fill="FFFFFF"/>
            <w:tcMar>
              <w:top w:w="0" w:type="dxa"/>
              <w:left w:w="108" w:type="dxa"/>
              <w:bottom w:w="0" w:type="dxa"/>
              <w:right w:w="108" w:type="dxa"/>
            </w:tcMar>
          </w:tcPr>
          <w:p w:rsidR="000D7A2B" w:rsidRDefault="000D7A2B" w:rsidP="00DC7FA6">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This identifier must be related with the SKU code in master product data</w:t>
            </w:r>
          </w:p>
          <w:p w:rsidR="000D7A2B" w:rsidRDefault="000D7A2B" w:rsidP="00DA535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p>
        </w:tc>
      </w:tr>
    </w:tbl>
    <w:p w:rsidR="000D7A2B" w:rsidRDefault="000D7A2B" w:rsidP="00DC7FA6">
      <w:pPr>
        <w:pStyle w:val="Textbody"/>
        <w:suppressAutoHyphens w:val="0"/>
        <w:spacing w:after="0"/>
        <w:rPr>
          <w:rFonts w:cs="Times New Roman"/>
        </w:rPr>
      </w:pPr>
    </w:p>
    <w:p w:rsidR="000D7A2B"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827" w:name="_Toc238874660"/>
      <w:bookmarkStart w:id="828" w:name="_Toc369255762"/>
      <w:bookmarkStart w:id="829" w:name="_Toc237064931"/>
      <w:r w:rsidRPr="00DC7FA6">
        <w:rPr>
          <w:rFonts w:ascii="Litera Serial" w:hAnsi="Litera Serial" w:cs="Litera Serial"/>
          <w:b w:val="0"/>
          <w:bCs w:val="0"/>
          <w:caps/>
          <w:color w:val="808080"/>
          <w:sz w:val="24"/>
          <w:szCs w:val="24"/>
        </w:rPr>
        <w:t>txn_other_income_by_supplier</w:t>
      </w:r>
      <w:bookmarkEnd w:id="827"/>
      <w:bookmarkEnd w:id="828"/>
    </w:p>
    <w:p w:rsidR="000D7A2B" w:rsidRDefault="000D7A2B" w:rsidP="001772AE">
      <w:pPr>
        <w:pStyle w:val="Textbody"/>
        <w:rPr>
          <w:rFonts w:cs="Times New Roman"/>
        </w:rPr>
      </w:pPr>
    </w:p>
    <w:p w:rsidR="000D7A2B" w:rsidRPr="00900CE1" w:rsidRDefault="000D7A2B" w:rsidP="00B12515">
      <w:pPr>
        <w:pStyle w:val="Textbody"/>
        <w:suppressAutoHyphens w:val="0"/>
        <w:spacing w:after="0"/>
        <w:rPr>
          <w:rFonts w:ascii="Verdana" w:eastAsia="宋体" w:hAnsi="Verdana" w:cs="Times New Roman"/>
          <w:sz w:val="20"/>
          <w:szCs w:val="20"/>
        </w:rPr>
      </w:pPr>
      <w:r w:rsidRPr="001772AE">
        <w:rPr>
          <w:rFonts w:ascii="Verdana" w:eastAsia="宋体" w:hAnsi="Verdana" w:cs="Verdana"/>
          <w:sz w:val="20"/>
          <w:szCs w:val="20"/>
        </w:rPr>
        <w:t xml:space="preserve"> </w:t>
      </w:r>
      <w:bookmarkEnd w:id="829"/>
      <w:r w:rsidRPr="00DC7FA6">
        <w:rPr>
          <w:rFonts w:ascii="Verdana" w:hAnsi="Verdana" w:cs="Verdana"/>
          <w:sz w:val="20"/>
          <w:szCs w:val="20"/>
        </w:rPr>
        <w:t xml:space="preserve">From this table we </w:t>
      </w:r>
      <w:r>
        <w:rPr>
          <w:rFonts w:ascii="Verdana" w:hAnsi="Verdana" w:cs="Verdana"/>
          <w:sz w:val="20"/>
          <w:szCs w:val="20"/>
        </w:rPr>
        <w:t>report</w:t>
      </w:r>
      <w:r w:rsidRPr="00DC7FA6">
        <w:rPr>
          <w:rFonts w:ascii="Verdana" w:hAnsi="Verdana" w:cs="Verdana"/>
          <w:sz w:val="20"/>
          <w:szCs w:val="20"/>
        </w:rPr>
        <w:t xml:space="preserve"> the other income by product</w:t>
      </w:r>
      <w:r>
        <w:rPr>
          <w:rFonts w:ascii="Verdana" w:hAnsi="Verdana" w:cs="Verdana"/>
          <w:sz w:val="20"/>
          <w:szCs w:val="20"/>
        </w:rPr>
        <w:t>/dept by supplier</w:t>
      </w:r>
      <w:r w:rsidRPr="00DC7FA6">
        <w:rPr>
          <w:rFonts w:ascii="Verdana" w:hAnsi="Verdana" w:cs="Verdana"/>
          <w:sz w:val="20"/>
          <w:szCs w:val="20"/>
        </w:rPr>
        <w:t>.</w:t>
      </w:r>
    </w:p>
    <w:p w:rsidR="000D7A2B" w:rsidRPr="0064271C" w:rsidRDefault="000D7A2B" w:rsidP="00B12515">
      <w:pPr>
        <w:pStyle w:val="Textbody"/>
        <w:suppressAutoHyphens w:val="0"/>
        <w:spacing w:after="0"/>
        <w:rPr>
          <w:rFonts w:ascii="Verdana" w:eastAsia="宋体" w:hAnsi="Verdana" w:cs="Times New Roman"/>
          <w:sz w:val="20"/>
          <w:szCs w:val="20"/>
        </w:rPr>
      </w:pPr>
      <w:r>
        <w:rPr>
          <w:rFonts w:ascii="Verdana" w:eastAsia="宋体" w:hAnsi="Verdana" w:cs="宋体" w:hint="eastAsia"/>
          <w:sz w:val="20"/>
          <w:szCs w:val="20"/>
        </w:rPr>
        <w:t>从此张表中，我们出具分商品</w:t>
      </w:r>
      <w:r>
        <w:rPr>
          <w:rFonts w:ascii="Verdana" w:eastAsia="宋体" w:hAnsi="Verdana" w:cs="Verdana"/>
          <w:sz w:val="20"/>
          <w:szCs w:val="20"/>
        </w:rPr>
        <w:t>/</w:t>
      </w:r>
      <w:r>
        <w:rPr>
          <w:rFonts w:ascii="Verdana" w:eastAsia="宋体" w:hAnsi="Verdana" w:cs="宋体" w:hint="eastAsia"/>
          <w:sz w:val="20"/>
          <w:szCs w:val="20"/>
        </w:rPr>
        <w:t>部门</w:t>
      </w:r>
      <w:proofErr w:type="gramStart"/>
      <w:r>
        <w:rPr>
          <w:rFonts w:ascii="Verdana" w:eastAsia="宋体" w:hAnsi="Verdana" w:cs="宋体" w:hint="eastAsia"/>
          <w:sz w:val="20"/>
          <w:szCs w:val="20"/>
        </w:rPr>
        <w:t>分供应</w:t>
      </w:r>
      <w:proofErr w:type="gramEnd"/>
      <w:r>
        <w:rPr>
          <w:rFonts w:ascii="Verdana" w:eastAsia="宋体" w:hAnsi="Verdana" w:cs="宋体" w:hint="eastAsia"/>
          <w:sz w:val="20"/>
          <w:szCs w:val="20"/>
        </w:rPr>
        <w:t>商的其他收入</w:t>
      </w:r>
    </w:p>
    <w:p w:rsidR="000D7A2B" w:rsidRPr="00672EBC" w:rsidRDefault="000D7A2B" w:rsidP="00672EBC">
      <w:pPr>
        <w:pStyle w:val="Textbodyindent"/>
        <w:suppressAutoHyphens w:val="0"/>
        <w:spacing w:after="0"/>
        <w:ind w:left="0"/>
        <w:rPr>
          <w:rFonts w:eastAsia="宋体" w:cs="Times New Roman"/>
          <w:b/>
          <w:bCs/>
          <w:caps/>
          <w:color w:val="808080"/>
        </w:rPr>
      </w:pPr>
      <w:ins w:id="830" w:author="Unknown" w:date="2013-09-18T16:32:00Z">
        <w:r>
          <w:rPr>
            <w:rFonts w:eastAsia="宋体" w:cs="宋体" w:hint="eastAsia"/>
            <w:b/>
            <w:bCs/>
            <w:caps/>
            <w:color w:val="808080"/>
          </w:rPr>
          <w:t>其它收入只能分到部门，无法分到商品</w:t>
        </w:r>
        <w:r>
          <w:rPr>
            <w:rFonts w:eastAsia="宋体"/>
            <w:b/>
            <w:bCs/>
            <w:caps/>
            <w:color w:val="808080"/>
          </w:rPr>
          <w:t>ID</w:t>
        </w:r>
        <w:r>
          <w:rPr>
            <w:rFonts w:eastAsia="宋体" w:cs="宋体" w:hint="eastAsia"/>
            <w:b/>
            <w:bCs/>
            <w:caps/>
            <w:color w:val="808080"/>
          </w:rPr>
          <w:t>。</w:t>
        </w:r>
      </w:ins>
      <w:ins w:id="831" w:author="Unknown" w:date="2013-09-20T09:38:00Z">
        <w:r>
          <w:rPr>
            <w:rFonts w:eastAsia="宋体" w:cs="Times New Roman"/>
            <w:b/>
            <w:bCs/>
            <w:caps/>
            <w:color w:val="808080"/>
          </w:rPr>
          <w:br/>
        </w:r>
        <w:r>
          <w:rPr>
            <w:rFonts w:eastAsia="宋体"/>
            <w:b/>
            <w:bCs/>
            <w:caps/>
            <w:color w:val="808080"/>
          </w:rPr>
          <w:t>will only break it down to dept</w:t>
        </w:r>
        <w:proofErr w:type="gramStart"/>
        <w:r>
          <w:rPr>
            <w:rFonts w:eastAsia="宋体"/>
            <w:b/>
            <w:bCs/>
            <w:caps/>
            <w:color w:val="808080"/>
          </w:rPr>
          <w:t>,can’t</w:t>
        </w:r>
        <w:proofErr w:type="gramEnd"/>
        <w:r>
          <w:rPr>
            <w:rFonts w:eastAsia="宋体"/>
            <w:b/>
            <w:bCs/>
            <w:caps/>
            <w:color w:val="808080"/>
          </w:rPr>
          <w:t xml:space="preserve"> do it by sku</w:t>
        </w:r>
      </w:ins>
    </w:p>
    <w:tbl>
      <w:tblPr>
        <w:tblW w:w="10139" w:type="dxa"/>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58"/>
        <w:gridCol w:w="1934"/>
        <w:gridCol w:w="6591"/>
        <w:gridCol w:w="156"/>
      </w:tblGrid>
      <w:tr w:rsidR="000D7A2B">
        <w:trPr>
          <w:cantSplit/>
          <w:tblHeader/>
        </w:trPr>
        <w:tc>
          <w:tcPr>
            <w:tcW w:w="1458" w:type="dxa"/>
            <w:shd w:val="clear" w:color="auto" w:fill="E6E6E6"/>
            <w:tcMar>
              <w:top w:w="0" w:type="dxa"/>
              <w:left w:w="108" w:type="dxa"/>
              <w:bottom w:w="0" w:type="dxa"/>
              <w:right w:w="108" w:type="dxa"/>
            </w:tcMar>
          </w:tcPr>
          <w:p w:rsidR="000D7A2B" w:rsidRDefault="000D7A2B" w:rsidP="009C3B9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934" w:type="dxa"/>
            <w:shd w:val="clear" w:color="auto" w:fill="E6E6E6"/>
            <w:tcMar>
              <w:top w:w="0" w:type="dxa"/>
              <w:left w:w="108" w:type="dxa"/>
              <w:bottom w:w="0" w:type="dxa"/>
              <w:right w:w="108" w:type="dxa"/>
            </w:tcMar>
          </w:tcPr>
          <w:p w:rsidR="000D7A2B" w:rsidRDefault="000D7A2B" w:rsidP="009C3B9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747" w:type="dxa"/>
            <w:gridSpan w:val="2"/>
            <w:shd w:val="clear" w:color="auto" w:fill="E6E6E6"/>
            <w:tcMar>
              <w:top w:w="0" w:type="dxa"/>
              <w:left w:w="108" w:type="dxa"/>
              <w:bottom w:w="0" w:type="dxa"/>
              <w:right w:w="108" w:type="dxa"/>
            </w:tcMar>
          </w:tcPr>
          <w:p w:rsidR="000D7A2B" w:rsidRDefault="000D7A2B" w:rsidP="009C3B99">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Height w:val="349"/>
        </w:trPr>
        <w:tc>
          <w:tcPr>
            <w:tcW w:w="1458" w:type="dxa"/>
            <w:shd w:val="clear" w:color="auto" w:fill="FFFFFF"/>
            <w:tcMar>
              <w:top w:w="0" w:type="dxa"/>
              <w:left w:w="108" w:type="dxa"/>
              <w:bottom w:w="0" w:type="dxa"/>
              <w:right w:w="108" w:type="dxa"/>
            </w:tcMar>
          </w:tcPr>
          <w:p w:rsidR="000D7A2B" w:rsidRDefault="000D7A2B" w:rsidP="009C3B9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9C3B9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1934" w:type="dxa"/>
            <w:shd w:val="clear" w:color="auto" w:fill="FFFFFF"/>
            <w:tcMar>
              <w:top w:w="0" w:type="dxa"/>
              <w:left w:w="108" w:type="dxa"/>
              <w:bottom w:w="0" w:type="dxa"/>
              <w:right w:w="108" w:type="dxa"/>
            </w:tcMar>
          </w:tcPr>
          <w:p w:rsidR="000D7A2B" w:rsidRDefault="000D7A2B" w:rsidP="009C3B9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Date</w:t>
            </w:r>
          </w:p>
          <w:p w:rsidR="000D7A2B" w:rsidRDefault="000D7A2B" w:rsidP="009C3B9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日期</w:t>
            </w:r>
          </w:p>
        </w:tc>
        <w:tc>
          <w:tcPr>
            <w:tcW w:w="6747" w:type="dxa"/>
            <w:gridSpan w:val="2"/>
            <w:shd w:val="clear" w:color="auto" w:fill="FFFFFF"/>
            <w:tcMar>
              <w:top w:w="0" w:type="dxa"/>
              <w:left w:w="108" w:type="dxa"/>
              <w:bottom w:w="0" w:type="dxa"/>
              <w:right w:w="108" w:type="dxa"/>
            </w:tcMar>
          </w:tcPr>
          <w:p w:rsidR="000D7A2B" w:rsidRDefault="000D7A2B" w:rsidP="009C3B9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Last day of the month</w:t>
            </w:r>
          </w:p>
          <w:p w:rsidR="000D7A2B" w:rsidRDefault="000D7A2B" w:rsidP="009C3B9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每月的最后一天</w:t>
            </w:r>
          </w:p>
        </w:tc>
      </w:tr>
      <w:tr w:rsidR="000D7A2B">
        <w:trPr>
          <w:cantSplit/>
        </w:trPr>
        <w:tc>
          <w:tcPr>
            <w:tcW w:w="1458" w:type="dxa"/>
            <w:shd w:val="clear" w:color="auto" w:fill="FFFFFF"/>
            <w:tcMar>
              <w:top w:w="0" w:type="dxa"/>
              <w:left w:w="108" w:type="dxa"/>
              <w:bottom w:w="0" w:type="dxa"/>
              <w:right w:w="108" w:type="dxa"/>
            </w:tcMar>
          </w:tcPr>
          <w:p w:rsidR="000D7A2B" w:rsidRDefault="000D7A2B" w:rsidP="009C3B99">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Other_income_type_id</w:t>
            </w:r>
          </w:p>
        </w:tc>
        <w:tc>
          <w:tcPr>
            <w:tcW w:w="1934" w:type="dxa"/>
            <w:shd w:val="clear" w:color="auto" w:fill="FFFFFF"/>
            <w:tcMar>
              <w:top w:w="0" w:type="dxa"/>
              <w:left w:w="108" w:type="dxa"/>
              <w:bottom w:w="0" w:type="dxa"/>
              <w:right w:w="108" w:type="dxa"/>
            </w:tcMar>
          </w:tcPr>
          <w:p w:rsidR="000D7A2B" w:rsidRDefault="000D7A2B" w:rsidP="00516A4F">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516A4F">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47" w:type="dxa"/>
            <w:gridSpan w:val="2"/>
            <w:shd w:val="clear" w:color="auto" w:fill="FFFFFF"/>
            <w:tcMar>
              <w:top w:w="0" w:type="dxa"/>
              <w:left w:w="108" w:type="dxa"/>
              <w:bottom w:w="0" w:type="dxa"/>
              <w:right w:w="108" w:type="dxa"/>
            </w:tcMar>
          </w:tcPr>
          <w:p w:rsidR="000D7A2B" w:rsidRDefault="000D7A2B" w:rsidP="009C3B99">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This identifier must be related to master_other_income_type table</w:t>
            </w:r>
          </w:p>
          <w:p w:rsidR="000D7A2B" w:rsidRPr="00C66070" w:rsidRDefault="000D7A2B" w:rsidP="009C3B9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此标识符必须与</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其他收入类型表格进行关联</w:t>
            </w:r>
          </w:p>
        </w:tc>
      </w:tr>
      <w:tr w:rsidR="000D7A2B">
        <w:trPr>
          <w:cantSplit/>
        </w:trPr>
        <w:tc>
          <w:tcPr>
            <w:tcW w:w="1458" w:type="dxa"/>
            <w:shd w:val="clear" w:color="auto" w:fill="FFFFFF"/>
            <w:tcMar>
              <w:top w:w="0" w:type="dxa"/>
              <w:left w:w="108" w:type="dxa"/>
              <w:bottom w:w="0" w:type="dxa"/>
              <w:right w:w="108" w:type="dxa"/>
            </w:tcMar>
          </w:tcPr>
          <w:p w:rsidR="000D7A2B" w:rsidRPr="0064271C" w:rsidRDefault="000D7A2B" w:rsidP="009C3B9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product_id</w:t>
            </w:r>
          </w:p>
          <w:p w:rsidR="000D7A2B" w:rsidRDefault="000D7A2B" w:rsidP="00DA535E">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商品</w:t>
            </w:r>
            <w:r>
              <w:rPr>
                <w:rFonts w:ascii="Verdana" w:eastAsia="宋体" w:hAnsi="Verdana" w:cs="Verdana"/>
                <w:sz w:val="18"/>
                <w:szCs w:val="18"/>
              </w:rPr>
              <w:t xml:space="preserve">_id </w:t>
            </w:r>
          </w:p>
        </w:tc>
        <w:tc>
          <w:tcPr>
            <w:tcW w:w="1934" w:type="dxa"/>
            <w:shd w:val="clear" w:color="auto" w:fill="FFFFFF"/>
            <w:tcMar>
              <w:top w:w="0" w:type="dxa"/>
              <w:left w:w="108" w:type="dxa"/>
              <w:bottom w:w="0" w:type="dxa"/>
              <w:right w:w="108" w:type="dxa"/>
            </w:tcMar>
          </w:tcPr>
          <w:p w:rsidR="000D7A2B" w:rsidRDefault="000D7A2B" w:rsidP="009C3B9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9C3B99">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47" w:type="dxa"/>
            <w:gridSpan w:val="2"/>
            <w:shd w:val="clear" w:color="auto" w:fill="FFFFFF"/>
            <w:tcMar>
              <w:top w:w="0" w:type="dxa"/>
              <w:left w:w="108" w:type="dxa"/>
              <w:bottom w:w="0" w:type="dxa"/>
              <w:right w:w="108" w:type="dxa"/>
            </w:tcMar>
          </w:tcPr>
          <w:p w:rsidR="000D7A2B" w:rsidRDefault="000D7A2B" w:rsidP="009C3B99">
            <w:pPr>
              <w:pStyle w:val="TableContents"/>
              <w:suppressLineNumbers w:val="0"/>
              <w:suppressAutoHyphens w:val="0"/>
              <w:spacing w:line="276" w:lineRule="auto"/>
              <w:rPr>
                <w:rFonts w:ascii="Verdana" w:hAnsi="Verdana" w:cs="Verdana"/>
                <w:sz w:val="18"/>
                <w:szCs w:val="18"/>
              </w:rPr>
            </w:pPr>
            <w:r>
              <w:rPr>
                <w:rFonts w:ascii="Verdana" w:hAnsi="Verdana" w:cs="Verdana"/>
                <w:sz w:val="18"/>
                <w:szCs w:val="18"/>
              </w:rPr>
              <w:t>This identifier must be related with the SKU code in master product data.  If product_id level can not be identified leave this field empty</w:t>
            </w:r>
          </w:p>
          <w:p w:rsidR="000D7A2B" w:rsidRDefault="000D7A2B" w:rsidP="009C3B99">
            <w:pPr>
              <w:pStyle w:val="TableContents"/>
              <w:suppressLineNumbers w:val="0"/>
              <w:suppressAutoHyphens w:val="0"/>
              <w:spacing w:line="276" w:lineRule="auto"/>
              <w:rPr>
                <w:rFonts w:ascii="Verdana" w:eastAsia="宋体" w:hAnsi="Verdana" w:cs="Times New Roman"/>
                <w:sz w:val="18"/>
                <w:szCs w:val="18"/>
              </w:rPr>
            </w:pPr>
          </w:p>
          <w:p w:rsidR="000D7A2B" w:rsidRPr="003C595B" w:rsidRDefault="000D7A2B" w:rsidP="00B12515">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 xml:space="preserve">SKU </w:t>
            </w:r>
            <w:r>
              <w:rPr>
                <w:rFonts w:ascii="Verdana" w:eastAsia="宋体" w:hAnsi="Verdana" w:cs="宋体" w:hint="eastAsia"/>
                <w:sz w:val="18"/>
                <w:szCs w:val="18"/>
              </w:rPr>
              <w:t>编码进行关联</w:t>
            </w:r>
            <w:r>
              <w:rPr>
                <w:rFonts w:ascii="Verdana" w:eastAsia="宋体" w:hAnsi="Verdana" w:cs="Verdana"/>
                <w:sz w:val="18"/>
                <w:szCs w:val="18"/>
              </w:rPr>
              <w:t>.</w:t>
            </w:r>
            <w:r>
              <w:rPr>
                <w:rFonts w:ascii="Verdana" w:eastAsia="宋体" w:hAnsi="Verdana" w:cs="宋体" w:hint="eastAsia"/>
                <w:sz w:val="18"/>
                <w:szCs w:val="18"/>
              </w:rPr>
              <w:t>如果无法识别商品</w:t>
            </w:r>
            <w:r>
              <w:rPr>
                <w:rFonts w:ascii="Verdana" w:eastAsia="宋体" w:hAnsi="Verdana" w:cs="Verdana"/>
                <w:sz w:val="18"/>
                <w:szCs w:val="18"/>
              </w:rPr>
              <w:t>_id</w:t>
            </w:r>
            <w:r>
              <w:rPr>
                <w:rFonts w:ascii="Verdana" w:eastAsia="宋体" w:hAnsi="Verdana" w:cs="宋体" w:hint="eastAsia"/>
                <w:sz w:val="18"/>
                <w:szCs w:val="18"/>
              </w:rPr>
              <w:t>层级，可以将此字段留空</w:t>
            </w:r>
            <w:ins w:id="832" w:author="Unknown" w:date="2013-09-18T16:32:00Z">
              <w:r>
                <w:rPr>
                  <w:rFonts w:ascii="Verdana" w:eastAsia="宋体" w:hAnsi="Verdana" w:cs="宋体" w:hint="eastAsia"/>
                  <w:sz w:val="18"/>
                  <w:szCs w:val="18"/>
                </w:rPr>
                <w:t>（默认为</w:t>
              </w:r>
              <w:r>
                <w:rPr>
                  <w:rFonts w:ascii="Verdana" w:eastAsia="宋体" w:hAnsi="Verdana" w:cs="Verdana"/>
                  <w:sz w:val="18"/>
                  <w:szCs w:val="18"/>
                </w:rPr>
                <w:t>NULL</w:t>
              </w:r>
              <w:r>
                <w:rPr>
                  <w:rFonts w:ascii="Verdana" w:eastAsia="宋体" w:hAnsi="Verdana" w:cs="宋体" w:hint="eastAsia"/>
                  <w:sz w:val="18"/>
                  <w:szCs w:val="18"/>
                </w:rPr>
                <w:t>）</w:t>
              </w:r>
            </w:ins>
          </w:p>
        </w:tc>
      </w:tr>
      <w:tr w:rsidR="000D7A2B">
        <w:trPr>
          <w:cantSplit/>
        </w:trPr>
        <w:tc>
          <w:tcPr>
            <w:tcW w:w="1458" w:type="dxa"/>
            <w:shd w:val="clear" w:color="auto" w:fill="FFFFFF"/>
            <w:tcMar>
              <w:top w:w="0" w:type="dxa"/>
              <w:left w:w="108" w:type="dxa"/>
              <w:bottom w:w="0" w:type="dxa"/>
              <w:right w:w="108" w:type="dxa"/>
            </w:tcMar>
          </w:tcPr>
          <w:p w:rsidR="000D7A2B" w:rsidRDefault="000D7A2B" w:rsidP="009C3B9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Dept_id</w:t>
            </w:r>
          </w:p>
          <w:p w:rsidR="000D7A2B" w:rsidRPr="0064271C" w:rsidRDefault="000D7A2B" w:rsidP="009C3B9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部门</w:t>
            </w:r>
            <w:r>
              <w:rPr>
                <w:rFonts w:ascii="Verdana" w:eastAsia="宋体" w:hAnsi="Verdana" w:cs="Verdana"/>
                <w:sz w:val="18"/>
                <w:szCs w:val="18"/>
              </w:rPr>
              <w:t>_id</w:t>
            </w:r>
          </w:p>
        </w:tc>
        <w:tc>
          <w:tcPr>
            <w:tcW w:w="1934" w:type="dxa"/>
            <w:shd w:val="clear" w:color="auto" w:fill="FFFFFF"/>
            <w:tcMar>
              <w:top w:w="0" w:type="dxa"/>
              <w:left w:w="108" w:type="dxa"/>
              <w:bottom w:w="0" w:type="dxa"/>
              <w:right w:w="108" w:type="dxa"/>
            </w:tcMar>
          </w:tcPr>
          <w:p w:rsidR="000D7A2B" w:rsidRDefault="000D7A2B" w:rsidP="00DA535E">
            <w:pPr>
              <w:pStyle w:val="TableContents"/>
              <w:suppressLineNumbers w:val="0"/>
              <w:suppressAutoHyphens w:val="0"/>
              <w:spacing w:line="276" w:lineRule="auto"/>
              <w:rPr>
                <w:rFonts w:ascii="Verdana" w:eastAsia="宋体" w:hAnsi="Verdana" w:cs="Times New Roman"/>
                <w:sz w:val="18"/>
                <w:szCs w:val="18"/>
              </w:rPr>
            </w:pPr>
            <w:bookmarkStart w:id="833" w:name="OLE_LINK4"/>
            <w:bookmarkStart w:id="834" w:name="OLE_LINK5"/>
            <w:r>
              <w:rPr>
                <w:rFonts w:ascii="Verdana" w:hAnsi="Verdana" w:cs="Verdana"/>
                <w:sz w:val="18"/>
                <w:szCs w:val="18"/>
              </w:rPr>
              <w:t>Alphanumeric id</w:t>
            </w:r>
          </w:p>
          <w:p w:rsidR="000D7A2B" w:rsidRDefault="000D7A2B" w:rsidP="00DA535E">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bookmarkEnd w:id="833"/>
            <w:bookmarkEnd w:id="834"/>
          </w:p>
        </w:tc>
        <w:tc>
          <w:tcPr>
            <w:tcW w:w="6747" w:type="dxa"/>
            <w:gridSpan w:val="2"/>
            <w:shd w:val="clear" w:color="auto" w:fill="FFFFFF"/>
            <w:tcMar>
              <w:top w:w="0" w:type="dxa"/>
              <w:left w:w="108" w:type="dxa"/>
              <w:bottom w:w="0" w:type="dxa"/>
              <w:right w:w="108" w:type="dxa"/>
            </w:tcMar>
          </w:tcPr>
          <w:p w:rsidR="000D7A2B" w:rsidRDefault="000D7A2B" w:rsidP="009C3B9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The dept_id is used only when other income is not identified by product</w:t>
            </w:r>
          </w:p>
          <w:p w:rsidR="000D7A2B" w:rsidRPr="0064271C" w:rsidRDefault="000D7A2B" w:rsidP="009C3B99">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只有当其他收入无法细分到商品层级的话，启用部门</w:t>
            </w:r>
            <w:r>
              <w:rPr>
                <w:rFonts w:ascii="Verdana" w:eastAsia="宋体" w:hAnsi="Verdana" w:cs="Verdana"/>
                <w:sz w:val="18"/>
                <w:szCs w:val="18"/>
              </w:rPr>
              <w:t>id</w:t>
            </w:r>
          </w:p>
        </w:tc>
      </w:tr>
      <w:tr w:rsidR="000D7A2B">
        <w:trPr>
          <w:cantSplit/>
        </w:trPr>
        <w:tc>
          <w:tcPr>
            <w:tcW w:w="1458" w:type="dxa"/>
            <w:shd w:val="clear" w:color="auto" w:fill="FFFFFF"/>
            <w:tcMar>
              <w:top w:w="0" w:type="dxa"/>
              <w:left w:w="108" w:type="dxa"/>
              <w:bottom w:w="0" w:type="dxa"/>
              <w:right w:w="108" w:type="dxa"/>
            </w:tcMar>
          </w:tcPr>
          <w:p w:rsidR="000D7A2B" w:rsidRDefault="000D7A2B" w:rsidP="009C3B9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supplier_id</w:t>
            </w:r>
          </w:p>
          <w:p w:rsidR="000D7A2B" w:rsidRDefault="000D7A2B" w:rsidP="009C3B9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供应商</w:t>
            </w:r>
            <w:r>
              <w:rPr>
                <w:rFonts w:ascii="Verdana" w:eastAsia="宋体" w:hAnsi="Verdana" w:cs="Verdana"/>
                <w:sz w:val="18"/>
                <w:szCs w:val="18"/>
              </w:rPr>
              <w:t>_id</w:t>
            </w:r>
          </w:p>
        </w:tc>
        <w:tc>
          <w:tcPr>
            <w:tcW w:w="1934" w:type="dxa"/>
            <w:shd w:val="clear" w:color="auto" w:fill="FFFFFF"/>
            <w:tcMar>
              <w:top w:w="0" w:type="dxa"/>
              <w:left w:w="108" w:type="dxa"/>
              <w:bottom w:w="0" w:type="dxa"/>
              <w:right w:w="108" w:type="dxa"/>
            </w:tcMar>
          </w:tcPr>
          <w:p w:rsidR="000D7A2B" w:rsidRDefault="000D7A2B" w:rsidP="009C3B9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9C3B99">
            <w:pPr>
              <w:pStyle w:val="TableContents"/>
              <w:suppressLineNumbers w:val="0"/>
              <w:suppressAutoHyphens w:val="0"/>
              <w:spacing w:line="276" w:lineRule="auto"/>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6747" w:type="dxa"/>
            <w:gridSpan w:val="2"/>
            <w:shd w:val="clear" w:color="auto" w:fill="FFFFFF"/>
            <w:tcMar>
              <w:top w:w="0" w:type="dxa"/>
              <w:left w:w="108" w:type="dxa"/>
              <w:bottom w:w="0" w:type="dxa"/>
              <w:right w:w="108" w:type="dxa"/>
            </w:tcMar>
          </w:tcPr>
          <w:p w:rsidR="000D7A2B" w:rsidRDefault="000D7A2B" w:rsidP="009C3B9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This identifier must be related with the supplier master data. </w:t>
            </w:r>
          </w:p>
          <w:p w:rsidR="000D7A2B" w:rsidRDefault="000D7A2B" w:rsidP="009C3B9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此标识符必须与供应商</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进行关联</w:t>
            </w:r>
          </w:p>
        </w:tc>
      </w:tr>
      <w:tr w:rsidR="000D7A2B">
        <w:trPr>
          <w:gridAfter w:val="1"/>
          <w:wAfter w:w="156" w:type="dxa"/>
          <w:cantSplit/>
        </w:trPr>
        <w:tc>
          <w:tcPr>
            <w:tcW w:w="1458"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Generic_supplier_id</w:t>
            </w:r>
          </w:p>
          <w:p w:rsidR="000D7A2B" w:rsidRPr="0064271C"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通用</w:t>
            </w:r>
            <w:r>
              <w:rPr>
                <w:rFonts w:ascii="Verdana" w:eastAsia="宋体" w:hAnsi="Verdana" w:cs="Verdana"/>
                <w:sz w:val="18"/>
                <w:szCs w:val="18"/>
              </w:rPr>
              <w:t>_</w:t>
            </w:r>
            <w:r>
              <w:rPr>
                <w:rFonts w:ascii="Verdana" w:eastAsia="宋体" w:hAnsi="Verdana" w:cs="宋体" w:hint="eastAsia"/>
                <w:sz w:val="18"/>
                <w:szCs w:val="18"/>
              </w:rPr>
              <w:t>供应商</w:t>
            </w:r>
            <w:r>
              <w:rPr>
                <w:rFonts w:ascii="Verdana" w:eastAsia="宋体" w:hAnsi="Verdana" w:cs="Verdana"/>
                <w:sz w:val="18"/>
                <w:szCs w:val="18"/>
              </w:rPr>
              <w:t>_id</w:t>
            </w:r>
          </w:p>
        </w:tc>
        <w:tc>
          <w:tcPr>
            <w:tcW w:w="1934"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p>
        </w:tc>
        <w:tc>
          <w:tcPr>
            <w:tcW w:w="6591" w:type="dxa"/>
            <w:shd w:val="clear" w:color="auto" w:fill="FFFFFF"/>
            <w:tcMar>
              <w:top w:w="0" w:type="dxa"/>
              <w:left w:w="108" w:type="dxa"/>
              <w:bottom w:w="0" w:type="dxa"/>
              <w:right w:w="108" w:type="dxa"/>
            </w:tcMar>
          </w:tcPr>
          <w:p w:rsidR="000D7A2B" w:rsidRDefault="000D7A2B" w:rsidP="006404A0">
            <w:pPr>
              <w:pStyle w:val="TableContents"/>
              <w:suppressLineNumbers w:val="0"/>
              <w:suppressAutoHyphens w:val="0"/>
              <w:spacing w:line="276" w:lineRule="auto"/>
              <w:rPr>
                <w:rFonts w:ascii="Verdana" w:hAnsi="Verdana" w:cs="Verdana"/>
                <w:sz w:val="18"/>
                <w:szCs w:val="18"/>
              </w:rPr>
            </w:pPr>
            <w:r w:rsidRPr="000346B7">
              <w:rPr>
                <w:rFonts w:ascii="Verdana" w:hAnsi="Verdana" w:cs="Verdana"/>
                <w:sz w:val="18"/>
                <w:szCs w:val="18"/>
              </w:rPr>
              <w:t>If a product has more than one supplier i</w:t>
            </w:r>
            <w:r>
              <w:rPr>
                <w:rFonts w:ascii="Verdana" w:hAnsi="Verdana" w:cs="Verdana"/>
                <w:sz w:val="18"/>
                <w:szCs w:val="18"/>
              </w:rPr>
              <w:t>t</w:t>
            </w:r>
            <w:r w:rsidRPr="000346B7">
              <w:rPr>
                <w:rFonts w:ascii="Verdana" w:hAnsi="Verdana" w:cs="Verdana"/>
                <w:sz w:val="18"/>
                <w:szCs w:val="18"/>
              </w:rPr>
              <w:t xml:space="preserve"> will have a generic supplier ID</w:t>
            </w:r>
          </w:p>
          <w:p w:rsidR="000D7A2B" w:rsidRDefault="000D7A2B" w:rsidP="006404A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如果一个商品由多个供应商供货，则用通用供应商</w:t>
            </w:r>
            <w:r>
              <w:rPr>
                <w:rFonts w:ascii="Verdana" w:eastAsia="宋体" w:hAnsi="Verdana" w:cs="Verdana"/>
                <w:sz w:val="18"/>
                <w:szCs w:val="18"/>
              </w:rPr>
              <w:t>id</w:t>
            </w:r>
            <w:ins w:id="835" w:author="Unknown" w:date="2013-09-18T16:32:00Z">
              <w:r>
                <w:rPr>
                  <w:rFonts w:ascii="Verdana" w:eastAsia="宋体" w:hAnsi="Verdana" w:cs="宋体" w:hint="eastAsia"/>
                  <w:sz w:val="18"/>
                  <w:szCs w:val="18"/>
                </w:rPr>
                <w:t>（默认为</w:t>
              </w:r>
              <w:r>
                <w:rPr>
                  <w:rFonts w:ascii="Verdana" w:eastAsia="宋体" w:hAnsi="Verdana" w:cs="Verdana"/>
                  <w:sz w:val="18"/>
                  <w:szCs w:val="18"/>
                </w:rPr>
                <w:t>NULL</w:t>
              </w:r>
              <w:r>
                <w:rPr>
                  <w:rFonts w:ascii="Verdana" w:eastAsia="宋体" w:hAnsi="Verdana" w:cs="宋体" w:hint="eastAsia"/>
                  <w:sz w:val="18"/>
                  <w:szCs w:val="18"/>
                </w:rPr>
                <w:t>）</w:t>
              </w:r>
            </w:ins>
          </w:p>
        </w:tc>
      </w:tr>
      <w:tr w:rsidR="000D7A2B">
        <w:trPr>
          <w:cantSplit/>
        </w:trPr>
        <w:tc>
          <w:tcPr>
            <w:tcW w:w="1458" w:type="dxa"/>
            <w:shd w:val="clear" w:color="auto" w:fill="FFFFFF"/>
            <w:tcMar>
              <w:top w:w="0" w:type="dxa"/>
              <w:left w:w="108" w:type="dxa"/>
              <w:bottom w:w="0" w:type="dxa"/>
              <w:right w:w="108" w:type="dxa"/>
            </w:tcMar>
          </w:tcPr>
          <w:p w:rsidR="000D7A2B" w:rsidRDefault="000D7A2B" w:rsidP="009C3B9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Revenue_value</w:t>
            </w:r>
          </w:p>
          <w:p w:rsidR="000D7A2B" w:rsidRDefault="000D7A2B" w:rsidP="009C3B9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收入</w:t>
            </w:r>
            <w:r>
              <w:rPr>
                <w:rFonts w:ascii="Verdana" w:eastAsia="宋体" w:hAnsi="Verdana" w:cs="Verdana"/>
                <w:sz w:val="18"/>
                <w:szCs w:val="18"/>
              </w:rPr>
              <w:t>_</w:t>
            </w:r>
            <w:r>
              <w:rPr>
                <w:rFonts w:ascii="Verdana" w:eastAsia="宋体" w:hAnsi="Verdana" w:cs="宋体" w:hint="eastAsia"/>
                <w:sz w:val="18"/>
                <w:szCs w:val="18"/>
              </w:rPr>
              <w:t>价值</w:t>
            </w:r>
          </w:p>
        </w:tc>
        <w:tc>
          <w:tcPr>
            <w:tcW w:w="1934" w:type="dxa"/>
            <w:shd w:val="clear" w:color="auto" w:fill="FFFFFF"/>
            <w:tcMar>
              <w:top w:w="0" w:type="dxa"/>
              <w:left w:w="108" w:type="dxa"/>
              <w:bottom w:w="0" w:type="dxa"/>
              <w:right w:w="108" w:type="dxa"/>
            </w:tcMar>
          </w:tcPr>
          <w:p w:rsidR="000D7A2B" w:rsidRDefault="000D7A2B" w:rsidP="009C3B99">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9C3B99">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货币</w:t>
            </w:r>
          </w:p>
        </w:tc>
        <w:tc>
          <w:tcPr>
            <w:tcW w:w="6747" w:type="dxa"/>
            <w:gridSpan w:val="2"/>
            <w:shd w:val="clear" w:color="auto" w:fill="FFFFFF"/>
            <w:tcMar>
              <w:top w:w="0" w:type="dxa"/>
              <w:left w:w="108" w:type="dxa"/>
              <w:bottom w:w="0" w:type="dxa"/>
              <w:right w:w="108" w:type="dxa"/>
            </w:tcMar>
          </w:tcPr>
          <w:p w:rsidR="000D7A2B" w:rsidRPr="00672EBC" w:rsidRDefault="000D7A2B" w:rsidP="009C3B99">
            <w:pPr>
              <w:pStyle w:val="TableContents"/>
              <w:suppressLineNumbers w:val="0"/>
              <w:suppressAutoHyphens w:val="0"/>
              <w:spacing w:line="276" w:lineRule="auto"/>
              <w:rPr>
                <w:rFonts w:ascii="宋体" w:eastAsia="宋体" w:hAnsi="宋体" w:cs="Times New Roman"/>
              </w:rPr>
            </w:pPr>
            <w:ins w:id="836" w:author="Unknown" w:date="2013-09-18T16:32:00Z">
              <w:r>
                <w:rPr>
                  <w:rFonts w:ascii="宋体" w:eastAsia="宋体" w:hAnsi="宋体" w:cs="宋体" w:hint="eastAsia"/>
                </w:rPr>
                <w:t>总费用额</w:t>
              </w:r>
            </w:ins>
            <w:ins w:id="837" w:author="Unknown" w:date="2013-09-20T09:37:00Z">
              <w:r>
                <w:rPr>
                  <w:rFonts w:ascii="宋体" w:eastAsia="宋体" w:hAnsi="宋体" w:cs="Times New Roman"/>
                </w:rPr>
                <w:br/>
              </w:r>
              <w:r>
                <w:rPr>
                  <w:rFonts w:ascii="宋体" w:eastAsia="宋体" w:hAnsi="宋体" w:cs="宋体"/>
                </w:rPr>
                <w:t xml:space="preserve">total </w:t>
              </w:r>
            </w:ins>
            <w:ins w:id="838" w:author="Unknown" w:date="2013-10-10T11:28:00Z">
              <w:r>
                <w:rPr>
                  <w:rFonts w:ascii="宋体" w:eastAsia="宋体" w:hAnsi="宋体" w:cs="宋体"/>
                </w:rPr>
                <w:t>income</w:t>
              </w:r>
            </w:ins>
            <w:ins w:id="839" w:author="Unknown" w:date="2013-09-20T09:37:00Z">
              <w:del w:id="840" w:author="Unknown" w:date="2013-10-10T11:28:00Z">
                <w:r w:rsidDel="00907B56">
                  <w:rPr>
                    <w:rFonts w:ascii="宋体" w:eastAsia="宋体" w:hAnsi="宋体" w:cs="宋体"/>
                  </w:rPr>
                  <w:delText>expense</w:delText>
                </w:r>
              </w:del>
              <w:r>
                <w:rPr>
                  <w:rFonts w:ascii="宋体" w:eastAsia="宋体" w:hAnsi="宋体" w:cs="宋体"/>
                </w:rPr>
                <w:t xml:space="preserve"> amount</w:t>
              </w:r>
            </w:ins>
            <w:ins w:id="841" w:author="Unknown" w:date="2013-10-10T11:28:00Z">
              <w:r>
                <w:rPr>
                  <w:rFonts w:ascii="宋体" w:eastAsia="宋体" w:hAnsi="宋体" w:cs="宋体"/>
                </w:rPr>
                <w:t xml:space="preserve"> from supplier</w:t>
              </w:r>
            </w:ins>
          </w:p>
        </w:tc>
      </w:tr>
    </w:tbl>
    <w:p w:rsidR="000D7A2B" w:rsidRDefault="000D7A2B" w:rsidP="00EC0D3E">
      <w:pPr>
        <w:pStyle w:val="Textbody"/>
        <w:suppressAutoHyphens w:val="0"/>
        <w:spacing w:after="0"/>
        <w:rPr>
          <w:rFonts w:ascii="Verdana" w:eastAsia="宋体" w:hAnsi="Verdana" w:cs="Times New Roman"/>
          <w:sz w:val="20"/>
          <w:szCs w:val="20"/>
        </w:rPr>
      </w:pPr>
    </w:p>
    <w:p w:rsidR="000D7A2B" w:rsidRPr="00672EBC" w:rsidRDefault="000D7A2B" w:rsidP="00D02886">
      <w:pPr>
        <w:pStyle w:val="2"/>
        <w:keepNext w:val="0"/>
        <w:numPr>
          <w:ilvl w:val="0"/>
          <w:numId w:val="6"/>
        </w:numPr>
        <w:tabs>
          <w:tab w:val="left" w:pos="576"/>
        </w:tabs>
        <w:suppressAutoHyphens w:val="0"/>
        <w:spacing w:before="0" w:after="0"/>
        <w:rPr>
          <w:rFonts w:ascii="Litera Serial" w:hAnsi="Litera Serial" w:cs="Litera Serial"/>
          <w:bCs w:val="0"/>
          <w:caps/>
          <w:color w:val="C00000"/>
          <w:sz w:val="24"/>
          <w:szCs w:val="24"/>
        </w:rPr>
      </w:pPr>
      <w:bookmarkStart w:id="842" w:name="_Toc238874661"/>
      <w:bookmarkStart w:id="843" w:name="_Toc369255763"/>
      <w:r w:rsidRPr="00672EBC">
        <w:rPr>
          <w:rFonts w:ascii="Litera Serial" w:hAnsi="Litera Serial" w:cs="Litera Serial"/>
          <w:bCs w:val="0"/>
          <w:caps/>
          <w:color w:val="C00000"/>
          <w:sz w:val="24"/>
          <w:szCs w:val="24"/>
        </w:rPr>
        <w:t xml:space="preserve">txn_assets_detail </w:t>
      </w:r>
      <w:r w:rsidRPr="00672EBC">
        <w:rPr>
          <w:rFonts w:ascii="Litera Serial" w:hAnsi="Litera Serial" w:cs="宋体" w:hint="eastAsia"/>
          <w:bCs w:val="0"/>
          <w:caps/>
          <w:color w:val="C00000"/>
          <w:sz w:val="24"/>
          <w:szCs w:val="24"/>
        </w:rPr>
        <w:t>交易型</w:t>
      </w:r>
      <w:r w:rsidRPr="00672EBC">
        <w:rPr>
          <w:rFonts w:ascii="Litera Serial" w:hAnsi="Litera Serial" w:cs="Litera Serial"/>
          <w:bCs w:val="0"/>
          <w:caps/>
          <w:color w:val="C00000"/>
          <w:sz w:val="24"/>
          <w:szCs w:val="24"/>
        </w:rPr>
        <w:t>_</w:t>
      </w:r>
      <w:r w:rsidRPr="00672EBC">
        <w:rPr>
          <w:rFonts w:ascii="Litera Serial" w:hAnsi="Litera Serial" w:cs="宋体" w:hint="eastAsia"/>
          <w:bCs w:val="0"/>
          <w:caps/>
          <w:color w:val="C00000"/>
          <w:sz w:val="24"/>
          <w:szCs w:val="24"/>
        </w:rPr>
        <w:t>资产</w:t>
      </w:r>
      <w:r w:rsidRPr="00672EBC">
        <w:rPr>
          <w:rFonts w:ascii="Litera Serial" w:hAnsi="Litera Serial" w:cs="Litera Serial"/>
          <w:bCs w:val="0"/>
          <w:caps/>
          <w:color w:val="C00000"/>
          <w:sz w:val="24"/>
          <w:szCs w:val="24"/>
        </w:rPr>
        <w:t>_</w:t>
      </w:r>
      <w:r w:rsidRPr="00672EBC">
        <w:rPr>
          <w:rFonts w:ascii="Litera Serial" w:hAnsi="Litera Serial" w:cs="宋体" w:hint="eastAsia"/>
          <w:bCs w:val="0"/>
          <w:caps/>
          <w:color w:val="C00000"/>
          <w:sz w:val="24"/>
          <w:szCs w:val="24"/>
        </w:rPr>
        <w:t>明细</w:t>
      </w:r>
      <w:bookmarkEnd w:id="842"/>
      <w:r w:rsidR="007C220C">
        <w:rPr>
          <w:rFonts w:ascii="Litera Serial" w:hAnsi="Litera Serial" w:cs="Litera Serial" w:hint="eastAsia"/>
          <w:bCs w:val="0"/>
          <w:caps/>
          <w:color w:val="C00000"/>
          <w:sz w:val="24"/>
          <w:szCs w:val="24"/>
        </w:rPr>
        <w:t>（增加字段）</w:t>
      </w:r>
      <w:bookmarkEnd w:id="843"/>
    </w:p>
    <w:p w:rsidR="000D7A2B" w:rsidRDefault="000D7A2B" w:rsidP="00D02886">
      <w:pPr>
        <w:pStyle w:val="Textbody"/>
        <w:rPr>
          <w:rFonts w:ascii="Verdana" w:eastAsia="宋体" w:hAnsi="Verdana" w:cs="Verdana"/>
          <w:sz w:val="18"/>
          <w:szCs w:val="18"/>
        </w:rPr>
      </w:pPr>
      <w:r w:rsidRPr="00144931">
        <w:rPr>
          <w:rFonts w:ascii="Verdana" w:eastAsia="宋体" w:hAnsi="Verdana" w:cs="Verdana"/>
          <w:sz w:val="18"/>
          <w:szCs w:val="18"/>
        </w:rPr>
        <w:t>In this table we report the detail of capital spent by store and non</w:t>
      </w:r>
      <w:r>
        <w:rPr>
          <w:rFonts w:ascii="Verdana" w:eastAsia="宋体" w:hAnsi="Verdana" w:cs="Verdana"/>
          <w:sz w:val="18"/>
          <w:szCs w:val="18"/>
        </w:rPr>
        <w:t>-</w:t>
      </w:r>
      <w:r w:rsidRPr="00144931">
        <w:rPr>
          <w:rFonts w:ascii="Verdana" w:eastAsia="宋体" w:hAnsi="Verdana" w:cs="Verdana"/>
          <w:sz w:val="18"/>
          <w:szCs w:val="18"/>
        </w:rPr>
        <w:t>store, it also captures depreciation and net carrying cost or book value</w:t>
      </w:r>
      <w:r>
        <w:rPr>
          <w:rFonts w:ascii="Verdana" w:eastAsia="宋体" w:hAnsi="Verdana" w:cs="Verdana"/>
          <w:sz w:val="18"/>
          <w:szCs w:val="18"/>
        </w:rPr>
        <w:t>.</w:t>
      </w:r>
    </w:p>
    <w:p w:rsidR="000D7A2B" w:rsidRPr="002C0D90" w:rsidRDefault="000D7A2B" w:rsidP="00D02886">
      <w:pPr>
        <w:pStyle w:val="Textbody"/>
        <w:rPr>
          <w:rFonts w:cs="Times New Roman"/>
        </w:rPr>
      </w:pPr>
      <w:r>
        <w:rPr>
          <w:rFonts w:eastAsia="宋体" w:cs="宋体" w:hint="eastAsia"/>
        </w:rPr>
        <w:t>此表格我们抓取门店和非门店的资本花费的细节，也抓取折旧及净持有成本</w:t>
      </w:r>
    </w:p>
    <w:p w:rsidR="000D7A2B" w:rsidRPr="0064271C" w:rsidRDefault="000D7A2B" w:rsidP="002C0D90">
      <w:pPr>
        <w:pStyle w:val="Textbody"/>
        <w:rPr>
          <w:rFonts w:ascii="Verdana" w:eastAsia="宋体" w:hAnsi="Verdana" w:cs="Times New Roman"/>
          <w:sz w:val="20"/>
          <w:szCs w:val="20"/>
        </w:rPr>
      </w:pPr>
      <w:r w:rsidRPr="001772AE">
        <w:rPr>
          <w:rFonts w:ascii="Verdana" w:eastAsia="宋体" w:hAnsi="Verdana" w:cs="Verdana"/>
          <w:sz w:val="20"/>
          <w:szCs w:val="20"/>
        </w:rPr>
        <w:t xml:space="preserve"> </w:t>
      </w:r>
      <w:ins w:id="844" w:author="Unknown" w:date="2013-09-09T14:41:00Z">
        <w:r>
          <w:rPr>
            <w:rFonts w:ascii="Verdana" w:eastAsia="宋体" w:hAnsi="Verdana" w:cs="宋体" w:hint="eastAsia"/>
            <w:sz w:val="20"/>
            <w:szCs w:val="20"/>
          </w:rPr>
          <w:t>目前资产数据只会存在于</w:t>
        </w:r>
        <w:r>
          <w:rPr>
            <w:rFonts w:ascii="Verdana" w:eastAsia="宋体" w:hAnsi="Verdana" w:cs="Verdana"/>
            <w:sz w:val="20"/>
            <w:szCs w:val="20"/>
          </w:rPr>
          <w:t>EBS</w:t>
        </w:r>
        <w:r>
          <w:rPr>
            <w:rFonts w:ascii="Verdana" w:eastAsia="宋体" w:hAnsi="Verdana" w:cs="宋体" w:hint="eastAsia"/>
            <w:sz w:val="20"/>
            <w:szCs w:val="20"/>
          </w:rPr>
          <w:t>系统的资产模块里，</w:t>
        </w:r>
      </w:ins>
      <w:ins w:id="845" w:author="Unknown" w:date="2013-09-10T13:41:00Z">
        <w:r>
          <w:rPr>
            <w:rFonts w:ascii="Verdana" w:eastAsia="宋体" w:hAnsi="Verdana" w:cs="宋体" w:hint="eastAsia"/>
            <w:sz w:val="20"/>
            <w:szCs w:val="20"/>
          </w:rPr>
          <w:t>经与财务项目组沟通，可以取到该数据。</w:t>
        </w:r>
      </w:ins>
      <w:ins w:id="846" w:author="Unknown" w:date="2013-09-22T10:43:00Z">
        <w:r>
          <w:rPr>
            <w:rFonts w:ascii="Verdana" w:eastAsia="宋体" w:hAnsi="Verdana" w:cs="Times New Roman"/>
            <w:sz w:val="20"/>
            <w:szCs w:val="20"/>
          </w:rPr>
          <w:br/>
        </w:r>
        <w:proofErr w:type="gramStart"/>
        <w:r>
          <w:rPr>
            <w:rFonts w:ascii="Verdana" w:eastAsia="宋体" w:hAnsi="Verdana" w:cs="Verdana"/>
            <w:sz w:val="20"/>
            <w:szCs w:val="20"/>
          </w:rPr>
          <w:t>at</w:t>
        </w:r>
        <w:proofErr w:type="gramEnd"/>
        <w:r>
          <w:rPr>
            <w:rFonts w:ascii="Verdana" w:eastAsia="宋体" w:hAnsi="Verdana" w:cs="Verdana"/>
            <w:sz w:val="20"/>
            <w:szCs w:val="20"/>
          </w:rPr>
          <w:t xml:space="preserve"> the moment,asset data only sits in the asset module of EBS,this part of data is accessable after confirming with finance</w:t>
        </w:r>
      </w:ins>
    </w:p>
    <w:p w:rsidR="000D7A2B" w:rsidRPr="009331E0" w:rsidRDefault="000D7A2B" w:rsidP="00D02886">
      <w:pPr>
        <w:pStyle w:val="Textbodyindent"/>
        <w:suppressAutoHyphens w:val="0"/>
        <w:spacing w:after="0"/>
        <w:rPr>
          <w:rFonts w:cs="Times New Roman"/>
          <w:b/>
          <w:bCs/>
          <w:caps/>
          <w:color w:val="808080"/>
        </w:rPr>
      </w:pPr>
    </w:p>
    <w:tbl>
      <w:tblPr>
        <w:tblW w:w="10139" w:type="dxa"/>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58"/>
        <w:gridCol w:w="1934"/>
        <w:gridCol w:w="6747"/>
      </w:tblGrid>
      <w:tr w:rsidR="000D7A2B">
        <w:trPr>
          <w:cantSplit/>
          <w:tblHeader/>
        </w:trPr>
        <w:tc>
          <w:tcPr>
            <w:tcW w:w="1458" w:type="dxa"/>
            <w:shd w:val="clear" w:color="auto" w:fill="E6E6E6"/>
            <w:tcMar>
              <w:top w:w="0" w:type="dxa"/>
              <w:left w:w="108" w:type="dxa"/>
              <w:bottom w:w="0" w:type="dxa"/>
              <w:right w:w="108" w:type="dxa"/>
            </w:tcMar>
          </w:tcPr>
          <w:p w:rsidR="000D7A2B" w:rsidRDefault="000D7A2B" w:rsidP="001A3EC3">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1934" w:type="dxa"/>
            <w:shd w:val="clear" w:color="auto" w:fill="E6E6E6"/>
            <w:tcMar>
              <w:top w:w="0" w:type="dxa"/>
              <w:left w:w="108" w:type="dxa"/>
              <w:bottom w:w="0" w:type="dxa"/>
              <w:right w:w="108" w:type="dxa"/>
            </w:tcMar>
          </w:tcPr>
          <w:p w:rsidR="000D7A2B" w:rsidRDefault="000D7A2B" w:rsidP="001A3EC3">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6747" w:type="dxa"/>
            <w:shd w:val="clear" w:color="auto" w:fill="E6E6E6"/>
            <w:tcMar>
              <w:top w:w="0" w:type="dxa"/>
              <w:left w:w="108" w:type="dxa"/>
              <w:bottom w:w="0" w:type="dxa"/>
              <w:right w:w="108" w:type="dxa"/>
            </w:tcMar>
          </w:tcPr>
          <w:p w:rsidR="000D7A2B" w:rsidRDefault="000D7A2B" w:rsidP="001A3EC3">
            <w:pPr>
              <w:pStyle w:val="TableHeading"/>
              <w:suppressLineNumbers w:val="0"/>
              <w:suppressAutoHyphens w:val="0"/>
              <w:spacing w:line="276" w:lineRule="auto"/>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Height w:val="349"/>
          <w:ins w:id="847" w:author="Unknown" w:date="2013-09-10T15:29:00Z"/>
        </w:trPr>
        <w:tc>
          <w:tcPr>
            <w:tcW w:w="1458" w:type="dxa"/>
            <w:shd w:val="clear" w:color="auto" w:fill="FFFFFF"/>
            <w:tcMar>
              <w:top w:w="0" w:type="dxa"/>
              <w:left w:w="108" w:type="dxa"/>
              <w:bottom w:w="0" w:type="dxa"/>
              <w:right w:w="108" w:type="dxa"/>
            </w:tcMar>
          </w:tcPr>
          <w:p w:rsidR="000D7A2B" w:rsidRDefault="000D7A2B" w:rsidP="004A38C7">
            <w:pPr>
              <w:pStyle w:val="TableContents"/>
              <w:suppressLineNumbers w:val="0"/>
              <w:suppressAutoHyphens w:val="0"/>
              <w:spacing w:line="276" w:lineRule="auto"/>
              <w:rPr>
                <w:ins w:id="848" w:author="Unknown" w:date="2013-09-10T15:29:00Z"/>
                <w:rFonts w:ascii="Verdana" w:eastAsia="宋体" w:hAnsi="Verdana" w:cs="Verdana"/>
                <w:sz w:val="18"/>
                <w:szCs w:val="18"/>
              </w:rPr>
            </w:pPr>
            <w:ins w:id="849" w:author="Unknown" w:date="2013-09-10T15:29:00Z">
              <w:r>
                <w:rPr>
                  <w:rFonts w:ascii="Verdana" w:eastAsia="宋体" w:hAnsi="Verdana" w:cs="Verdana"/>
                  <w:sz w:val="18"/>
                  <w:szCs w:val="18"/>
                </w:rPr>
                <w:t>Outlet_id</w:t>
              </w:r>
            </w:ins>
          </w:p>
          <w:p w:rsidR="000D7A2B" w:rsidRDefault="000D7A2B" w:rsidP="004A38C7">
            <w:pPr>
              <w:pStyle w:val="TableContents"/>
              <w:suppressLineNumbers w:val="0"/>
              <w:suppressAutoHyphens w:val="0"/>
              <w:spacing w:line="276" w:lineRule="auto"/>
              <w:rPr>
                <w:ins w:id="850" w:author="Unknown" w:date="2013-09-10T15:29:00Z"/>
                <w:rFonts w:ascii="Verdana" w:eastAsia="宋体" w:hAnsi="Verdana" w:cs="Verdana"/>
                <w:sz w:val="18"/>
                <w:szCs w:val="18"/>
              </w:rPr>
            </w:pPr>
            <w:ins w:id="851" w:author="Unknown" w:date="2013-09-10T15:29:00Z">
              <w:r>
                <w:rPr>
                  <w:rFonts w:ascii="Verdana" w:eastAsia="宋体" w:hAnsi="Verdana" w:cs="宋体" w:hint="eastAsia"/>
                  <w:sz w:val="18"/>
                  <w:szCs w:val="18"/>
                </w:rPr>
                <w:t>门店</w:t>
              </w:r>
              <w:r>
                <w:rPr>
                  <w:rFonts w:ascii="Verdana" w:eastAsia="宋体" w:hAnsi="Verdana" w:cs="Verdana"/>
                  <w:sz w:val="18"/>
                  <w:szCs w:val="18"/>
                </w:rPr>
                <w:t>_id</w:t>
              </w:r>
            </w:ins>
          </w:p>
        </w:tc>
        <w:tc>
          <w:tcPr>
            <w:tcW w:w="1934" w:type="dxa"/>
            <w:shd w:val="clear" w:color="auto" w:fill="FFFFFF"/>
            <w:tcMar>
              <w:top w:w="0" w:type="dxa"/>
              <w:left w:w="108" w:type="dxa"/>
              <w:bottom w:w="0" w:type="dxa"/>
              <w:right w:w="108" w:type="dxa"/>
            </w:tcMar>
          </w:tcPr>
          <w:p w:rsidR="000D7A2B" w:rsidRDefault="000D7A2B" w:rsidP="004A38C7">
            <w:pPr>
              <w:pStyle w:val="TableContents"/>
              <w:suppressLineNumbers w:val="0"/>
              <w:suppressAutoHyphens w:val="0"/>
              <w:spacing w:line="276" w:lineRule="auto"/>
              <w:rPr>
                <w:ins w:id="852" w:author="Unknown" w:date="2013-09-10T15:29:00Z"/>
                <w:rFonts w:ascii="Verdana" w:eastAsia="宋体" w:hAnsi="Verdana" w:cs="Times New Roman"/>
                <w:sz w:val="18"/>
                <w:szCs w:val="18"/>
              </w:rPr>
            </w:pPr>
            <w:ins w:id="853" w:author="Unknown" w:date="2013-09-10T15:29:00Z">
              <w:r>
                <w:rPr>
                  <w:rFonts w:ascii="Verdana" w:hAnsi="Verdana" w:cs="Verdana"/>
                  <w:sz w:val="18"/>
                  <w:szCs w:val="18"/>
                </w:rPr>
                <w:t>Alphanumeric id</w:t>
              </w:r>
            </w:ins>
          </w:p>
          <w:p w:rsidR="000D7A2B" w:rsidRDefault="000D7A2B" w:rsidP="004A38C7">
            <w:pPr>
              <w:pStyle w:val="TableContents"/>
              <w:suppressLineNumbers w:val="0"/>
              <w:suppressAutoHyphens w:val="0"/>
              <w:spacing w:line="276" w:lineRule="auto"/>
              <w:rPr>
                <w:ins w:id="854" w:author="Unknown" w:date="2013-09-10T15:29:00Z"/>
                <w:rFonts w:ascii="Verdana" w:hAnsi="Verdana" w:cs="Verdana"/>
                <w:sz w:val="18"/>
                <w:szCs w:val="18"/>
              </w:rPr>
            </w:pPr>
            <w:ins w:id="855" w:author="Unknown" w:date="2013-09-10T15:29:00Z">
              <w:r>
                <w:rPr>
                  <w:rFonts w:ascii="Verdana" w:eastAsia="宋体" w:hAnsi="Verdana" w:cs="宋体" w:hint="eastAsia"/>
                  <w:sz w:val="18"/>
                  <w:szCs w:val="18"/>
                </w:rPr>
                <w:t>字母数字</w:t>
              </w:r>
              <w:r>
                <w:rPr>
                  <w:rFonts w:ascii="Verdana" w:eastAsia="宋体" w:hAnsi="Verdana" w:cs="Verdana"/>
                  <w:sz w:val="18"/>
                  <w:szCs w:val="18"/>
                </w:rPr>
                <w:t>id</w:t>
              </w:r>
            </w:ins>
          </w:p>
        </w:tc>
        <w:tc>
          <w:tcPr>
            <w:tcW w:w="6747" w:type="dxa"/>
            <w:shd w:val="clear" w:color="auto" w:fill="FFFFFF"/>
            <w:tcMar>
              <w:top w:w="0" w:type="dxa"/>
              <w:left w:w="108" w:type="dxa"/>
              <w:bottom w:w="0" w:type="dxa"/>
              <w:right w:w="108" w:type="dxa"/>
            </w:tcMar>
          </w:tcPr>
          <w:p w:rsidR="000D7A2B" w:rsidRDefault="000D7A2B" w:rsidP="004A38C7">
            <w:pPr>
              <w:pStyle w:val="TableContents"/>
              <w:suppressLineNumbers w:val="0"/>
              <w:suppressAutoHyphens w:val="0"/>
              <w:spacing w:line="276" w:lineRule="auto"/>
              <w:rPr>
                <w:ins w:id="856" w:author="Unknown" w:date="2013-09-10T15:29:00Z"/>
                <w:rFonts w:ascii="Verdana" w:eastAsia="宋体" w:hAnsi="Verdana" w:cs="Times New Roman"/>
                <w:sz w:val="18"/>
                <w:szCs w:val="18"/>
              </w:rPr>
            </w:pPr>
            <w:ins w:id="857" w:author="Unknown" w:date="2013-09-10T15:29:00Z">
              <w:r>
                <w:rPr>
                  <w:rFonts w:ascii="Verdana" w:hAnsi="Verdana" w:cs="Verdana"/>
                  <w:sz w:val="18"/>
                  <w:szCs w:val="18"/>
                </w:rPr>
                <w:t>This identifier must be related with the outlet master data when outlet is a Store (ST)</w:t>
              </w:r>
            </w:ins>
          </w:p>
          <w:p w:rsidR="000D7A2B" w:rsidRPr="00A3196D" w:rsidRDefault="000D7A2B" w:rsidP="004A38C7">
            <w:pPr>
              <w:pStyle w:val="TableContents"/>
              <w:suppressLineNumbers w:val="0"/>
              <w:suppressAutoHyphens w:val="0"/>
              <w:spacing w:line="276" w:lineRule="auto"/>
              <w:rPr>
                <w:ins w:id="858" w:author="Unknown" w:date="2013-09-10T15:29:00Z"/>
                <w:rFonts w:ascii="Verdana" w:eastAsia="宋体" w:hAnsi="Verdana" w:cs="Times New Roman"/>
                <w:sz w:val="18"/>
                <w:szCs w:val="18"/>
              </w:rPr>
            </w:pPr>
            <w:ins w:id="859" w:author="Unknown" w:date="2013-09-10T15:29:00Z">
              <w:r>
                <w:rPr>
                  <w:rFonts w:ascii="Verdana" w:eastAsia="宋体" w:hAnsi="Verdana" w:cs="宋体" w:hint="eastAsia"/>
                  <w:sz w:val="18"/>
                  <w:szCs w:val="18"/>
                </w:rPr>
                <w:t>当门店是一个门店（营业门店）时，此标识符必须与门店主数据进行关联</w:t>
              </w:r>
            </w:ins>
          </w:p>
        </w:tc>
      </w:tr>
      <w:tr w:rsidR="000D7A2B">
        <w:trPr>
          <w:cantSplit/>
          <w:trHeight w:val="349"/>
        </w:trPr>
        <w:tc>
          <w:tcPr>
            <w:tcW w:w="1458" w:type="dxa"/>
            <w:shd w:val="clear" w:color="auto" w:fill="FFFFFF"/>
            <w:tcMar>
              <w:top w:w="0" w:type="dxa"/>
              <w:left w:w="108" w:type="dxa"/>
              <w:bottom w:w="0" w:type="dxa"/>
              <w:right w:w="108" w:type="dxa"/>
            </w:tcMar>
          </w:tcPr>
          <w:p w:rsidR="000D7A2B" w:rsidRDefault="000D7A2B" w:rsidP="001A3EC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assets_type_id</w:t>
            </w:r>
          </w:p>
          <w:p w:rsidR="000D7A2B" w:rsidRDefault="000D7A2B" w:rsidP="001A3EC3">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资产</w:t>
            </w:r>
            <w:r>
              <w:rPr>
                <w:rFonts w:ascii="Verdana" w:eastAsia="宋体" w:hAnsi="Verdana" w:cs="Verdana"/>
                <w:sz w:val="18"/>
                <w:szCs w:val="18"/>
              </w:rPr>
              <w:t>_</w:t>
            </w:r>
            <w:r>
              <w:rPr>
                <w:rFonts w:ascii="Verdana" w:eastAsia="宋体" w:hAnsi="Verdana" w:cs="宋体" w:hint="eastAsia"/>
                <w:sz w:val="18"/>
                <w:szCs w:val="18"/>
              </w:rPr>
              <w:t>类型</w:t>
            </w:r>
            <w:r>
              <w:rPr>
                <w:rFonts w:ascii="Verdana" w:eastAsia="宋体" w:hAnsi="Verdana" w:cs="Verdana"/>
                <w:sz w:val="18"/>
                <w:szCs w:val="18"/>
              </w:rPr>
              <w:t>_id</w:t>
            </w:r>
          </w:p>
        </w:tc>
        <w:tc>
          <w:tcPr>
            <w:tcW w:w="1934" w:type="dxa"/>
            <w:shd w:val="clear" w:color="auto" w:fill="FFFFFF"/>
            <w:tcMar>
              <w:top w:w="0" w:type="dxa"/>
              <w:left w:w="108" w:type="dxa"/>
              <w:bottom w:w="0" w:type="dxa"/>
              <w:right w:w="108" w:type="dxa"/>
            </w:tcMar>
          </w:tcPr>
          <w:p w:rsidR="000D7A2B" w:rsidRDefault="000D7A2B" w:rsidP="001E5F8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A3EC3">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r w:rsidDel="002C0D90">
              <w:rPr>
                <w:rFonts w:ascii="Verdana" w:hAnsi="Verdana" w:cs="Verdana"/>
                <w:sz w:val="18"/>
                <w:szCs w:val="18"/>
              </w:rPr>
              <w:t xml:space="preserve"> </w:t>
            </w:r>
          </w:p>
        </w:tc>
        <w:tc>
          <w:tcPr>
            <w:tcW w:w="6747" w:type="dxa"/>
            <w:shd w:val="clear" w:color="auto" w:fill="FFFFFF"/>
            <w:tcMar>
              <w:top w:w="0" w:type="dxa"/>
              <w:left w:w="108" w:type="dxa"/>
              <w:bottom w:w="0" w:type="dxa"/>
              <w:right w:w="108" w:type="dxa"/>
            </w:tcMar>
          </w:tcPr>
          <w:p w:rsidR="000D7A2B" w:rsidRPr="00A3196D" w:rsidRDefault="000D7A2B" w:rsidP="001A3EC3">
            <w:pPr>
              <w:pStyle w:val="TableContents"/>
              <w:suppressLineNumbers w:val="0"/>
              <w:suppressAutoHyphens w:val="0"/>
              <w:spacing w:line="276" w:lineRule="auto"/>
              <w:rPr>
                <w:rFonts w:ascii="Verdana" w:eastAsia="宋体" w:hAnsi="Verdana" w:cs="Verdana"/>
                <w:sz w:val="18"/>
                <w:szCs w:val="18"/>
              </w:rPr>
            </w:pPr>
            <w:r w:rsidRPr="00A3196D">
              <w:rPr>
                <w:rFonts w:ascii="Verdana" w:eastAsia="宋体" w:hAnsi="Verdana" w:cs="Verdana"/>
                <w:sz w:val="18"/>
                <w:szCs w:val="18"/>
              </w:rPr>
              <w:t xml:space="preserve">This identifier must be connected to master assets type </w:t>
            </w:r>
          </w:p>
          <w:p w:rsidR="000D7A2B" w:rsidRDefault="000D7A2B" w:rsidP="001A3EC3">
            <w:pPr>
              <w:pStyle w:val="TableContents"/>
              <w:suppressLineNumbers w:val="0"/>
              <w:suppressAutoHyphens w:val="0"/>
              <w:spacing w:line="276" w:lineRule="auto"/>
              <w:rPr>
                <w:rFonts w:eastAsia="宋体" w:cs="Times New Roman"/>
              </w:rPr>
            </w:pPr>
            <w:r w:rsidRPr="00A3196D">
              <w:rPr>
                <w:rFonts w:ascii="Verdana" w:eastAsia="宋体" w:hAnsi="Verdana" w:cs="宋体" w:hint="eastAsia"/>
                <w:sz w:val="18"/>
                <w:szCs w:val="18"/>
              </w:rPr>
              <w:t>此标识符必须与</w:t>
            </w:r>
            <w:proofErr w:type="gramStart"/>
            <w:r w:rsidRPr="00A3196D">
              <w:rPr>
                <w:rFonts w:ascii="Verdana" w:eastAsia="宋体" w:hAnsi="Verdana" w:cs="宋体" w:hint="eastAsia"/>
                <w:sz w:val="18"/>
                <w:szCs w:val="18"/>
              </w:rPr>
              <w:t>主数据</w:t>
            </w:r>
            <w:proofErr w:type="gramEnd"/>
            <w:r w:rsidRPr="00A3196D">
              <w:rPr>
                <w:rFonts w:ascii="Verdana" w:eastAsia="宋体" w:hAnsi="Verdana" w:cs="宋体" w:hint="eastAsia"/>
                <w:sz w:val="18"/>
                <w:szCs w:val="18"/>
              </w:rPr>
              <w:t>资产类型进行关联</w:t>
            </w:r>
          </w:p>
        </w:tc>
      </w:tr>
      <w:tr w:rsidR="000D7A2B">
        <w:trPr>
          <w:cantSplit/>
        </w:trPr>
        <w:tc>
          <w:tcPr>
            <w:tcW w:w="1458" w:type="dxa"/>
            <w:shd w:val="clear" w:color="auto" w:fill="FFFFFF"/>
            <w:tcMar>
              <w:top w:w="0" w:type="dxa"/>
              <w:left w:w="108" w:type="dxa"/>
              <w:bottom w:w="0" w:type="dxa"/>
              <w:right w:w="108" w:type="dxa"/>
            </w:tcMar>
          </w:tcPr>
          <w:p w:rsidR="000D7A2B" w:rsidRDefault="000D7A2B" w:rsidP="001A3EC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Original_assets_encoding_id</w:t>
            </w:r>
          </w:p>
          <w:p w:rsidR="000D7A2B" w:rsidRDefault="000D7A2B" w:rsidP="001A3EC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宋体" w:hint="eastAsia"/>
                <w:sz w:val="18"/>
                <w:szCs w:val="18"/>
              </w:rPr>
              <w:t>资产</w:t>
            </w:r>
            <w:r>
              <w:rPr>
                <w:rFonts w:ascii="Verdana" w:eastAsia="宋体" w:hAnsi="Verdana" w:cs="Verdana"/>
                <w:sz w:val="18"/>
                <w:szCs w:val="18"/>
              </w:rPr>
              <w:t>_</w:t>
            </w:r>
            <w:r>
              <w:rPr>
                <w:rFonts w:ascii="Verdana" w:eastAsia="宋体" w:hAnsi="Verdana" w:cs="宋体" w:hint="eastAsia"/>
                <w:sz w:val="18"/>
                <w:szCs w:val="18"/>
              </w:rPr>
              <w:t>原始</w:t>
            </w:r>
            <w:r>
              <w:rPr>
                <w:rFonts w:ascii="Verdana" w:eastAsia="宋体" w:hAnsi="Verdana" w:cs="Verdana"/>
                <w:sz w:val="18"/>
                <w:szCs w:val="18"/>
              </w:rPr>
              <w:t>_</w:t>
            </w:r>
            <w:r>
              <w:rPr>
                <w:rFonts w:ascii="Verdana" w:eastAsia="宋体" w:hAnsi="Verdana" w:cs="宋体" w:hint="eastAsia"/>
                <w:sz w:val="18"/>
                <w:szCs w:val="18"/>
              </w:rPr>
              <w:t>编码</w:t>
            </w:r>
            <w:r>
              <w:rPr>
                <w:rFonts w:ascii="Verdana" w:eastAsia="宋体" w:hAnsi="Verdana" w:cs="Verdana"/>
                <w:sz w:val="18"/>
                <w:szCs w:val="18"/>
              </w:rPr>
              <w:t>_id</w:t>
            </w:r>
          </w:p>
        </w:tc>
        <w:tc>
          <w:tcPr>
            <w:tcW w:w="1934" w:type="dxa"/>
            <w:shd w:val="clear" w:color="auto" w:fill="FFFFFF"/>
            <w:tcMar>
              <w:top w:w="0" w:type="dxa"/>
              <w:left w:w="108" w:type="dxa"/>
              <w:bottom w:w="0" w:type="dxa"/>
              <w:right w:w="108" w:type="dxa"/>
            </w:tcMar>
          </w:tcPr>
          <w:p w:rsidR="000D7A2B" w:rsidRDefault="000D7A2B" w:rsidP="001E5F8D">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Alphanumeric id</w:t>
            </w:r>
          </w:p>
          <w:p w:rsidR="000D7A2B" w:rsidRDefault="000D7A2B" w:rsidP="001A3EC3">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字母数字</w:t>
            </w:r>
            <w:r>
              <w:rPr>
                <w:rFonts w:ascii="Verdana" w:eastAsia="宋体" w:hAnsi="Verdana" w:cs="Verdana"/>
                <w:sz w:val="18"/>
                <w:szCs w:val="18"/>
              </w:rPr>
              <w:t>id</w:t>
            </w:r>
            <w:r w:rsidDel="002C0D90">
              <w:rPr>
                <w:rFonts w:ascii="Verdana" w:hAnsi="Verdana" w:cs="Verdana"/>
                <w:sz w:val="18"/>
                <w:szCs w:val="18"/>
              </w:rPr>
              <w:t xml:space="preserve"> </w:t>
            </w:r>
          </w:p>
        </w:tc>
        <w:tc>
          <w:tcPr>
            <w:tcW w:w="6747" w:type="dxa"/>
            <w:shd w:val="clear" w:color="auto" w:fill="FFFFFF"/>
            <w:tcMar>
              <w:top w:w="0" w:type="dxa"/>
              <w:left w:w="108" w:type="dxa"/>
              <w:bottom w:w="0" w:type="dxa"/>
              <w:right w:w="108" w:type="dxa"/>
            </w:tcMar>
          </w:tcPr>
          <w:p w:rsidR="000D7A2B" w:rsidRDefault="000D7A2B" w:rsidP="001A3EC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This is the codes directly from the assets register</w:t>
            </w:r>
          </w:p>
          <w:p w:rsidR="000D7A2B" w:rsidRPr="00A3196D" w:rsidRDefault="000D7A2B" w:rsidP="001A3EC3">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这里的代码来自于资产登记表</w:t>
            </w:r>
          </w:p>
        </w:tc>
      </w:tr>
      <w:tr w:rsidR="000D7A2B">
        <w:trPr>
          <w:cantSplit/>
        </w:trPr>
        <w:tc>
          <w:tcPr>
            <w:tcW w:w="1458" w:type="dxa"/>
            <w:shd w:val="clear" w:color="auto" w:fill="FFFFFF"/>
            <w:tcMar>
              <w:top w:w="0" w:type="dxa"/>
              <w:left w:w="108" w:type="dxa"/>
              <w:bottom w:w="0" w:type="dxa"/>
              <w:right w:w="108" w:type="dxa"/>
            </w:tcMar>
          </w:tcPr>
          <w:p w:rsidR="000D7A2B" w:rsidRDefault="000D7A2B" w:rsidP="001A3EC3">
            <w:pPr>
              <w:pStyle w:val="TableContents"/>
              <w:suppressLineNumbers w:val="0"/>
              <w:suppressAutoHyphens w:val="0"/>
              <w:spacing w:line="276" w:lineRule="auto"/>
              <w:rPr>
                <w:rFonts w:eastAsia="宋体" w:cs="Times New Roman"/>
              </w:rPr>
            </w:pPr>
            <w:r>
              <w:rPr>
                <w:rFonts w:ascii="Verdana" w:eastAsia="宋体" w:hAnsi="Verdana" w:cs="Verdana"/>
                <w:sz w:val="18"/>
                <w:szCs w:val="18"/>
              </w:rPr>
              <w:t>Purchase_date</w:t>
            </w:r>
            <w:r>
              <w:rPr>
                <w:rFonts w:ascii="Verdana" w:eastAsia="宋体" w:hAnsi="Verdana" w:cs="Verdana"/>
                <w:sz w:val="18"/>
                <w:szCs w:val="18"/>
              </w:rPr>
              <w:br/>
            </w:r>
            <w:r>
              <w:rPr>
                <w:rFonts w:ascii="Verdana" w:eastAsia="宋体" w:hAnsi="Verdana" w:cs="宋体" w:hint="eastAsia"/>
                <w:sz w:val="18"/>
                <w:szCs w:val="18"/>
              </w:rPr>
              <w:t>购买</w:t>
            </w:r>
            <w:r>
              <w:rPr>
                <w:rFonts w:ascii="Verdana" w:eastAsia="宋体" w:hAnsi="Verdana" w:cs="Verdana"/>
                <w:sz w:val="18"/>
                <w:szCs w:val="18"/>
              </w:rPr>
              <w:t>_</w:t>
            </w:r>
            <w:r>
              <w:rPr>
                <w:rFonts w:ascii="Verdana" w:eastAsia="宋体" w:hAnsi="Verdana" w:cs="宋体" w:hint="eastAsia"/>
                <w:sz w:val="18"/>
                <w:szCs w:val="18"/>
              </w:rPr>
              <w:t>日期</w:t>
            </w:r>
          </w:p>
        </w:tc>
        <w:tc>
          <w:tcPr>
            <w:tcW w:w="1934" w:type="dxa"/>
            <w:shd w:val="clear" w:color="auto" w:fill="FFFFFF"/>
            <w:tcMar>
              <w:top w:w="0" w:type="dxa"/>
              <w:left w:w="108" w:type="dxa"/>
              <w:bottom w:w="0" w:type="dxa"/>
              <w:right w:w="108" w:type="dxa"/>
            </w:tcMar>
          </w:tcPr>
          <w:p w:rsidR="000D7A2B" w:rsidRDefault="000D7A2B" w:rsidP="001A3EC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Date</w:t>
            </w:r>
          </w:p>
          <w:p w:rsidR="000D7A2B" w:rsidRDefault="000D7A2B" w:rsidP="001A3EC3">
            <w:pPr>
              <w:pStyle w:val="TableContents"/>
              <w:suppressLineNumbers w:val="0"/>
              <w:suppressAutoHyphens w:val="0"/>
              <w:spacing w:line="276" w:lineRule="auto"/>
              <w:rPr>
                <w:rFonts w:cs="Times New Roman"/>
              </w:rPr>
            </w:pPr>
            <w:r>
              <w:rPr>
                <w:rFonts w:ascii="Verdana" w:eastAsia="宋体" w:hAnsi="Verdana" w:cs="宋体" w:hint="eastAsia"/>
                <w:sz w:val="18"/>
                <w:szCs w:val="18"/>
              </w:rPr>
              <w:t>日期</w:t>
            </w:r>
          </w:p>
        </w:tc>
        <w:tc>
          <w:tcPr>
            <w:tcW w:w="6747" w:type="dxa"/>
            <w:shd w:val="clear" w:color="auto" w:fill="FFFFFF"/>
            <w:tcMar>
              <w:top w:w="0" w:type="dxa"/>
              <w:left w:w="108" w:type="dxa"/>
              <w:bottom w:w="0" w:type="dxa"/>
              <w:right w:w="108" w:type="dxa"/>
            </w:tcMar>
          </w:tcPr>
          <w:p w:rsidR="000D7A2B" w:rsidRDefault="000D7A2B" w:rsidP="001A3EC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This is the day when you bought the asset</w:t>
            </w:r>
          </w:p>
          <w:p w:rsidR="000D7A2B" w:rsidRPr="003C595B" w:rsidRDefault="000D7A2B" w:rsidP="001A3EC3">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购买该资产的当天</w:t>
            </w:r>
          </w:p>
        </w:tc>
      </w:tr>
      <w:tr w:rsidR="000D7A2B">
        <w:trPr>
          <w:cantSplit/>
        </w:trPr>
        <w:tc>
          <w:tcPr>
            <w:tcW w:w="1458" w:type="dxa"/>
            <w:shd w:val="clear" w:color="auto" w:fill="FFFFFF"/>
            <w:tcMar>
              <w:top w:w="0" w:type="dxa"/>
              <w:left w:w="108" w:type="dxa"/>
              <w:bottom w:w="0" w:type="dxa"/>
              <w:right w:w="108" w:type="dxa"/>
            </w:tcMar>
          </w:tcPr>
          <w:p w:rsidR="000D7A2B" w:rsidRPr="0064271C" w:rsidRDefault="000D7A2B" w:rsidP="001A3EC3">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Orginal_value</w:t>
            </w:r>
            <w:r>
              <w:rPr>
                <w:rFonts w:ascii="Verdana" w:eastAsia="宋体" w:hAnsi="Verdana" w:cs="Verdana"/>
                <w:sz w:val="18"/>
                <w:szCs w:val="18"/>
              </w:rPr>
              <w:br/>
            </w:r>
            <w:r>
              <w:rPr>
                <w:rFonts w:ascii="Verdana" w:eastAsia="宋体" w:hAnsi="Verdana" w:cs="宋体" w:hint="eastAsia"/>
                <w:sz w:val="18"/>
                <w:szCs w:val="18"/>
              </w:rPr>
              <w:t>原始</w:t>
            </w:r>
            <w:r>
              <w:rPr>
                <w:rFonts w:ascii="Verdana" w:eastAsia="宋体" w:hAnsi="Verdana" w:cs="Verdana"/>
                <w:sz w:val="18"/>
                <w:szCs w:val="18"/>
              </w:rPr>
              <w:t>_</w:t>
            </w:r>
            <w:r>
              <w:rPr>
                <w:rFonts w:ascii="Verdana" w:eastAsia="宋体" w:hAnsi="Verdana" w:cs="宋体" w:hint="eastAsia"/>
                <w:sz w:val="18"/>
                <w:szCs w:val="18"/>
              </w:rPr>
              <w:t>价值</w:t>
            </w:r>
          </w:p>
        </w:tc>
        <w:tc>
          <w:tcPr>
            <w:tcW w:w="1934" w:type="dxa"/>
            <w:shd w:val="clear" w:color="auto" w:fill="FFFFFF"/>
            <w:tcMar>
              <w:top w:w="0" w:type="dxa"/>
              <w:left w:w="108" w:type="dxa"/>
              <w:bottom w:w="0" w:type="dxa"/>
              <w:right w:w="108" w:type="dxa"/>
            </w:tcMar>
          </w:tcPr>
          <w:p w:rsidR="000D7A2B" w:rsidRDefault="000D7A2B" w:rsidP="002C0D9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1A3EC3">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货币</w:t>
            </w:r>
          </w:p>
        </w:tc>
        <w:tc>
          <w:tcPr>
            <w:tcW w:w="6747" w:type="dxa"/>
            <w:shd w:val="clear" w:color="auto" w:fill="FFFFFF"/>
            <w:tcMar>
              <w:top w:w="0" w:type="dxa"/>
              <w:left w:w="108" w:type="dxa"/>
              <w:bottom w:w="0" w:type="dxa"/>
              <w:right w:w="108" w:type="dxa"/>
            </w:tcMar>
          </w:tcPr>
          <w:p w:rsidR="000D7A2B" w:rsidRDefault="000D7A2B" w:rsidP="001A3EC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This is the value excluding tax</w:t>
            </w:r>
          </w:p>
          <w:p w:rsidR="000D7A2B" w:rsidRPr="0064271C" w:rsidRDefault="000D7A2B" w:rsidP="001A3EC3">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不含税的原值</w:t>
            </w:r>
          </w:p>
        </w:tc>
      </w:tr>
      <w:tr w:rsidR="000D7A2B">
        <w:trPr>
          <w:cantSplit/>
        </w:trPr>
        <w:tc>
          <w:tcPr>
            <w:tcW w:w="1458" w:type="dxa"/>
            <w:shd w:val="clear" w:color="auto" w:fill="FFFFFF"/>
            <w:tcMar>
              <w:top w:w="0" w:type="dxa"/>
              <w:left w:w="108" w:type="dxa"/>
              <w:bottom w:w="0" w:type="dxa"/>
              <w:right w:w="108" w:type="dxa"/>
            </w:tcMar>
          </w:tcPr>
          <w:p w:rsidR="000D7A2B" w:rsidRPr="002C0D90" w:rsidRDefault="000D7A2B" w:rsidP="000C47F8">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Useful_year</w:t>
            </w:r>
            <w:r>
              <w:rPr>
                <w:rFonts w:ascii="Verdana" w:eastAsia="宋体" w:hAnsi="Verdana" w:cs="Verdana"/>
                <w:sz w:val="18"/>
                <w:szCs w:val="18"/>
              </w:rPr>
              <w:br/>
            </w:r>
            <w:r>
              <w:rPr>
                <w:rFonts w:ascii="Verdana" w:eastAsia="宋体" w:hAnsi="Verdana" w:cs="宋体" w:hint="eastAsia"/>
                <w:sz w:val="18"/>
                <w:szCs w:val="18"/>
              </w:rPr>
              <w:t>可用</w:t>
            </w:r>
            <w:r>
              <w:rPr>
                <w:rFonts w:ascii="Verdana" w:eastAsia="宋体" w:hAnsi="Verdana" w:cs="Verdana"/>
                <w:sz w:val="18"/>
                <w:szCs w:val="18"/>
              </w:rPr>
              <w:t>_</w:t>
            </w:r>
            <w:r>
              <w:rPr>
                <w:rFonts w:ascii="Verdana" w:eastAsia="宋体" w:hAnsi="Verdana" w:cs="宋体" w:hint="eastAsia"/>
                <w:sz w:val="18"/>
                <w:szCs w:val="18"/>
              </w:rPr>
              <w:t>年限</w:t>
            </w:r>
          </w:p>
        </w:tc>
        <w:tc>
          <w:tcPr>
            <w:tcW w:w="1934" w:type="dxa"/>
            <w:shd w:val="clear" w:color="auto" w:fill="FFFFFF"/>
            <w:tcMar>
              <w:top w:w="0" w:type="dxa"/>
              <w:left w:w="108" w:type="dxa"/>
              <w:bottom w:w="0" w:type="dxa"/>
              <w:right w:w="108" w:type="dxa"/>
            </w:tcMar>
          </w:tcPr>
          <w:p w:rsidR="000D7A2B" w:rsidRDefault="000D7A2B" w:rsidP="000C47F8">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 xml:space="preserve">numeric </w:t>
            </w:r>
          </w:p>
          <w:p w:rsidR="000D7A2B" w:rsidRDefault="000D7A2B" w:rsidP="000C47F8">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数字</w:t>
            </w:r>
          </w:p>
        </w:tc>
        <w:tc>
          <w:tcPr>
            <w:tcW w:w="6747" w:type="dxa"/>
            <w:shd w:val="clear" w:color="auto" w:fill="FFFFFF"/>
            <w:tcMar>
              <w:top w:w="0" w:type="dxa"/>
              <w:left w:w="108" w:type="dxa"/>
              <w:bottom w:w="0" w:type="dxa"/>
              <w:right w:w="108" w:type="dxa"/>
            </w:tcMar>
          </w:tcPr>
          <w:p w:rsidR="000D7A2B" w:rsidRPr="001F4AAE" w:rsidRDefault="000D7A2B" w:rsidP="000C47F8">
            <w:pPr>
              <w:pStyle w:val="TableContents"/>
              <w:suppressLineNumbers w:val="0"/>
              <w:suppressAutoHyphens w:val="0"/>
              <w:spacing w:line="276" w:lineRule="auto"/>
              <w:rPr>
                <w:rFonts w:eastAsia="宋体" w:cs="Times New Roman"/>
              </w:rPr>
            </w:pPr>
            <w:r w:rsidRPr="00A3196D">
              <w:rPr>
                <w:rFonts w:ascii="Verdana" w:eastAsia="宋体" w:hAnsi="Verdana" w:cs="Verdana"/>
                <w:sz w:val="18"/>
                <w:szCs w:val="18"/>
              </w:rPr>
              <w:t xml:space="preserve">This is how </w:t>
            </w:r>
            <w:r>
              <w:rPr>
                <w:rFonts w:ascii="Verdana" w:eastAsia="宋体" w:hAnsi="Verdana" w:cs="Verdana"/>
                <w:sz w:val="18"/>
                <w:szCs w:val="18"/>
              </w:rPr>
              <w:t xml:space="preserve">long </w:t>
            </w:r>
            <w:r w:rsidRPr="00A3196D">
              <w:rPr>
                <w:rFonts w:ascii="Verdana" w:eastAsia="宋体" w:hAnsi="Verdana" w:cs="Verdana"/>
                <w:sz w:val="18"/>
                <w:szCs w:val="18"/>
              </w:rPr>
              <w:t xml:space="preserve">you expect the asset would last </w:t>
            </w:r>
            <w:r>
              <w:rPr>
                <w:rFonts w:ascii="Verdana" w:eastAsia="宋体" w:hAnsi="Verdana" w:cs="Verdana"/>
                <w:sz w:val="18"/>
                <w:szCs w:val="18"/>
              </w:rPr>
              <w:t>from the begin to use date</w:t>
            </w:r>
            <w:r w:rsidRPr="00A3196D">
              <w:rPr>
                <w:rFonts w:ascii="Verdana" w:eastAsia="宋体" w:hAnsi="Verdana" w:cs="Times New Roman"/>
                <w:sz w:val="18"/>
                <w:szCs w:val="18"/>
              </w:rPr>
              <w:br/>
            </w:r>
            <w:r w:rsidRPr="00A3196D">
              <w:rPr>
                <w:rFonts w:ascii="Verdana" w:eastAsia="宋体" w:hAnsi="Verdana" w:cs="宋体" w:hint="eastAsia"/>
                <w:sz w:val="18"/>
                <w:szCs w:val="18"/>
              </w:rPr>
              <w:t>该资产</w:t>
            </w:r>
            <w:r>
              <w:rPr>
                <w:rFonts w:ascii="Verdana" w:eastAsia="宋体" w:hAnsi="Verdana" w:cs="宋体" w:hint="eastAsia"/>
                <w:sz w:val="18"/>
                <w:szCs w:val="18"/>
              </w:rPr>
              <w:t>从开始使用第一天起</w:t>
            </w:r>
            <w:r w:rsidRPr="00A3196D">
              <w:rPr>
                <w:rFonts w:ascii="Verdana" w:eastAsia="宋体" w:hAnsi="Verdana" w:cs="宋体" w:hint="eastAsia"/>
                <w:sz w:val="18"/>
                <w:szCs w:val="18"/>
              </w:rPr>
              <w:t>预期使用的年限</w:t>
            </w:r>
          </w:p>
        </w:tc>
      </w:tr>
      <w:tr w:rsidR="000D7A2B">
        <w:trPr>
          <w:cantSplit/>
        </w:trPr>
        <w:tc>
          <w:tcPr>
            <w:tcW w:w="1458" w:type="dxa"/>
            <w:shd w:val="clear" w:color="auto" w:fill="FFFFFF"/>
            <w:tcMar>
              <w:top w:w="0" w:type="dxa"/>
              <w:left w:w="108" w:type="dxa"/>
              <w:bottom w:w="0" w:type="dxa"/>
              <w:right w:w="108" w:type="dxa"/>
            </w:tcMar>
          </w:tcPr>
          <w:p w:rsidR="000D7A2B" w:rsidRPr="002C0D90" w:rsidRDefault="000D7A2B" w:rsidP="001A3EC3">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Begin_to_use_date</w:t>
            </w:r>
            <w:r>
              <w:rPr>
                <w:rFonts w:ascii="Verdana" w:eastAsia="宋体" w:hAnsi="Verdana" w:cs="Verdana"/>
                <w:sz w:val="18"/>
                <w:szCs w:val="18"/>
              </w:rPr>
              <w:br/>
            </w:r>
            <w:r>
              <w:rPr>
                <w:rFonts w:ascii="Verdana" w:eastAsia="宋体" w:hAnsi="Verdana" w:cs="宋体" w:hint="eastAsia"/>
                <w:sz w:val="18"/>
                <w:szCs w:val="18"/>
              </w:rPr>
              <w:t>开始</w:t>
            </w:r>
            <w:r>
              <w:rPr>
                <w:rFonts w:ascii="Verdana" w:eastAsia="宋体" w:hAnsi="Verdana" w:cs="Verdana"/>
                <w:sz w:val="18"/>
                <w:szCs w:val="18"/>
              </w:rPr>
              <w:t>_</w:t>
            </w:r>
            <w:r>
              <w:rPr>
                <w:rFonts w:ascii="Verdana" w:eastAsia="宋体" w:hAnsi="Verdana" w:cs="宋体" w:hint="eastAsia"/>
                <w:sz w:val="18"/>
                <w:szCs w:val="18"/>
              </w:rPr>
              <w:t>使用</w:t>
            </w:r>
            <w:r>
              <w:rPr>
                <w:rFonts w:ascii="Verdana" w:eastAsia="宋体" w:hAnsi="Verdana" w:cs="Verdana"/>
                <w:sz w:val="18"/>
                <w:szCs w:val="18"/>
              </w:rPr>
              <w:t>_</w:t>
            </w:r>
            <w:r>
              <w:rPr>
                <w:rFonts w:ascii="Verdana" w:eastAsia="宋体" w:hAnsi="Verdana" w:cs="宋体" w:hint="eastAsia"/>
                <w:sz w:val="18"/>
                <w:szCs w:val="18"/>
              </w:rPr>
              <w:t>的</w:t>
            </w:r>
            <w:r>
              <w:rPr>
                <w:rFonts w:ascii="Verdana" w:eastAsia="宋体" w:hAnsi="Verdana" w:cs="Verdana"/>
                <w:sz w:val="18"/>
                <w:szCs w:val="18"/>
              </w:rPr>
              <w:t>_</w:t>
            </w:r>
            <w:r>
              <w:rPr>
                <w:rFonts w:ascii="Verdana" w:eastAsia="宋体" w:hAnsi="Verdana" w:cs="宋体" w:hint="eastAsia"/>
                <w:sz w:val="18"/>
                <w:szCs w:val="18"/>
              </w:rPr>
              <w:t>日期</w:t>
            </w:r>
          </w:p>
        </w:tc>
        <w:tc>
          <w:tcPr>
            <w:tcW w:w="1934" w:type="dxa"/>
            <w:shd w:val="clear" w:color="auto" w:fill="FFFFFF"/>
            <w:tcMar>
              <w:top w:w="0" w:type="dxa"/>
              <w:left w:w="108" w:type="dxa"/>
              <w:bottom w:w="0" w:type="dxa"/>
              <w:right w:w="108" w:type="dxa"/>
            </w:tcMar>
          </w:tcPr>
          <w:p w:rsidR="000D7A2B" w:rsidRDefault="000D7A2B" w:rsidP="002C0D90">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Date</w:t>
            </w:r>
          </w:p>
          <w:p w:rsidR="000D7A2B" w:rsidRDefault="000D7A2B" w:rsidP="002C0D90">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日期</w:t>
            </w:r>
          </w:p>
          <w:p w:rsidR="000D7A2B" w:rsidRDefault="000D7A2B" w:rsidP="002C0D90">
            <w:pPr>
              <w:pStyle w:val="TableContents"/>
              <w:suppressLineNumbers w:val="0"/>
              <w:suppressAutoHyphens w:val="0"/>
              <w:spacing w:line="276" w:lineRule="auto"/>
              <w:rPr>
                <w:rFonts w:ascii="Verdana" w:hAnsi="Verdana" w:cs="Verdana"/>
                <w:sz w:val="18"/>
                <w:szCs w:val="18"/>
              </w:rPr>
            </w:pPr>
          </w:p>
        </w:tc>
        <w:tc>
          <w:tcPr>
            <w:tcW w:w="6747" w:type="dxa"/>
            <w:shd w:val="clear" w:color="auto" w:fill="FFFFFF"/>
            <w:tcMar>
              <w:top w:w="0" w:type="dxa"/>
              <w:left w:w="108" w:type="dxa"/>
              <w:bottom w:w="0" w:type="dxa"/>
              <w:right w:w="108" w:type="dxa"/>
            </w:tcMar>
          </w:tcPr>
          <w:p w:rsidR="000D7A2B" w:rsidRDefault="000D7A2B" w:rsidP="001A3EC3">
            <w:pPr>
              <w:pStyle w:val="TableContents"/>
              <w:suppressLineNumbers w:val="0"/>
              <w:suppressAutoHyphens w:val="0"/>
              <w:spacing w:line="276" w:lineRule="auto"/>
              <w:rPr>
                <w:rFonts w:ascii="Verdana" w:eastAsia="宋体" w:hAnsi="Verdana" w:cs="Times New Roman"/>
                <w:sz w:val="18"/>
                <w:szCs w:val="18"/>
              </w:rPr>
            </w:pPr>
            <w:r w:rsidRPr="00A3196D">
              <w:rPr>
                <w:rFonts w:ascii="Verdana" w:eastAsia="宋体" w:hAnsi="Verdana" w:cs="Verdana"/>
                <w:sz w:val="18"/>
                <w:szCs w:val="18"/>
              </w:rPr>
              <w:t>This is the date when you first use the asset</w:t>
            </w:r>
          </w:p>
          <w:p w:rsidR="000D7A2B" w:rsidRPr="001F4AAE" w:rsidRDefault="000D7A2B" w:rsidP="001A3EC3">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第一次使用该资产的当天</w:t>
            </w:r>
          </w:p>
        </w:tc>
      </w:tr>
      <w:tr w:rsidR="000D7A2B">
        <w:trPr>
          <w:cantSplit/>
        </w:trPr>
        <w:tc>
          <w:tcPr>
            <w:tcW w:w="1458" w:type="dxa"/>
            <w:shd w:val="clear" w:color="auto" w:fill="FFFFFF"/>
            <w:tcMar>
              <w:top w:w="0" w:type="dxa"/>
              <w:left w:w="108" w:type="dxa"/>
              <w:bottom w:w="0" w:type="dxa"/>
              <w:right w:w="108" w:type="dxa"/>
            </w:tcMar>
          </w:tcPr>
          <w:p w:rsidR="000D7A2B" w:rsidRDefault="000D7A2B" w:rsidP="001A3EC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Current_month</w:t>
            </w:r>
          </w:p>
          <w:p w:rsidR="000D7A2B" w:rsidRDefault="000D7A2B" w:rsidP="001A3EC3">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当</w:t>
            </w:r>
            <w:r>
              <w:rPr>
                <w:rFonts w:ascii="Verdana" w:eastAsia="宋体" w:hAnsi="Verdana" w:cs="Verdana"/>
                <w:sz w:val="18"/>
                <w:szCs w:val="18"/>
              </w:rPr>
              <w:t>_</w:t>
            </w:r>
            <w:r>
              <w:rPr>
                <w:rFonts w:ascii="Verdana" w:eastAsia="宋体" w:hAnsi="Verdana" w:cs="宋体" w:hint="eastAsia"/>
                <w:sz w:val="18"/>
                <w:szCs w:val="18"/>
              </w:rPr>
              <w:t>月</w:t>
            </w:r>
          </w:p>
        </w:tc>
        <w:tc>
          <w:tcPr>
            <w:tcW w:w="1934" w:type="dxa"/>
            <w:shd w:val="clear" w:color="auto" w:fill="FFFFFF"/>
            <w:tcMar>
              <w:top w:w="0" w:type="dxa"/>
              <w:left w:w="108" w:type="dxa"/>
              <w:bottom w:w="0" w:type="dxa"/>
              <w:right w:w="108" w:type="dxa"/>
            </w:tcMar>
          </w:tcPr>
          <w:p w:rsidR="000D7A2B" w:rsidRDefault="000D7A2B" w:rsidP="009C7067">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Date</w:t>
            </w:r>
          </w:p>
          <w:p w:rsidR="000D7A2B" w:rsidRDefault="000D7A2B" w:rsidP="009C7067">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宋体" w:hint="eastAsia"/>
                <w:sz w:val="18"/>
                <w:szCs w:val="18"/>
              </w:rPr>
              <w:t>日期</w:t>
            </w:r>
          </w:p>
          <w:p w:rsidR="000D7A2B" w:rsidRDefault="000D7A2B" w:rsidP="009C7067">
            <w:pPr>
              <w:pStyle w:val="TableContents"/>
              <w:suppressLineNumbers w:val="0"/>
              <w:suppressAutoHyphens w:val="0"/>
              <w:spacing w:line="276" w:lineRule="auto"/>
              <w:rPr>
                <w:rFonts w:ascii="Verdana" w:hAnsi="Verdana" w:cs="Verdana"/>
                <w:sz w:val="18"/>
                <w:szCs w:val="18"/>
              </w:rPr>
            </w:pPr>
          </w:p>
        </w:tc>
        <w:tc>
          <w:tcPr>
            <w:tcW w:w="6747" w:type="dxa"/>
            <w:shd w:val="clear" w:color="auto" w:fill="FFFFFF"/>
            <w:tcMar>
              <w:top w:w="0" w:type="dxa"/>
              <w:left w:w="108" w:type="dxa"/>
              <w:bottom w:w="0" w:type="dxa"/>
              <w:right w:w="108" w:type="dxa"/>
            </w:tcMar>
          </w:tcPr>
          <w:p w:rsidR="000D7A2B" w:rsidRPr="00A3196D" w:rsidRDefault="000D7A2B" w:rsidP="001A3EC3">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This is the month that the information in this table is captured</w:t>
            </w:r>
            <w:r w:rsidDel="00CD1BE3">
              <w:rPr>
                <w:rFonts w:ascii="Verdana" w:eastAsia="宋体" w:hAnsi="Verdana" w:cs="Verdana"/>
                <w:sz w:val="18"/>
                <w:szCs w:val="18"/>
              </w:rPr>
              <w:t xml:space="preserve"> </w:t>
            </w:r>
            <w:r>
              <w:rPr>
                <w:rFonts w:ascii="Verdana" w:eastAsia="宋体" w:hAnsi="Verdana" w:cs="Times New Roman"/>
                <w:sz w:val="18"/>
                <w:szCs w:val="18"/>
              </w:rPr>
              <w:br/>
            </w:r>
            <w:r>
              <w:rPr>
                <w:rFonts w:ascii="Verdana" w:eastAsia="宋体" w:hAnsi="Verdana" w:cs="宋体" w:hint="eastAsia"/>
                <w:sz w:val="18"/>
                <w:szCs w:val="18"/>
              </w:rPr>
              <w:t>这里所记录的月份是抓取该表内信息的月份</w:t>
            </w:r>
          </w:p>
        </w:tc>
      </w:tr>
      <w:tr w:rsidR="000D7A2B">
        <w:trPr>
          <w:cantSplit/>
        </w:trPr>
        <w:tc>
          <w:tcPr>
            <w:tcW w:w="1458" w:type="dxa"/>
            <w:shd w:val="clear" w:color="auto" w:fill="FFFFFF"/>
            <w:tcMar>
              <w:top w:w="0" w:type="dxa"/>
              <w:left w:w="108" w:type="dxa"/>
              <w:bottom w:w="0" w:type="dxa"/>
              <w:right w:w="108" w:type="dxa"/>
            </w:tcMar>
          </w:tcPr>
          <w:p w:rsidR="000D7A2B" w:rsidRPr="002C0D90" w:rsidRDefault="000D7A2B" w:rsidP="001A3EC3">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Accumulated_depreciation</w:t>
            </w:r>
            <w:r>
              <w:rPr>
                <w:rFonts w:ascii="Verdana" w:eastAsia="宋体" w:hAnsi="Verdana" w:cs="Verdana"/>
                <w:sz w:val="18"/>
                <w:szCs w:val="18"/>
              </w:rPr>
              <w:br/>
            </w:r>
            <w:r>
              <w:rPr>
                <w:rFonts w:ascii="Verdana" w:eastAsia="宋体" w:hAnsi="Verdana" w:cs="宋体" w:hint="eastAsia"/>
                <w:sz w:val="18"/>
                <w:szCs w:val="18"/>
              </w:rPr>
              <w:t>累计</w:t>
            </w:r>
            <w:r>
              <w:rPr>
                <w:rFonts w:ascii="Verdana" w:eastAsia="宋体" w:hAnsi="Verdana" w:cs="Verdana"/>
                <w:sz w:val="18"/>
                <w:szCs w:val="18"/>
              </w:rPr>
              <w:t>_</w:t>
            </w:r>
            <w:r>
              <w:rPr>
                <w:rFonts w:ascii="Verdana" w:eastAsia="宋体" w:hAnsi="Verdana" w:cs="宋体" w:hint="eastAsia"/>
                <w:sz w:val="18"/>
                <w:szCs w:val="18"/>
              </w:rPr>
              <w:t>折旧</w:t>
            </w:r>
          </w:p>
        </w:tc>
        <w:tc>
          <w:tcPr>
            <w:tcW w:w="1934" w:type="dxa"/>
            <w:shd w:val="clear" w:color="auto" w:fill="FFFFFF"/>
            <w:tcMar>
              <w:top w:w="0" w:type="dxa"/>
              <w:left w:w="108" w:type="dxa"/>
              <w:bottom w:w="0" w:type="dxa"/>
              <w:right w:w="108" w:type="dxa"/>
            </w:tcMar>
          </w:tcPr>
          <w:p w:rsidR="000D7A2B" w:rsidRDefault="000D7A2B" w:rsidP="002C0D9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2C0D9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货币</w:t>
            </w:r>
          </w:p>
        </w:tc>
        <w:tc>
          <w:tcPr>
            <w:tcW w:w="6747" w:type="dxa"/>
            <w:shd w:val="clear" w:color="auto" w:fill="FFFFFF"/>
            <w:tcMar>
              <w:top w:w="0" w:type="dxa"/>
              <w:left w:w="108" w:type="dxa"/>
              <w:bottom w:w="0" w:type="dxa"/>
              <w:right w:w="108" w:type="dxa"/>
            </w:tcMar>
          </w:tcPr>
          <w:p w:rsidR="000D7A2B" w:rsidRPr="00A3196D" w:rsidRDefault="000D7A2B" w:rsidP="001A3EC3">
            <w:pPr>
              <w:pStyle w:val="TableContents"/>
              <w:suppressLineNumbers w:val="0"/>
              <w:suppressAutoHyphens w:val="0"/>
              <w:spacing w:line="276" w:lineRule="auto"/>
              <w:rPr>
                <w:rFonts w:ascii="Verdana" w:eastAsia="宋体" w:hAnsi="Verdana" w:cs="Times New Roman"/>
                <w:sz w:val="18"/>
                <w:szCs w:val="18"/>
              </w:rPr>
            </w:pPr>
            <w:r w:rsidRPr="00A3196D">
              <w:rPr>
                <w:rFonts w:ascii="Verdana" w:eastAsia="宋体" w:hAnsi="Verdana" w:cs="Verdana"/>
                <w:sz w:val="18"/>
                <w:szCs w:val="18"/>
              </w:rPr>
              <w:t xml:space="preserve">This is the depreciation accumulated since the assets </w:t>
            </w:r>
            <w:r>
              <w:rPr>
                <w:rFonts w:ascii="Verdana" w:eastAsia="宋体" w:hAnsi="Verdana" w:cs="Verdana"/>
                <w:sz w:val="18"/>
                <w:szCs w:val="18"/>
              </w:rPr>
              <w:t xml:space="preserve">was first </w:t>
            </w:r>
            <w:r w:rsidRPr="00A3196D">
              <w:rPr>
                <w:rFonts w:ascii="Verdana" w:eastAsia="宋体" w:hAnsi="Verdana" w:cs="Verdana"/>
                <w:sz w:val="18"/>
                <w:szCs w:val="18"/>
              </w:rPr>
              <w:t>used</w:t>
            </w:r>
            <w:r>
              <w:rPr>
                <w:rFonts w:ascii="Verdana" w:eastAsia="宋体" w:hAnsi="Verdana" w:cs="Verdana"/>
                <w:sz w:val="18"/>
                <w:szCs w:val="18"/>
              </w:rPr>
              <w:t xml:space="preserve"> to the current month</w:t>
            </w:r>
          </w:p>
          <w:p w:rsidR="000D7A2B" w:rsidRPr="001F4AAE" w:rsidRDefault="000D7A2B" w:rsidP="001A3EC3">
            <w:pPr>
              <w:pStyle w:val="TableContents"/>
              <w:suppressLineNumbers w:val="0"/>
              <w:suppressAutoHyphens w:val="0"/>
              <w:spacing w:line="276" w:lineRule="auto"/>
              <w:rPr>
                <w:rFonts w:eastAsia="宋体" w:cs="Times New Roman"/>
              </w:rPr>
            </w:pPr>
            <w:r w:rsidRPr="00A3196D">
              <w:rPr>
                <w:rFonts w:ascii="Verdana" w:eastAsia="宋体" w:hAnsi="Verdana" w:cs="宋体" w:hint="eastAsia"/>
                <w:sz w:val="18"/>
                <w:szCs w:val="18"/>
              </w:rPr>
              <w:t>从</w:t>
            </w:r>
            <w:r>
              <w:rPr>
                <w:rFonts w:ascii="Verdana" w:eastAsia="宋体" w:hAnsi="Verdana" w:cs="宋体" w:hint="eastAsia"/>
                <w:sz w:val="18"/>
                <w:szCs w:val="18"/>
              </w:rPr>
              <w:t>第一次</w:t>
            </w:r>
            <w:r w:rsidRPr="00A3196D">
              <w:rPr>
                <w:rFonts w:ascii="Verdana" w:eastAsia="宋体" w:hAnsi="Verdana" w:cs="宋体" w:hint="eastAsia"/>
                <w:sz w:val="18"/>
                <w:szCs w:val="18"/>
              </w:rPr>
              <w:t>使用</w:t>
            </w:r>
            <w:r>
              <w:rPr>
                <w:rFonts w:ascii="Verdana" w:eastAsia="宋体" w:hAnsi="Verdana" w:cs="宋体" w:hint="eastAsia"/>
                <w:sz w:val="18"/>
                <w:szCs w:val="18"/>
              </w:rPr>
              <w:t>该资产</w:t>
            </w:r>
            <w:r w:rsidRPr="00A3196D">
              <w:rPr>
                <w:rFonts w:ascii="Verdana" w:eastAsia="宋体" w:hAnsi="Verdana" w:cs="宋体" w:hint="eastAsia"/>
                <w:sz w:val="18"/>
                <w:szCs w:val="18"/>
              </w:rPr>
              <w:t>后</w:t>
            </w:r>
            <w:r>
              <w:rPr>
                <w:rFonts w:ascii="Verdana" w:eastAsia="宋体" w:hAnsi="Verdana" w:cs="宋体" w:hint="eastAsia"/>
                <w:sz w:val="18"/>
                <w:szCs w:val="18"/>
              </w:rPr>
              <w:t>到</w:t>
            </w:r>
            <w:proofErr w:type="gramStart"/>
            <w:r>
              <w:rPr>
                <w:rFonts w:ascii="Verdana" w:eastAsia="宋体" w:hAnsi="Verdana" w:cs="宋体" w:hint="eastAsia"/>
                <w:sz w:val="18"/>
                <w:szCs w:val="18"/>
              </w:rPr>
              <w:t>当月为止</w:t>
            </w:r>
            <w:proofErr w:type="gramEnd"/>
            <w:r w:rsidRPr="00A3196D">
              <w:rPr>
                <w:rFonts w:ascii="Verdana" w:eastAsia="宋体" w:hAnsi="Verdana" w:cs="宋体" w:hint="eastAsia"/>
                <w:sz w:val="18"/>
                <w:szCs w:val="18"/>
              </w:rPr>
              <w:t>所产生的折旧总值</w:t>
            </w:r>
          </w:p>
        </w:tc>
      </w:tr>
      <w:tr w:rsidR="000D7A2B">
        <w:trPr>
          <w:cantSplit/>
        </w:trPr>
        <w:tc>
          <w:tcPr>
            <w:tcW w:w="1458" w:type="dxa"/>
            <w:shd w:val="clear" w:color="auto" w:fill="FFFFFF"/>
            <w:tcMar>
              <w:top w:w="0" w:type="dxa"/>
              <w:left w:w="108" w:type="dxa"/>
              <w:bottom w:w="0" w:type="dxa"/>
              <w:right w:w="108" w:type="dxa"/>
            </w:tcMar>
          </w:tcPr>
          <w:p w:rsidR="000D7A2B" w:rsidRPr="002C0D90" w:rsidRDefault="000D7A2B" w:rsidP="001A3EC3">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Period_depreciation</w:t>
            </w:r>
            <w:r>
              <w:rPr>
                <w:rFonts w:ascii="Verdana" w:eastAsia="宋体" w:hAnsi="Verdana" w:cs="Verdana"/>
                <w:sz w:val="18"/>
                <w:szCs w:val="18"/>
              </w:rPr>
              <w:br/>
            </w:r>
            <w:r>
              <w:rPr>
                <w:rFonts w:ascii="Verdana" w:eastAsia="宋体" w:hAnsi="Verdana" w:cs="宋体" w:hint="eastAsia"/>
                <w:sz w:val="18"/>
                <w:szCs w:val="18"/>
              </w:rPr>
              <w:t>当期</w:t>
            </w:r>
            <w:r>
              <w:rPr>
                <w:rFonts w:ascii="Verdana" w:eastAsia="宋体" w:hAnsi="Verdana" w:cs="Verdana"/>
                <w:sz w:val="18"/>
                <w:szCs w:val="18"/>
              </w:rPr>
              <w:t>_</w:t>
            </w:r>
            <w:r>
              <w:rPr>
                <w:rFonts w:ascii="Verdana" w:eastAsia="宋体" w:hAnsi="Verdana" w:cs="宋体" w:hint="eastAsia"/>
                <w:sz w:val="18"/>
                <w:szCs w:val="18"/>
              </w:rPr>
              <w:t>折旧</w:t>
            </w:r>
          </w:p>
        </w:tc>
        <w:tc>
          <w:tcPr>
            <w:tcW w:w="1934" w:type="dxa"/>
            <w:shd w:val="clear" w:color="auto" w:fill="FFFFFF"/>
            <w:tcMar>
              <w:top w:w="0" w:type="dxa"/>
              <w:left w:w="108" w:type="dxa"/>
              <w:bottom w:w="0" w:type="dxa"/>
              <w:right w:w="108" w:type="dxa"/>
            </w:tcMar>
          </w:tcPr>
          <w:p w:rsidR="000D7A2B" w:rsidRDefault="000D7A2B" w:rsidP="002C0D9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2C0D9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货币</w:t>
            </w:r>
          </w:p>
        </w:tc>
        <w:tc>
          <w:tcPr>
            <w:tcW w:w="6747" w:type="dxa"/>
            <w:shd w:val="clear" w:color="auto" w:fill="FFFFFF"/>
            <w:tcMar>
              <w:top w:w="0" w:type="dxa"/>
              <w:left w:w="108" w:type="dxa"/>
              <w:bottom w:w="0" w:type="dxa"/>
              <w:right w:w="108" w:type="dxa"/>
            </w:tcMar>
          </w:tcPr>
          <w:p w:rsidR="000D7A2B" w:rsidRDefault="000D7A2B" w:rsidP="001A3EC3">
            <w:pPr>
              <w:pStyle w:val="TableContents"/>
              <w:suppressLineNumbers w:val="0"/>
              <w:suppressAutoHyphens w:val="0"/>
              <w:spacing w:line="276" w:lineRule="auto"/>
              <w:rPr>
                <w:rFonts w:ascii="Verdana" w:eastAsia="宋体" w:hAnsi="Verdana" w:cs="Verdana"/>
                <w:sz w:val="18"/>
                <w:szCs w:val="18"/>
              </w:rPr>
            </w:pPr>
            <w:r w:rsidRPr="00A3196D">
              <w:rPr>
                <w:rFonts w:ascii="Verdana" w:eastAsia="宋体" w:hAnsi="Verdana" w:cs="Verdana"/>
                <w:sz w:val="18"/>
                <w:szCs w:val="18"/>
              </w:rPr>
              <w:t xml:space="preserve">This is the depreciation </w:t>
            </w:r>
            <w:r>
              <w:rPr>
                <w:rFonts w:ascii="Verdana" w:eastAsia="宋体" w:hAnsi="Verdana" w:cs="Verdana"/>
                <w:sz w:val="18"/>
                <w:szCs w:val="18"/>
              </w:rPr>
              <w:t xml:space="preserve">for </w:t>
            </w:r>
            <w:r w:rsidRPr="00A3196D">
              <w:rPr>
                <w:rFonts w:ascii="Verdana" w:eastAsia="宋体" w:hAnsi="Verdana" w:cs="Verdana"/>
                <w:sz w:val="18"/>
                <w:szCs w:val="18"/>
              </w:rPr>
              <w:t xml:space="preserve">the current </w:t>
            </w:r>
            <w:r>
              <w:rPr>
                <w:rFonts w:ascii="Verdana" w:eastAsia="宋体" w:hAnsi="Verdana" w:cs="Verdana"/>
                <w:sz w:val="18"/>
                <w:szCs w:val="18"/>
              </w:rPr>
              <w:t>month</w:t>
            </w:r>
          </w:p>
          <w:p w:rsidR="000D7A2B" w:rsidRPr="00A3196D" w:rsidRDefault="000D7A2B" w:rsidP="001A3EC3">
            <w:pPr>
              <w:pStyle w:val="TableContents"/>
              <w:suppressLineNumbers w:val="0"/>
              <w:suppressAutoHyphens w:val="0"/>
              <w:spacing w:line="276" w:lineRule="auto"/>
              <w:rPr>
                <w:rFonts w:eastAsia="宋体" w:cs="Times New Roman"/>
              </w:rPr>
            </w:pPr>
            <w:r>
              <w:rPr>
                <w:rFonts w:ascii="Verdana" w:eastAsia="宋体" w:hAnsi="Verdana" w:cs="宋体" w:hint="eastAsia"/>
                <w:sz w:val="18"/>
                <w:szCs w:val="18"/>
              </w:rPr>
              <w:t>此为</w:t>
            </w:r>
            <w:proofErr w:type="gramStart"/>
            <w:r>
              <w:rPr>
                <w:rFonts w:ascii="Verdana" w:eastAsia="宋体" w:hAnsi="Verdana" w:cs="宋体" w:hint="eastAsia"/>
                <w:sz w:val="18"/>
                <w:szCs w:val="18"/>
              </w:rPr>
              <w:t>当月所</w:t>
            </w:r>
            <w:proofErr w:type="gramEnd"/>
            <w:r>
              <w:rPr>
                <w:rFonts w:ascii="Verdana" w:eastAsia="宋体" w:hAnsi="Verdana" w:cs="宋体" w:hint="eastAsia"/>
                <w:sz w:val="18"/>
                <w:szCs w:val="18"/>
              </w:rPr>
              <w:t>产生的折旧</w:t>
            </w:r>
          </w:p>
        </w:tc>
      </w:tr>
      <w:tr w:rsidR="000D7A2B">
        <w:trPr>
          <w:cantSplit/>
        </w:trPr>
        <w:tc>
          <w:tcPr>
            <w:tcW w:w="1458" w:type="dxa"/>
            <w:shd w:val="clear" w:color="auto" w:fill="FFFFFF"/>
            <w:tcMar>
              <w:top w:w="0" w:type="dxa"/>
              <w:left w:w="108" w:type="dxa"/>
              <w:bottom w:w="0" w:type="dxa"/>
              <w:right w:w="108" w:type="dxa"/>
            </w:tcMar>
          </w:tcPr>
          <w:p w:rsidR="000D7A2B" w:rsidRPr="002C0D90" w:rsidRDefault="000D7A2B" w:rsidP="001A3EC3">
            <w:pPr>
              <w:pStyle w:val="TableContents"/>
              <w:suppressLineNumbers w:val="0"/>
              <w:suppressAutoHyphens w:val="0"/>
              <w:spacing w:line="276" w:lineRule="auto"/>
              <w:rPr>
                <w:rFonts w:ascii="Verdana" w:eastAsia="宋体" w:hAnsi="Verdana" w:cs="Times New Roman"/>
                <w:sz w:val="18"/>
                <w:szCs w:val="18"/>
              </w:rPr>
            </w:pPr>
            <w:r>
              <w:rPr>
                <w:rFonts w:ascii="Verdana" w:eastAsia="宋体" w:hAnsi="Verdana" w:cs="Verdana"/>
                <w:sz w:val="18"/>
                <w:szCs w:val="18"/>
              </w:rPr>
              <w:t>Net_book_value</w:t>
            </w:r>
            <w:r>
              <w:rPr>
                <w:rFonts w:ascii="Verdana" w:eastAsia="宋体" w:hAnsi="Verdana" w:cs="Verdana"/>
                <w:sz w:val="18"/>
                <w:szCs w:val="18"/>
              </w:rPr>
              <w:br/>
            </w:r>
            <w:r>
              <w:rPr>
                <w:rFonts w:ascii="Verdana" w:eastAsia="宋体" w:hAnsi="Verdana" w:cs="宋体" w:hint="eastAsia"/>
                <w:sz w:val="18"/>
                <w:szCs w:val="18"/>
              </w:rPr>
              <w:t>账面</w:t>
            </w:r>
            <w:r>
              <w:rPr>
                <w:rFonts w:ascii="Verdana" w:eastAsia="宋体" w:hAnsi="Verdana" w:cs="Verdana"/>
                <w:sz w:val="18"/>
                <w:szCs w:val="18"/>
              </w:rPr>
              <w:t>_</w:t>
            </w:r>
            <w:r>
              <w:rPr>
                <w:rFonts w:ascii="Verdana" w:eastAsia="宋体" w:hAnsi="Verdana" w:cs="宋体" w:hint="eastAsia"/>
                <w:sz w:val="18"/>
                <w:szCs w:val="18"/>
              </w:rPr>
              <w:t>净</w:t>
            </w:r>
            <w:r>
              <w:rPr>
                <w:rFonts w:ascii="Verdana" w:eastAsia="宋体" w:hAnsi="Verdana" w:cs="Verdana"/>
                <w:sz w:val="18"/>
                <w:szCs w:val="18"/>
              </w:rPr>
              <w:t>_</w:t>
            </w:r>
            <w:r>
              <w:rPr>
                <w:rFonts w:ascii="Verdana" w:eastAsia="宋体" w:hAnsi="Verdana" w:cs="宋体" w:hint="eastAsia"/>
                <w:sz w:val="18"/>
                <w:szCs w:val="18"/>
              </w:rPr>
              <w:t>值</w:t>
            </w:r>
          </w:p>
        </w:tc>
        <w:tc>
          <w:tcPr>
            <w:tcW w:w="1934" w:type="dxa"/>
            <w:shd w:val="clear" w:color="auto" w:fill="FFFFFF"/>
            <w:tcMar>
              <w:top w:w="0" w:type="dxa"/>
              <w:left w:w="108" w:type="dxa"/>
              <w:bottom w:w="0" w:type="dxa"/>
              <w:right w:w="108" w:type="dxa"/>
            </w:tcMar>
          </w:tcPr>
          <w:p w:rsidR="000D7A2B" w:rsidRDefault="000D7A2B" w:rsidP="002C0D90">
            <w:pPr>
              <w:pStyle w:val="TableContents"/>
              <w:suppressLineNumbers w:val="0"/>
              <w:suppressAutoHyphens w:val="0"/>
              <w:spacing w:line="276" w:lineRule="auto"/>
              <w:rPr>
                <w:rFonts w:ascii="Verdana" w:eastAsia="宋体" w:hAnsi="Verdana" w:cs="Times New Roman"/>
                <w:sz w:val="18"/>
                <w:szCs w:val="18"/>
              </w:rPr>
            </w:pPr>
            <w:r>
              <w:rPr>
                <w:rFonts w:ascii="Verdana" w:hAnsi="Verdana" w:cs="Verdana"/>
                <w:sz w:val="18"/>
                <w:szCs w:val="18"/>
              </w:rPr>
              <w:t>Monetary</w:t>
            </w:r>
          </w:p>
          <w:p w:rsidR="000D7A2B" w:rsidRDefault="000D7A2B" w:rsidP="002C0D90">
            <w:pPr>
              <w:pStyle w:val="TableContents"/>
              <w:suppressLineNumbers w:val="0"/>
              <w:suppressAutoHyphens w:val="0"/>
              <w:spacing w:line="276" w:lineRule="auto"/>
              <w:rPr>
                <w:rFonts w:ascii="Verdana" w:hAnsi="Verdana" w:cs="Verdana"/>
                <w:sz w:val="18"/>
                <w:szCs w:val="18"/>
              </w:rPr>
            </w:pPr>
            <w:r>
              <w:rPr>
                <w:rFonts w:ascii="Verdana" w:eastAsia="宋体" w:hAnsi="Verdana" w:cs="宋体" w:hint="eastAsia"/>
                <w:sz w:val="18"/>
                <w:szCs w:val="18"/>
              </w:rPr>
              <w:t>货币</w:t>
            </w:r>
          </w:p>
        </w:tc>
        <w:tc>
          <w:tcPr>
            <w:tcW w:w="6747" w:type="dxa"/>
            <w:shd w:val="clear" w:color="auto" w:fill="FFFFFF"/>
            <w:tcMar>
              <w:top w:w="0" w:type="dxa"/>
              <w:left w:w="108" w:type="dxa"/>
              <w:bottom w:w="0" w:type="dxa"/>
              <w:right w:w="108" w:type="dxa"/>
            </w:tcMar>
          </w:tcPr>
          <w:p w:rsidR="000D7A2B" w:rsidRDefault="000D7A2B" w:rsidP="001A3EC3">
            <w:pPr>
              <w:pStyle w:val="TableContents"/>
              <w:suppressLineNumbers w:val="0"/>
              <w:suppressAutoHyphens w:val="0"/>
              <w:spacing w:line="276" w:lineRule="auto"/>
              <w:rPr>
                <w:rFonts w:ascii="Verdana" w:eastAsia="宋体" w:hAnsi="Verdana" w:cs="Verdana"/>
                <w:sz w:val="18"/>
                <w:szCs w:val="18"/>
              </w:rPr>
            </w:pPr>
            <w:r>
              <w:rPr>
                <w:rFonts w:ascii="Verdana" w:eastAsia="宋体" w:hAnsi="Verdana" w:cs="Verdana"/>
                <w:sz w:val="18"/>
                <w:szCs w:val="18"/>
              </w:rPr>
              <w:t>Orginal_value (100) less Accumulated_depreciation (60) = net book value (40).</w:t>
            </w:r>
          </w:p>
          <w:p w:rsidR="000D7A2B" w:rsidRDefault="000D7A2B" w:rsidP="001A3EC3">
            <w:pPr>
              <w:pStyle w:val="TableContents"/>
              <w:suppressLineNumbers w:val="0"/>
              <w:suppressAutoHyphens w:val="0"/>
              <w:spacing w:line="276" w:lineRule="auto"/>
              <w:rPr>
                <w:rFonts w:cs="Times New Roman"/>
              </w:rPr>
            </w:pPr>
            <w:r>
              <w:rPr>
                <w:rFonts w:ascii="Verdana" w:eastAsia="宋体" w:hAnsi="Verdana" w:cs="宋体" w:hint="eastAsia"/>
                <w:sz w:val="18"/>
                <w:szCs w:val="18"/>
              </w:rPr>
              <w:t>原值（</w:t>
            </w:r>
            <w:r>
              <w:rPr>
                <w:rFonts w:ascii="Verdana" w:eastAsia="宋体" w:hAnsi="Verdana" w:cs="Verdana"/>
                <w:sz w:val="18"/>
                <w:szCs w:val="18"/>
              </w:rPr>
              <w:t>100</w:t>
            </w:r>
            <w:r>
              <w:rPr>
                <w:rFonts w:ascii="Verdana" w:eastAsia="宋体" w:hAnsi="Verdana" w:cs="宋体" w:hint="eastAsia"/>
                <w:sz w:val="18"/>
                <w:szCs w:val="18"/>
              </w:rPr>
              <w:t>元）减去累计折旧（</w:t>
            </w:r>
            <w:r>
              <w:rPr>
                <w:rFonts w:ascii="Verdana" w:eastAsia="宋体" w:hAnsi="Verdana" w:cs="Verdana"/>
                <w:sz w:val="18"/>
                <w:szCs w:val="18"/>
              </w:rPr>
              <w:t>60</w:t>
            </w:r>
            <w:r>
              <w:rPr>
                <w:rFonts w:ascii="Verdana" w:eastAsia="宋体" w:hAnsi="Verdana" w:cs="宋体" w:hint="eastAsia"/>
                <w:sz w:val="18"/>
                <w:szCs w:val="18"/>
              </w:rPr>
              <w:t>元）等于账面净值（</w:t>
            </w:r>
            <w:r>
              <w:rPr>
                <w:rFonts w:ascii="Verdana" w:eastAsia="宋体" w:hAnsi="Verdana" w:cs="Verdana"/>
                <w:sz w:val="18"/>
                <w:szCs w:val="18"/>
              </w:rPr>
              <w:t>40</w:t>
            </w:r>
            <w:r>
              <w:rPr>
                <w:rFonts w:ascii="Verdana" w:eastAsia="宋体" w:hAnsi="Verdana" w:cs="宋体" w:hint="eastAsia"/>
                <w:sz w:val="18"/>
                <w:szCs w:val="18"/>
              </w:rPr>
              <w:t>元）</w:t>
            </w:r>
          </w:p>
        </w:tc>
      </w:tr>
    </w:tbl>
    <w:p w:rsidR="000D7A2B" w:rsidRDefault="000D7A2B" w:rsidP="00EC0D3E">
      <w:pPr>
        <w:pStyle w:val="Textbody"/>
        <w:suppressAutoHyphens w:val="0"/>
        <w:spacing w:after="0"/>
        <w:rPr>
          <w:rFonts w:ascii="Verdana" w:eastAsia="宋体" w:hAnsi="Verdana" w:cs="Times New Roman"/>
          <w:sz w:val="20"/>
          <w:szCs w:val="20"/>
        </w:rPr>
      </w:pPr>
    </w:p>
    <w:p w:rsidR="000D7A2B" w:rsidRDefault="000D7A2B" w:rsidP="00C66070">
      <w:pPr>
        <w:pStyle w:val="2"/>
        <w:keepNext w:val="0"/>
        <w:numPr>
          <w:ilvl w:val="0"/>
          <w:numId w:val="0"/>
        </w:numPr>
        <w:tabs>
          <w:tab w:val="left" w:pos="576"/>
        </w:tabs>
        <w:suppressAutoHyphens w:val="0"/>
        <w:spacing w:before="0" w:after="0"/>
        <w:ind w:left="576" w:hanging="576"/>
        <w:rPr>
          <w:rFonts w:ascii="Verdana" w:hAnsi="Verdana" w:cs="Verdana"/>
          <w:b w:val="0"/>
          <w:bCs w:val="0"/>
          <w:caps/>
          <w:color w:val="339BFF"/>
          <w:sz w:val="28"/>
          <w:szCs w:val="28"/>
        </w:rPr>
      </w:pPr>
      <w:r>
        <w:rPr>
          <w:rFonts w:ascii="Verdana" w:hAnsi="Verdana" w:cs="Verdana"/>
          <w:sz w:val="20"/>
          <w:szCs w:val="20"/>
        </w:rPr>
        <w:br w:type="page"/>
      </w:r>
      <w:bookmarkStart w:id="860" w:name="_Toc238874662"/>
      <w:bookmarkStart w:id="861" w:name="_Toc369255764"/>
      <w:r>
        <w:rPr>
          <w:rFonts w:ascii="Verdana" w:hAnsi="Verdana" w:cs="Verdana"/>
          <w:b w:val="0"/>
          <w:bCs w:val="0"/>
          <w:caps/>
          <w:color w:val="339BFF"/>
          <w:sz w:val="28"/>
          <w:szCs w:val="28"/>
        </w:rPr>
        <w:lastRenderedPageBreak/>
        <w:t>Tables for master financial Data</w:t>
      </w:r>
      <w:bookmarkEnd w:id="860"/>
      <w:bookmarkEnd w:id="861"/>
      <w:r>
        <w:rPr>
          <w:rFonts w:ascii="Verdana" w:hAnsi="Verdana" w:cs="Verdana"/>
          <w:b w:val="0"/>
          <w:bCs w:val="0"/>
          <w:caps/>
          <w:color w:val="339BFF"/>
          <w:sz w:val="28"/>
          <w:szCs w:val="28"/>
        </w:rPr>
        <w:t xml:space="preserve"> </w:t>
      </w:r>
    </w:p>
    <w:p w:rsidR="000D7A2B" w:rsidRPr="004B1397" w:rsidRDefault="000D7A2B" w:rsidP="004B1397">
      <w:pPr>
        <w:pStyle w:val="Textbody"/>
        <w:rPr>
          <w:rFonts w:eastAsia="宋体" w:cs="Times New Roman"/>
        </w:rPr>
      </w:pPr>
      <w:r>
        <w:rPr>
          <w:rFonts w:ascii="Verdana" w:eastAsia="宋体" w:hAnsi="Verdana" w:cs="宋体" w:hint="eastAsia"/>
          <w:b/>
          <w:bCs/>
          <w:sz w:val="20"/>
          <w:szCs w:val="20"/>
        </w:rPr>
        <w:t>财务数据</w:t>
      </w:r>
      <w:proofErr w:type="gramStart"/>
      <w:r>
        <w:rPr>
          <w:rFonts w:ascii="Verdana" w:eastAsia="宋体" w:hAnsi="Verdana" w:cs="宋体" w:hint="eastAsia"/>
          <w:b/>
          <w:bCs/>
          <w:sz w:val="20"/>
          <w:szCs w:val="20"/>
        </w:rPr>
        <w:t>主数据</w:t>
      </w:r>
      <w:proofErr w:type="gramEnd"/>
      <w:r>
        <w:rPr>
          <w:rFonts w:ascii="Verdana" w:eastAsia="宋体" w:hAnsi="Verdana" w:cs="宋体" w:hint="eastAsia"/>
          <w:b/>
          <w:bCs/>
          <w:sz w:val="20"/>
          <w:szCs w:val="20"/>
        </w:rPr>
        <w:t>表格</w:t>
      </w:r>
    </w:p>
    <w:p w:rsidR="000D7A2B" w:rsidRDefault="000D7A2B" w:rsidP="00EC0D3E">
      <w:pPr>
        <w:pStyle w:val="Textbody"/>
        <w:suppressAutoHyphens w:val="0"/>
        <w:spacing w:after="0"/>
        <w:rPr>
          <w:rFonts w:ascii="Verdana" w:eastAsia="宋体" w:hAnsi="Verdana" w:cs="Times New Roman"/>
          <w:sz w:val="20"/>
          <w:szCs w:val="20"/>
        </w:rPr>
      </w:pPr>
    </w:p>
    <w:p w:rsidR="000D7A2B" w:rsidRPr="00C66070"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862" w:name="_Toc231271049"/>
      <w:bookmarkStart w:id="863" w:name="_Toc238874663"/>
      <w:bookmarkStart w:id="864" w:name="_Toc369255765"/>
      <w:r w:rsidRPr="00C66070">
        <w:rPr>
          <w:rFonts w:ascii="Litera Serial" w:hAnsi="Litera Serial" w:cs="Litera Serial"/>
          <w:b w:val="0"/>
          <w:bCs w:val="0"/>
          <w:caps/>
          <w:color w:val="808080"/>
          <w:sz w:val="24"/>
          <w:szCs w:val="24"/>
        </w:rPr>
        <w:t xml:space="preserve">master_city_province </w:t>
      </w:r>
      <w:proofErr w:type="gramStart"/>
      <w:r w:rsidRPr="00C66070">
        <w:rPr>
          <w:rFonts w:ascii="Litera Serial" w:hAnsi="Litera Serial" w:cs="宋体" w:hint="eastAsia"/>
          <w:b w:val="0"/>
          <w:bCs w:val="0"/>
          <w:caps/>
          <w:color w:val="808080"/>
          <w:sz w:val="24"/>
          <w:szCs w:val="24"/>
        </w:rPr>
        <w:t>主数据</w:t>
      </w:r>
      <w:proofErr w:type="gramEnd"/>
      <w:r w:rsidRPr="00C66070">
        <w:rPr>
          <w:rFonts w:ascii="Litera Serial" w:hAnsi="Litera Serial" w:cs="Litera Serial"/>
          <w:b w:val="0"/>
          <w:bCs w:val="0"/>
          <w:caps/>
          <w:color w:val="808080"/>
          <w:sz w:val="24"/>
          <w:szCs w:val="24"/>
        </w:rPr>
        <w:t>_</w:t>
      </w:r>
      <w:r w:rsidRPr="00C66070">
        <w:rPr>
          <w:rFonts w:ascii="Litera Serial" w:hAnsi="Litera Serial" w:cs="宋体" w:hint="eastAsia"/>
          <w:b w:val="0"/>
          <w:bCs w:val="0"/>
          <w:caps/>
          <w:color w:val="808080"/>
          <w:sz w:val="24"/>
          <w:szCs w:val="24"/>
        </w:rPr>
        <w:t>城市</w:t>
      </w:r>
      <w:r w:rsidRPr="00C66070">
        <w:rPr>
          <w:rFonts w:ascii="Litera Serial" w:hAnsi="Litera Serial" w:cs="Litera Serial"/>
          <w:b w:val="0"/>
          <w:bCs w:val="0"/>
          <w:caps/>
          <w:color w:val="808080"/>
          <w:sz w:val="24"/>
          <w:szCs w:val="24"/>
        </w:rPr>
        <w:t>_</w:t>
      </w:r>
      <w:r w:rsidRPr="00C66070">
        <w:rPr>
          <w:rFonts w:ascii="Litera Serial" w:hAnsi="Litera Serial" w:cs="宋体" w:hint="eastAsia"/>
          <w:b w:val="0"/>
          <w:bCs w:val="0"/>
          <w:caps/>
          <w:color w:val="808080"/>
          <w:sz w:val="24"/>
          <w:szCs w:val="24"/>
        </w:rPr>
        <w:t>省份</w:t>
      </w:r>
      <w:bookmarkEnd w:id="862"/>
      <w:bookmarkEnd w:id="863"/>
      <w:bookmarkEnd w:id="864"/>
    </w:p>
    <w:p w:rsidR="000D7A2B" w:rsidRDefault="000D7A2B" w:rsidP="00651083">
      <w:pPr>
        <w:pStyle w:val="Textbody"/>
        <w:suppressAutoHyphens w:val="0"/>
        <w:rPr>
          <w:rFonts w:ascii="Verdana" w:hAnsi="Verdana" w:cs="Verdana"/>
          <w:color w:val="000000"/>
          <w:sz w:val="20"/>
          <w:szCs w:val="20"/>
        </w:rPr>
      </w:pPr>
    </w:p>
    <w:p w:rsidR="000D7A2B" w:rsidRDefault="000D7A2B" w:rsidP="00651083">
      <w:pPr>
        <w:pStyle w:val="Textbody"/>
        <w:suppressAutoHyphens w:val="0"/>
        <w:rPr>
          <w:rFonts w:ascii="Verdana" w:hAnsi="Verdana" w:cs="Verdana"/>
          <w:color w:val="000000"/>
          <w:sz w:val="20"/>
          <w:szCs w:val="20"/>
        </w:rPr>
      </w:pPr>
      <w:r>
        <w:rPr>
          <w:rFonts w:ascii="Verdana" w:hAnsi="Verdana" w:cs="Verdana"/>
          <w:color w:val="000000"/>
          <w:sz w:val="20"/>
          <w:szCs w:val="20"/>
        </w:rPr>
        <w:t xml:space="preserve">This table will store the master data regarding the Hierarchy City&gt;Province. This table will need contain all the cities and provinces where </w:t>
      </w:r>
      <w:r>
        <w:rPr>
          <w:rFonts w:ascii="Verdana" w:eastAsia="宋体" w:hAnsi="Verdana" w:cs="Verdana"/>
          <w:color w:val="000000"/>
          <w:sz w:val="20"/>
          <w:szCs w:val="20"/>
        </w:rPr>
        <w:t>BBG</w:t>
      </w:r>
      <w:r>
        <w:rPr>
          <w:rFonts w:ascii="Verdana" w:hAnsi="Verdana" w:cs="Verdana"/>
          <w:color w:val="000000"/>
          <w:sz w:val="20"/>
          <w:szCs w:val="20"/>
        </w:rPr>
        <w:t xml:space="preserve"> has a Store.</w:t>
      </w:r>
    </w:p>
    <w:p w:rsidR="000D7A2B" w:rsidRDefault="000D7A2B" w:rsidP="00651083">
      <w:pPr>
        <w:rPr>
          <w:rFonts w:cs="Times New Roman"/>
        </w:rPr>
      </w:pPr>
      <w:r>
        <w:rPr>
          <w:rFonts w:ascii="宋体" w:eastAsia="宋体" w:hAnsi="宋体" w:cs="宋体" w:hint="eastAsia"/>
        </w:rPr>
        <w:t>该</w:t>
      </w:r>
      <w:r>
        <w:rPr>
          <w:rFonts w:cs="SimSun;宋体" w:hint="eastAsia"/>
        </w:rPr>
        <w:t>表格将</w:t>
      </w:r>
      <w:r>
        <w:rPr>
          <w:rFonts w:ascii="宋体" w:eastAsia="宋体" w:hAnsi="宋体" w:cs="宋体" w:hint="eastAsia"/>
        </w:rPr>
        <w:t>储</w:t>
      </w:r>
      <w:r>
        <w:rPr>
          <w:rFonts w:cs="SimSun;宋体" w:hint="eastAsia"/>
        </w:rPr>
        <w:t>存城市</w:t>
      </w:r>
      <w:r>
        <w:t>&gt;</w:t>
      </w:r>
      <w:r>
        <w:rPr>
          <w:rFonts w:cs="SimSun;宋体" w:hint="eastAsia"/>
        </w:rPr>
        <w:t>省份架构方面的主数据。此表格将需要包含</w:t>
      </w:r>
      <w:proofErr w:type="gramStart"/>
      <w:r>
        <w:rPr>
          <w:rFonts w:cs="SimSun;宋体" w:hint="eastAsia"/>
        </w:rPr>
        <w:t>步步高每一个</w:t>
      </w:r>
      <w:proofErr w:type="gramEnd"/>
      <w:r>
        <w:rPr>
          <w:rFonts w:ascii="宋体" w:eastAsia="宋体" w:hAnsi="宋体" w:cs="宋体" w:hint="eastAsia"/>
        </w:rPr>
        <w:t>门</w:t>
      </w:r>
      <w:r>
        <w:rPr>
          <w:rFonts w:cs="SimSun;宋体" w:hint="eastAsia"/>
        </w:rPr>
        <w:t>店的城市和省份。</w:t>
      </w:r>
    </w:p>
    <w:p w:rsidR="000D7A2B" w:rsidRDefault="000D7A2B" w:rsidP="00651083">
      <w:pPr>
        <w:rPr>
          <w:rFonts w:cs="Times New Roman"/>
        </w:rPr>
      </w:pPr>
    </w:p>
    <w:tbl>
      <w:tblPr>
        <w:tblW w:w="0" w:type="auto"/>
        <w:tblInd w:w="2" w:type="dxa"/>
        <w:tblBorders>
          <w:top w:val="single" w:sz="2" w:space="0" w:color="C0C0C0"/>
          <w:left w:val="single" w:sz="2" w:space="0" w:color="C0C0C0"/>
          <w:bottom w:val="single" w:sz="2" w:space="0" w:color="C0C0C0"/>
        </w:tblBorders>
        <w:tblLayout w:type="fixed"/>
        <w:tblCellMar>
          <w:left w:w="10" w:type="dxa"/>
          <w:right w:w="10" w:type="dxa"/>
        </w:tblCellMar>
        <w:tblLook w:val="0000" w:firstRow="0" w:lastRow="0" w:firstColumn="0" w:lastColumn="0" w:noHBand="0" w:noVBand="0"/>
      </w:tblPr>
      <w:tblGrid>
        <w:gridCol w:w="2318"/>
        <w:gridCol w:w="2196"/>
        <w:gridCol w:w="5454"/>
      </w:tblGrid>
      <w:tr w:rsidR="000D7A2B">
        <w:tc>
          <w:tcPr>
            <w:tcW w:w="2318" w:type="dxa"/>
            <w:tcBorders>
              <w:top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196" w:type="dxa"/>
            <w:tcBorders>
              <w:top w:val="single" w:sz="2" w:space="0" w:color="C0C0C0"/>
              <w:left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454" w:type="dxa"/>
            <w:tcBorders>
              <w:top w:val="single" w:sz="2" w:space="0" w:color="C0C0C0"/>
              <w:left w:val="single" w:sz="2" w:space="0" w:color="C0C0C0"/>
              <w:bottom w:val="single" w:sz="2" w:space="0" w:color="C0C0C0"/>
              <w:right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2318"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city_id</w:t>
            </w:r>
          </w:p>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eastAsia="宋体" w:hAnsi="Verdana" w:cs="宋体" w:hint="eastAsia"/>
                <w:sz w:val="18"/>
                <w:szCs w:val="18"/>
              </w:rPr>
              <w:t>城市</w:t>
            </w:r>
            <w:r>
              <w:rPr>
                <w:rFonts w:ascii="Verdana" w:eastAsia="宋体" w:hAnsi="Verdana" w:cs="Verdana"/>
                <w:sz w:val="18"/>
                <w:szCs w:val="18"/>
              </w:rPr>
              <w:t>_id</w:t>
            </w:r>
          </w:p>
        </w:tc>
        <w:tc>
          <w:tcPr>
            <w:tcW w:w="2196"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454"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318"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city_name_en</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城市</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2196"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5454"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318"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city_name_ch</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城市</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2196"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5454"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318"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province_id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省份</w:t>
            </w:r>
            <w:r>
              <w:rPr>
                <w:rFonts w:ascii="Verdana" w:eastAsia="宋体" w:hAnsi="Verdana" w:cs="Verdana"/>
                <w:sz w:val="18"/>
                <w:szCs w:val="18"/>
              </w:rPr>
              <w:t>_id</w:t>
            </w:r>
          </w:p>
        </w:tc>
        <w:tc>
          <w:tcPr>
            <w:tcW w:w="2196"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454"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318"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province_name_en</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省份</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2196"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5454"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318"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province_name_ch</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省份</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2196"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5454"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bl>
    <w:p w:rsidR="000D7A2B" w:rsidRDefault="000D7A2B" w:rsidP="00C66070">
      <w:pPr>
        <w:pStyle w:val="2"/>
        <w:keepNext w:val="0"/>
        <w:numPr>
          <w:ilvl w:val="0"/>
          <w:numId w:val="0"/>
        </w:numPr>
        <w:tabs>
          <w:tab w:val="left" w:pos="432"/>
          <w:tab w:val="left" w:pos="576"/>
        </w:tabs>
        <w:suppressAutoHyphens w:val="0"/>
        <w:spacing w:before="0" w:after="0" w:line="150" w:lineRule="atLeast"/>
        <w:rPr>
          <w:rFonts w:cs="Times New Roman"/>
        </w:rPr>
      </w:pPr>
    </w:p>
    <w:p w:rsidR="000D7A2B" w:rsidRPr="00C66070"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865" w:name="_Toc231271050"/>
      <w:bookmarkStart w:id="866" w:name="_Toc238874664"/>
      <w:bookmarkStart w:id="867" w:name="_Toc369255766"/>
      <w:r w:rsidRPr="00C66070">
        <w:rPr>
          <w:rFonts w:ascii="Litera Serial" w:hAnsi="Litera Serial" w:cs="Litera Serial"/>
          <w:b w:val="0"/>
          <w:bCs w:val="0"/>
          <w:caps/>
          <w:color w:val="808080"/>
          <w:sz w:val="24"/>
          <w:szCs w:val="24"/>
        </w:rPr>
        <w:t xml:space="preserve">master_division </w:t>
      </w:r>
      <w:proofErr w:type="gramStart"/>
      <w:r w:rsidRPr="00C66070">
        <w:rPr>
          <w:rFonts w:ascii="Litera Serial" w:hAnsi="Litera Serial" w:cs="宋体" w:hint="eastAsia"/>
          <w:b w:val="0"/>
          <w:bCs w:val="0"/>
          <w:caps/>
          <w:color w:val="808080"/>
          <w:sz w:val="24"/>
          <w:szCs w:val="24"/>
        </w:rPr>
        <w:t>主数据</w:t>
      </w:r>
      <w:proofErr w:type="gramEnd"/>
      <w:r w:rsidRPr="00C66070">
        <w:rPr>
          <w:rFonts w:ascii="Litera Serial" w:hAnsi="Litera Serial" w:cs="Litera Serial"/>
          <w:b w:val="0"/>
          <w:bCs w:val="0"/>
          <w:caps/>
          <w:color w:val="808080"/>
          <w:sz w:val="24"/>
          <w:szCs w:val="24"/>
        </w:rPr>
        <w:t>_</w:t>
      </w:r>
      <w:r w:rsidRPr="00C66070">
        <w:rPr>
          <w:rFonts w:ascii="Litera Serial" w:hAnsi="Litera Serial" w:cs="宋体" w:hint="eastAsia"/>
          <w:b w:val="0"/>
          <w:bCs w:val="0"/>
          <w:caps/>
          <w:color w:val="808080"/>
          <w:sz w:val="24"/>
          <w:szCs w:val="24"/>
        </w:rPr>
        <w:t>处别</w:t>
      </w:r>
      <w:bookmarkEnd w:id="865"/>
      <w:bookmarkEnd w:id="866"/>
      <w:bookmarkEnd w:id="867"/>
    </w:p>
    <w:p w:rsidR="000D7A2B" w:rsidRDefault="000D7A2B" w:rsidP="00C66070">
      <w:pPr>
        <w:pStyle w:val="Textbody"/>
        <w:suppressAutoHyphens w:val="0"/>
        <w:rPr>
          <w:rFonts w:ascii="Verdana" w:hAnsi="Verdana" w:cs="Verdana"/>
          <w:color w:val="000000"/>
          <w:sz w:val="20"/>
          <w:szCs w:val="20"/>
        </w:rPr>
      </w:pPr>
    </w:p>
    <w:p w:rsidR="000D7A2B" w:rsidRDefault="000D7A2B" w:rsidP="00651083">
      <w:pPr>
        <w:pStyle w:val="Textbody"/>
        <w:suppressAutoHyphens w:val="0"/>
        <w:rPr>
          <w:rFonts w:ascii="Verdana" w:hAnsi="Verdana" w:cs="Verdana"/>
          <w:color w:val="000000"/>
          <w:sz w:val="20"/>
          <w:szCs w:val="20"/>
        </w:rPr>
      </w:pPr>
      <w:r>
        <w:rPr>
          <w:rFonts w:ascii="Verdana" w:hAnsi="Verdana" w:cs="Verdana"/>
          <w:color w:val="000000"/>
          <w:sz w:val="20"/>
          <w:szCs w:val="20"/>
        </w:rPr>
        <w:t xml:space="preserve">This table will store the master data regarding the Hierarchy Division&gt;Department. This table needs to contain all the departments and Divisions that currently exists in </w:t>
      </w:r>
      <w:r>
        <w:rPr>
          <w:rFonts w:ascii="Verdana" w:eastAsia="宋体" w:hAnsi="Verdana" w:cs="Verdana"/>
          <w:color w:val="000000"/>
          <w:sz w:val="20"/>
          <w:szCs w:val="20"/>
        </w:rPr>
        <w:t>BBG</w:t>
      </w:r>
      <w:r>
        <w:rPr>
          <w:rFonts w:ascii="Verdana" w:hAnsi="Verdana" w:cs="Verdana"/>
          <w:color w:val="000000"/>
          <w:sz w:val="20"/>
          <w:szCs w:val="20"/>
        </w:rPr>
        <w:t>.</w:t>
      </w:r>
    </w:p>
    <w:p w:rsidR="000D7A2B" w:rsidRDefault="000D7A2B" w:rsidP="00651083">
      <w:pPr>
        <w:rPr>
          <w:rFonts w:cs="Times New Roman"/>
        </w:rPr>
      </w:pPr>
      <w:r>
        <w:rPr>
          <w:rFonts w:cs="SimSun;宋体" w:hint="eastAsia"/>
        </w:rPr>
        <w:t>此表格将</w:t>
      </w:r>
      <w:proofErr w:type="gramStart"/>
      <w:r>
        <w:rPr>
          <w:rFonts w:ascii="宋体" w:eastAsia="宋体" w:hAnsi="宋体" w:cs="宋体" w:hint="eastAsia"/>
        </w:rPr>
        <w:t>储</w:t>
      </w:r>
      <w:r>
        <w:rPr>
          <w:rFonts w:cs="SimSun;宋体" w:hint="eastAsia"/>
        </w:rPr>
        <w:t>存</w:t>
      </w:r>
      <w:r>
        <w:rPr>
          <w:rFonts w:ascii="宋体" w:eastAsia="宋体" w:hAnsi="宋体" w:cs="宋体" w:hint="eastAsia"/>
        </w:rPr>
        <w:t>处别</w:t>
      </w:r>
      <w:proofErr w:type="gramEnd"/>
      <w:r>
        <w:t>&gt;</w:t>
      </w:r>
      <w:r>
        <w:rPr>
          <w:rFonts w:cs="SimSun;宋体" w:hint="eastAsia"/>
        </w:rPr>
        <w:t>部</w:t>
      </w:r>
      <w:r>
        <w:rPr>
          <w:rFonts w:ascii="宋体" w:eastAsia="宋体" w:hAnsi="宋体" w:cs="宋体" w:hint="eastAsia"/>
        </w:rPr>
        <w:t>门</w:t>
      </w:r>
      <w:r>
        <w:rPr>
          <w:rFonts w:cs="SimSun;宋体" w:hint="eastAsia"/>
        </w:rPr>
        <w:t>架构方面的主数据。此表格将需要包含目前步步高内所有的大</w:t>
      </w:r>
      <w:r>
        <w:rPr>
          <w:rFonts w:ascii="宋体" w:eastAsia="宋体" w:hAnsi="宋体" w:cs="宋体" w:hint="eastAsia"/>
        </w:rPr>
        <w:t>类</w:t>
      </w:r>
      <w:r>
        <w:rPr>
          <w:rFonts w:cs="SimSun;宋体" w:hint="eastAsia"/>
        </w:rPr>
        <w:t>和品</w:t>
      </w:r>
      <w:r>
        <w:rPr>
          <w:rFonts w:ascii="宋体" w:eastAsia="宋体" w:hAnsi="宋体" w:cs="宋体" w:hint="eastAsia"/>
        </w:rPr>
        <w:t>类</w:t>
      </w:r>
      <w:r>
        <w:rPr>
          <w:rFonts w:cs="SimSun;宋体" w:hint="eastAsia"/>
        </w:rPr>
        <w:t>。</w:t>
      </w:r>
    </w:p>
    <w:p w:rsidR="000D7A2B" w:rsidRDefault="000D7A2B" w:rsidP="00651083">
      <w:pPr>
        <w:rPr>
          <w:rFonts w:cs="Times New Roman"/>
        </w:rPr>
      </w:pPr>
    </w:p>
    <w:tbl>
      <w:tblPr>
        <w:tblW w:w="0" w:type="auto"/>
        <w:tblInd w:w="2" w:type="dxa"/>
        <w:tblBorders>
          <w:top w:val="single" w:sz="2" w:space="0" w:color="C0C0C0"/>
          <w:left w:val="single" w:sz="2" w:space="0" w:color="C0C0C0"/>
          <w:bottom w:val="single" w:sz="2" w:space="0" w:color="C0C0C0"/>
        </w:tblBorders>
        <w:tblLayout w:type="fixed"/>
        <w:tblCellMar>
          <w:left w:w="10" w:type="dxa"/>
          <w:right w:w="10" w:type="dxa"/>
        </w:tblCellMar>
        <w:tblLook w:val="0000" w:firstRow="0" w:lastRow="0" w:firstColumn="0" w:lastColumn="0" w:noHBand="0" w:noVBand="0"/>
      </w:tblPr>
      <w:tblGrid>
        <w:gridCol w:w="2305"/>
        <w:gridCol w:w="2072"/>
        <w:gridCol w:w="3519"/>
        <w:gridCol w:w="2072"/>
      </w:tblGrid>
      <w:tr w:rsidR="000D7A2B">
        <w:trPr>
          <w:tblHeader/>
        </w:trPr>
        <w:tc>
          <w:tcPr>
            <w:tcW w:w="2305" w:type="dxa"/>
            <w:tcBorders>
              <w:top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072" w:type="dxa"/>
            <w:tcBorders>
              <w:top w:val="single" w:sz="2" w:space="0" w:color="C0C0C0"/>
              <w:left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591" w:type="dxa"/>
            <w:gridSpan w:val="2"/>
            <w:tcBorders>
              <w:top w:val="single" w:sz="2" w:space="0" w:color="C0C0C0"/>
              <w:left w:val="single" w:sz="2" w:space="0" w:color="C0C0C0"/>
              <w:bottom w:val="single" w:sz="2" w:space="0" w:color="C0C0C0"/>
              <w:right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2305"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division_id</w:t>
            </w:r>
          </w:p>
          <w:p w:rsidR="000D7A2B" w:rsidRDefault="000D7A2B" w:rsidP="00AE5372">
            <w:pPr>
              <w:pStyle w:val="TableContents"/>
              <w:suppressLineNumbers w:val="0"/>
              <w:suppressAutoHyphens w:val="0"/>
              <w:spacing w:line="200" w:lineRule="atLeast"/>
              <w:rPr>
                <w:rFonts w:eastAsia="宋体" w:cs="Times New Roman"/>
              </w:rPr>
            </w:pPr>
            <w:proofErr w:type="gramStart"/>
            <w:r>
              <w:rPr>
                <w:rFonts w:ascii="Verdana" w:eastAsia="宋体" w:hAnsi="Verdana" w:cs="宋体" w:hint="eastAsia"/>
                <w:sz w:val="18"/>
                <w:szCs w:val="18"/>
              </w:rPr>
              <w:t>处别</w:t>
            </w:r>
            <w:proofErr w:type="gramEnd"/>
            <w:r>
              <w:rPr>
                <w:rFonts w:ascii="Verdana" w:eastAsia="宋体" w:hAnsi="Verdana" w:cs="Verdana"/>
                <w:sz w:val="18"/>
                <w:szCs w:val="18"/>
              </w:rPr>
              <w:t>_id</w:t>
            </w:r>
          </w:p>
        </w:tc>
        <w:tc>
          <w:tcPr>
            <w:tcW w:w="207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591" w:type="dxa"/>
            <w:gridSpan w:val="2"/>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305"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division_name_en</w:t>
            </w:r>
          </w:p>
          <w:p w:rsidR="000D7A2B" w:rsidRDefault="000D7A2B" w:rsidP="00AE5372">
            <w:pPr>
              <w:pStyle w:val="TableContents"/>
              <w:suppressLineNumbers w:val="0"/>
              <w:suppressAutoHyphens w:val="0"/>
              <w:spacing w:line="200" w:lineRule="atLeast"/>
              <w:rPr>
                <w:rFonts w:eastAsia="宋体" w:cs="Times New Roman"/>
              </w:rPr>
            </w:pPr>
            <w:proofErr w:type="gramStart"/>
            <w:r>
              <w:rPr>
                <w:rFonts w:ascii="Verdana" w:eastAsia="宋体" w:hAnsi="Verdana" w:cs="宋体" w:hint="eastAsia"/>
                <w:sz w:val="18"/>
                <w:szCs w:val="18"/>
              </w:rPr>
              <w:t>处别</w:t>
            </w:r>
            <w:proofErr w:type="gramEnd"/>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207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5591" w:type="dxa"/>
            <w:gridSpan w:val="2"/>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305" w:type="dxa"/>
            <w:tcBorders>
              <w:bottom w:val="single" w:sz="2" w:space="0" w:color="C0C0C0"/>
            </w:tcBorders>
            <w:shd w:val="clear" w:color="auto" w:fill="FFFFFF"/>
            <w:tcMar>
              <w:top w:w="0" w:type="dxa"/>
              <w:left w:w="108" w:type="dxa"/>
              <w:bottom w:w="0" w:type="dxa"/>
              <w:right w:w="108" w:type="dxa"/>
            </w:tcMar>
          </w:tcPr>
          <w:p w:rsidR="000D7A2B" w:rsidRDefault="000D7A2B" w:rsidP="00FF3355">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division_name_ch</w:t>
            </w:r>
          </w:p>
          <w:p w:rsidR="000D7A2B" w:rsidRDefault="000D7A2B" w:rsidP="00AE5372">
            <w:pPr>
              <w:pStyle w:val="TableContents"/>
              <w:suppressLineNumbers w:val="0"/>
              <w:suppressAutoHyphens w:val="0"/>
              <w:spacing w:line="200" w:lineRule="atLeast"/>
              <w:rPr>
                <w:rFonts w:ascii="Verdana" w:hAnsi="Verdana" w:cs="Verdana"/>
                <w:sz w:val="18"/>
                <w:szCs w:val="18"/>
              </w:rPr>
            </w:pPr>
            <w:proofErr w:type="gramStart"/>
            <w:r>
              <w:rPr>
                <w:rFonts w:ascii="Verdana" w:eastAsia="宋体" w:hAnsi="Verdana" w:cs="宋体" w:hint="eastAsia"/>
                <w:sz w:val="18"/>
                <w:szCs w:val="18"/>
              </w:rPr>
              <w:t>处别</w:t>
            </w:r>
            <w:proofErr w:type="gramEnd"/>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207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FF3355">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ascii="Verdana" w:hAnsi="Verdana" w:cs="Verdana"/>
                <w:sz w:val="18"/>
                <w:szCs w:val="18"/>
              </w:rPr>
            </w:pPr>
            <w:r>
              <w:rPr>
                <w:rFonts w:ascii="Verdana" w:eastAsia="宋体" w:hAnsi="Verdana" w:cs="宋体" w:hint="eastAsia"/>
                <w:sz w:val="18"/>
                <w:szCs w:val="18"/>
              </w:rPr>
              <w:t>文本</w:t>
            </w:r>
          </w:p>
        </w:tc>
        <w:tc>
          <w:tcPr>
            <w:tcW w:w="5591" w:type="dxa"/>
            <w:gridSpan w:val="2"/>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rPr>
          <w:gridAfter w:val="1"/>
          <w:wAfter w:w="2072" w:type="dxa"/>
        </w:trPr>
        <w:tc>
          <w:tcPr>
            <w:tcW w:w="2305"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Verdana"/>
                <w:sz w:val="18"/>
                <w:szCs w:val="18"/>
              </w:rPr>
            </w:pPr>
            <w:r>
              <w:rPr>
                <w:rFonts w:ascii="Verdana" w:eastAsia="宋体" w:hAnsi="Verdana" w:cs="Verdana"/>
                <w:sz w:val="18"/>
                <w:szCs w:val="18"/>
              </w:rPr>
              <w:t>department_id</w:t>
            </w:r>
          </w:p>
          <w:p w:rsidR="000D7A2B" w:rsidRPr="00F03A55"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部门</w:t>
            </w:r>
            <w:r>
              <w:rPr>
                <w:rFonts w:ascii="Verdana" w:eastAsia="宋体" w:hAnsi="Verdana" w:cs="Verdana"/>
                <w:sz w:val="18"/>
                <w:szCs w:val="18"/>
              </w:rPr>
              <w:t>_id</w:t>
            </w:r>
          </w:p>
        </w:tc>
        <w:tc>
          <w:tcPr>
            <w:tcW w:w="5591" w:type="dxa"/>
            <w:gridSpan w:val="2"/>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F03A55">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F03A55">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r w:rsidDel="00F03A55">
              <w:rPr>
                <w:rFonts w:ascii="Verdana" w:hAnsi="Verdana" w:cs="Verdana"/>
                <w:sz w:val="18"/>
                <w:szCs w:val="18"/>
              </w:rPr>
              <w:t xml:space="preserve"> </w:t>
            </w:r>
          </w:p>
        </w:tc>
      </w:tr>
    </w:tbl>
    <w:p w:rsidR="000D7A2B" w:rsidRDefault="000D7A2B" w:rsidP="008B65ED">
      <w:pPr>
        <w:pStyle w:val="2"/>
        <w:keepNext w:val="0"/>
        <w:numPr>
          <w:ilvl w:val="0"/>
          <w:numId w:val="0"/>
        </w:numPr>
        <w:tabs>
          <w:tab w:val="left" w:pos="432"/>
          <w:tab w:val="left" w:pos="576"/>
        </w:tabs>
        <w:suppressAutoHyphens w:val="0"/>
        <w:spacing w:before="0" w:after="0" w:line="150" w:lineRule="atLeast"/>
        <w:rPr>
          <w:rFonts w:cs="Times New Roman"/>
        </w:rPr>
      </w:pPr>
    </w:p>
    <w:p w:rsidR="000D7A2B" w:rsidRPr="00C66070" w:rsidRDefault="000D7A2B" w:rsidP="00194AC9">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868" w:name="_Toc238874665"/>
      <w:bookmarkStart w:id="869" w:name="_Toc369255767"/>
      <w:r w:rsidRPr="00C66070">
        <w:rPr>
          <w:rFonts w:ascii="Litera Serial" w:hAnsi="Litera Serial" w:cs="Litera Serial"/>
          <w:b w:val="0"/>
          <w:bCs w:val="0"/>
          <w:caps/>
          <w:color w:val="808080"/>
          <w:sz w:val="24"/>
          <w:szCs w:val="24"/>
        </w:rPr>
        <w:t>master_</w:t>
      </w:r>
      <w:r>
        <w:rPr>
          <w:rFonts w:ascii="Litera Serial" w:hAnsi="Litera Serial" w:cs="Litera Serial"/>
          <w:b w:val="0"/>
          <w:bCs w:val="0"/>
          <w:caps/>
          <w:color w:val="808080"/>
          <w:sz w:val="24"/>
          <w:szCs w:val="24"/>
        </w:rPr>
        <w:t>department</w:t>
      </w:r>
      <w:proofErr w:type="gramStart"/>
      <w:r w:rsidRPr="00C66070">
        <w:rPr>
          <w:rFonts w:ascii="Litera Serial" w:hAnsi="Litera Serial" w:cs="宋体" w:hint="eastAsia"/>
          <w:b w:val="0"/>
          <w:bCs w:val="0"/>
          <w:caps/>
          <w:color w:val="808080"/>
          <w:sz w:val="24"/>
          <w:szCs w:val="24"/>
        </w:rPr>
        <w:t>主数据</w:t>
      </w:r>
      <w:proofErr w:type="gramEnd"/>
      <w:r w:rsidRPr="00C66070">
        <w:rPr>
          <w:rFonts w:ascii="Litera Serial" w:hAnsi="Litera Serial" w:cs="Litera Serial"/>
          <w:b w:val="0"/>
          <w:bCs w:val="0"/>
          <w:caps/>
          <w:color w:val="808080"/>
          <w:sz w:val="24"/>
          <w:szCs w:val="24"/>
        </w:rPr>
        <w:t>_</w:t>
      </w:r>
      <w:r w:rsidRPr="00C66070">
        <w:rPr>
          <w:rFonts w:ascii="Litera Serial" w:hAnsi="Litera Serial" w:cs="宋体" w:hint="eastAsia"/>
          <w:b w:val="0"/>
          <w:bCs w:val="0"/>
          <w:caps/>
          <w:color w:val="808080"/>
          <w:sz w:val="24"/>
          <w:szCs w:val="24"/>
        </w:rPr>
        <w:t>部门</w:t>
      </w:r>
      <w:bookmarkEnd w:id="868"/>
      <w:bookmarkEnd w:id="869"/>
    </w:p>
    <w:p w:rsidR="000D7A2B" w:rsidRDefault="000D7A2B" w:rsidP="00194AC9">
      <w:pPr>
        <w:pStyle w:val="Textbody"/>
        <w:suppressAutoHyphens w:val="0"/>
        <w:rPr>
          <w:rFonts w:ascii="Verdana" w:hAnsi="Verdana" w:cs="Verdana"/>
          <w:color w:val="000000"/>
          <w:sz w:val="20"/>
          <w:szCs w:val="20"/>
        </w:rPr>
      </w:pPr>
    </w:p>
    <w:p w:rsidR="000D7A2B" w:rsidRDefault="000D7A2B" w:rsidP="00194AC9">
      <w:pPr>
        <w:pStyle w:val="Textbody"/>
        <w:suppressAutoHyphens w:val="0"/>
        <w:rPr>
          <w:rFonts w:ascii="Verdana" w:hAnsi="Verdana" w:cs="Verdana"/>
          <w:color w:val="000000"/>
          <w:sz w:val="20"/>
          <w:szCs w:val="20"/>
        </w:rPr>
      </w:pPr>
      <w:r>
        <w:rPr>
          <w:rFonts w:ascii="Verdana" w:hAnsi="Verdana" w:cs="Verdana"/>
          <w:color w:val="000000"/>
          <w:sz w:val="20"/>
          <w:szCs w:val="20"/>
        </w:rPr>
        <w:t xml:space="preserve">This table will store the master data regarding the Hierarchy Division&gt;Department. This table needs to contain all the departments and Divisions that currently exists in </w:t>
      </w:r>
      <w:r>
        <w:rPr>
          <w:rFonts w:ascii="Verdana" w:eastAsia="宋体" w:hAnsi="Verdana" w:cs="Verdana"/>
          <w:color w:val="000000"/>
          <w:sz w:val="20"/>
          <w:szCs w:val="20"/>
        </w:rPr>
        <w:t>BBG</w:t>
      </w:r>
      <w:r>
        <w:rPr>
          <w:rFonts w:ascii="Verdana" w:hAnsi="Verdana" w:cs="Verdana"/>
          <w:color w:val="000000"/>
          <w:sz w:val="20"/>
          <w:szCs w:val="20"/>
        </w:rPr>
        <w:t>.</w:t>
      </w:r>
    </w:p>
    <w:p w:rsidR="000D7A2B" w:rsidRDefault="000D7A2B" w:rsidP="00194AC9">
      <w:pPr>
        <w:rPr>
          <w:rFonts w:cs="Times New Roman"/>
        </w:rPr>
      </w:pPr>
      <w:r>
        <w:rPr>
          <w:rFonts w:cs="SimSun;宋体" w:hint="eastAsia"/>
        </w:rPr>
        <w:t>此表格将</w:t>
      </w:r>
      <w:proofErr w:type="gramStart"/>
      <w:r>
        <w:rPr>
          <w:rFonts w:ascii="宋体" w:eastAsia="宋体" w:hAnsi="宋体" w:cs="宋体" w:hint="eastAsia"/>
        </w:rPr>
        <w:t>储</w:t>
      </w:r>
      <w:r>
        <w:rPr>
          <w:rFonts w:cs="SimSun;宋体" w:hint="eastAsia"/>
        </w:rPr>
        <w:t>存</w:t>
      </w:r>
      <w:r>
        <w:rPr>
          <w:rFonts w:ascii="宋体" w:eastAsia="宋体" w:hAnsi="宋体" w:cs="宋体" w:hint="eastAsia"/>
        </w:rPr>
        <w:t>处别</w:t>
      </w:r>
      <w:proofErr w:type="gramEnd"/>
      <w:r>
        <w:t>&gt;</w:t>
      </w:r>
      <w:r>
        <w:rPr>
          <w:rFonts w:cs="SimSun;宋体" w:hint="eastAsia"/>
        </w:rPr>
        <w:t>部</w:t>
      </w:r>
      <w:r>
        <w:rPr>
          <w:rFonts w:ascii="宋体" w:eastAsia="宋体" w:hAnsi="宋体" w:cs="宋体" w:hint="eastAsia"/>
        </w:rPr>
        <w:t>门</w:t>
      </w:r>
      <w:r>
        <w:rPr>
          <w:rFonts w:cs="SimSun;宋体" w:hint="eastAsia"/>
        </w:rPr>
        <w:t>架构方面的主数据。此表格将需要包含目前步步高内所有的大</w:t>
      </w:r>
      <w:r>
        <w:rPr>
          <w:rFonts w:ascii="宋体" w:eastAsia="宋体" w:hAnsi="宋体" w:cs="宋体" w:hint="eastAsia"/>
        </w:rPr>
        <w:t>类</w:t>
      </w:r>
      <w:r>
        <w:rPr>
          <w:rFonts w:cs="SimSun;宋体" w:hint="eastAsia"/>
        </w:rPr>
        <w:t>和品</w:t>
      </w:r>
      <w:r>
        <w:rPr>
          <w:rFonts w:ascii="宋体" w:eastAsia="宋体" w:hAnsi="宋体" w:cs="宋体" w:hint="eastAsia"/>
        </w:rPr>
        <w:t>类</w:t>
      </w:r>
      <w:r>
        <w:rPr>
          <w:rFonts w:cs="SimSun;宋体" w:hint="eastAsia"/>
        </w:rPr>
        <w:t>。</w:t>
      </w:r>
    </w:p>
    <w:p w:rsidR="000D7A2B" w:rsidRDefault="000D7A2B" w:rsidP="00194AC9">
      <w:pPr>
        <w:pStyle w:val="Textbody"/>
        <w:suppressAutoHyphens w:val="0"/>
        <w:spacing w:before="156" w:after="156"/>
        <w:rPr>
          <w:rFonts w:eastAsia="宋体" w:cs="Times New Roman"/>
        </w:rPr>
      </w:pPr>
    </w:p>
    <w:tbl>
      <w:tblPr>
        <w:tblW w:w="0" w:type="auto"/>
        <w:tblInd w:w="2" w:type="dxa"/>
        <w:tblBorders>
          <w:top w:val="single" w:sz="2" w:space="0" w:color="C0C0C0"/>
          <w:left w:val="single" w:sz="2" w:space="0" w:color="C0C0C0"/>
          <w:bottom w:val="single" w:sz="2" w:space="0" w:color="C0C0C0"/>
        </w:tblBorders>
        <w:tblLayout w:type="fixed"/>
        <w:tblCellMar>
          <w:left w:w="10" w:type="dxa"/>
          <w:right w:w="10" w:type="dxa"/>
        </w:tblCellMar>
        <w:tblLook w:val="0000" w:firstRow="0" w:lastRow="0" w:firstColumn="0" w:lastColumn="0" w:noHBand="0" w:noVBand="0"/>
      </w:tblPr>
      <w:tblGrid>
        <w:gridCol w:w="2305"/>
        <w:gridCol w:w="2072"/>
        <w:gridCol w:w="5591"/>
      </w:tblGrid>
      <w:tr w:rsidR="000D7A2B">
        <w:trPr>
          <w:tblHeader/>
        </w:trPr>
        <w:tc>
          <w:tcPr>
            <w:tcW w:w="2305" w:type="dxa"/>
            <w:tcBorders>
              <w:top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194AC9">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072" w:type="dxa"/>
            <w:tcBorders>
              <w:top w:val="single" w:sz="2" w:space="0" w:color="C0C0C0"/>
              <w:left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194AC9">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591" w:type="dxa"/>
            <w:tcBorders>
              <w:top w:val="single" w:sz="2" w:space="0" w:color="C0C0C0"/>
              <w:left w:val="single" w:sz="2" w:space="0" w:color="C0C0C0"/>
              <w:bottom w:val="single" w:sz="2" w:space="0" w:color="C0C0C0"/>
              <w:right w:val="single" w:sz="2" w:space="0" w:color="C0C0C0"/>
            </w:tcBorders>
            <w:shd w:val="clear" w:color="auto" w:fill="E6E6E6"/>
            <w:tcMar>
              <w:top w:w="0" w:type="dxa"/>
              <w:left w:w="108" w:type="dxa"/>
              <w:bottom w:w="0" w:type="dxa"/>
              <w:right w:w="108" w:type="dxa"/>
            </w:tcMar>
          </w:tcPr>
          <w:p w:rsidR="000D7A2B" w:rsidRDefault="000D7A2B" w:rsidP="00194AC9">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2305" w:type="dxa"/>
            <w:tcBorders>
              <w:bottom w:val="single" w:sz="2" w:space="0" w:color="C0C0C0"/>
            </w:tcBorders>
            <w:shd w:val="clear" w:color="auto" w:fill="FFFFFF"/>
            <w:tcMar>
              <w:top w:w="0" w:type="dxa"/>
              <w:left w:w="108" w:type="dxa"/>
              <w:bottom w:w="0" w:type="dxa"/>
              <w:right w:w="108" w:type="dxa"/>
            </w:tcMar>
          </w:tcPr>
          <w:p w:rsidR="000D7A2B" w:rsidRDefault="000D7A2B" w:rsidP="00194AC9">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department_id</w:t>
            </w:r>
          </w:p>
          <w:p w:rsidR="000D7A2B" w:rsidRDefault="000D7A2B" w:rsidP="00194AC9">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部门</w:t>
            </w:r>
            <w:r>
              <w:rPr>
                <w:rFonts w:ascii="Verdana" w:eastAsia="宋体" w:hAnsi="Verdana" w:cs="Verdana"/>
                <w:sz w:val="18"/>
                <w:szCs w:val="18"/>
              </w:rPr>
              <w:t>_id</w:t>
            </w:r>
          </w:p>
        </w:tc>
        <w:tc>
          <w:tcPr>
            <w:tcW w:w="207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194AC9">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194AC9">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591"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194AC9">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This identifier is reference from the master product data.</w:t>
            </w:r>
          </w:p>
          <w:p w:rsidR="000D7A2B" w:rsidRDefault="000D7A2B" w:rsidP="00194AC9">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此标识符与商品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相关</w:t>
            </w:r>
          </w:p>
        </w:tc>
      </w:tr>
      <w:tr w:rsidR="000D7A2B">
        <w:tc>
          <w:tcPr>
            <w:tcW w:w="2305" w:type="dxa"/>
            <w:tcBorders>
              <w:bottom w:val="single" w:sz="2" w:space="0" w:color="C0C0C0"/>
            </w:tcBorders>
            <w:shd w:val="clear" w:color="auto" w:fill="FFFFFF"/>
            <w:tcMar>
              <w:top w:w="0" w:type="dxa"/>
              <w:left w:w="108" w:type="dxa"/>
              <w:bottom w:w="0" w:type="dxa"/>
              <w:right w:w="108" w:type="dxa"/>
            </w:tcMar>
          </w:tcPr>
          <w:p w:rsidR="000D7A2B" w:rsidRDefault="000D7A2B" w:rsidP="00194AC9">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department_name_en</w:t>
            </w:r>
          </w:p>
          <w:p w:rsidR="000D7A2B" w:rsidRDefault="000D7A2B" w:rsidP="00194AC9">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部门</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207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194AC9">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r>
              <w:rPr>
                <w:rFonts w:ascii="Verdana" w:eastAsia="宋体" w:hAnsi="Verdana" w:cs="Verdana"/>
                <w:sz w:val="18"/>
                <w:szCs w:val="18"/>
              </w:rPr>
              <w:t xml:space="preserve"> </w:t>
            </w:r>
          </w:p>
          <w:p w:rsidR="000D7A2B" w:rsidRDefault="000D7A2B" w:rsidP="00194AC9">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5591"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194AC9">
            <w:pPr>
              <w:pStyle w:val="TableContents"/>
              <w:suppressLineNumbers w:val="0"/>
              <w:suppressAutoHyphens w:val="0"/>
              <w:spacing w:line="360" w:lineRule="auto"/>
              <w:rPr>
                <w:rFonts w:cs="Times New Roman"/>
              </w:rPr>
            </w:pPr>
          </w:p>
        </w:tc>
      </w:tr>
      <w:tr w:rsidR="000D7A2B">
        <w:tc>
          <w:tcPr>
            <w:tcW w:w="2305" w:type="dxa"/>
            <w:tcBorders>
              <w:bottom w:val="single" w:sz="2" w:space="0" w:color="C0C0C0"/>
            </w:tcBorders>
            <w:shd w:val="clear" w:color="auto" w:fill="FFFFFF"/>
            <w:tcMar>
              <w:top w:w="0" w:type="dxa"/>
              <w:left w:w="108" w:type="dxa"/>
              <w:bottom w:w="0" w:type="dxa"/>
              <w:right w:w="108" w:type="dxa"/>
            </w:tcMar>
          </w:tcPr>
          <w:p w:rsidR="000D7A2B" w:rsidRDefault="000D7A2B" w:rsidP="00194AC9">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department_name_ch</w:t>
            </w:r>
          </w:p>
          <w:p w:rsidR="000D7A2B" w:rsidRDefault="000D7A2B" w:rsidP="00194AC9">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部门</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207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194AC9">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r>
              <w:rPr>
                <w:rFonts w:ascii="Verdana" w:eastAsia="宋体" w:hAnsi="Verdana" w:cs="Verdana"/>
                <w:sz w:val="18"/>
                <w:szCs w:val="18"/>
              </w:rPr>
              <w:t xml:space="preserve"> </w:t>
            </w:r>
          </w:p>
          <w:p w:rsidR="000D7A2B" w:rsidRDefault="000D7A2B" w:rsidP="00194AC9">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5591"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194AC9">
            <w:pPr>
              <w:pStyle w:val="TableContents"/>
              <w:suppressLineNumbers w:val="0"/>
              <w:suppressAutoHyphens w:val="0"/>
              <w:spacing w:line="360" w:lineRule="auto"/>
              <w:rPr>
                <w:rFonts w:cs="Times New Roman"/>
              </w:rPr>
            </w:pPr>
          </w:p>
        </w:tc>
      </w:tr>
      <w:tr w:rsidR="000D7A2B">
        <w:tc>
          <w:tcPr>
            <w:tcW w:w="2305" w:type="dxa"/>
            <w:tcBorders>
              <w:bottom w:val="single" w:sz="2" w:space="0" w:color="C0C0C0"/>
            </w:tcBorders>
            <w:shd w:val="clear" w:color="auto" w:fill="FFFFFF"/>
            <w:tcMar>
              <w:top w:w="0" w:type="dxa"/>
              <w:left w:w="108" w:type="dxa"/>
              <w:bottom w:w="0" w:type="dxa"/>
              <w:right w:w="108" w:type="dxa"/>
            </w:tcMar>
          </w:tcPr>
          <w:p w:rsidR="000D7A2B" w:rsidRDefault="000D7A2B" w:rsidP="00194AC9">
            <w:pPr>
              <w:pStyle w:val="TableContents"/>
              <w:suppressLineNumbers w:val="0"/>
              <w:suppressAutoHyphens w:val="0"/>
              <w:spacing w:line="200" w:lineRule="atLeast"/>
              <w:rPr>
                <w:rFonts w:ascii="Verdana" w:eastAsia="宋体" w:hAnsi="Verdana" w:cs="Verdana"/>
                <w:sz w:val="18"/>
                <w:szCs w:val="18"/>
              </w:rPr>
            </w:pPr>
            <w:r>
              <w:rPr>
                <w:rFonts w:ascii="Verdana" w:eastAsia="宋体" w:hAnsi="Verdana" w:cs="Verdana"/>
                <w:sz w:val="18"/>
                <w:szCs w:val="18"/>
              </w:rPr>
              <w:t>family_group_id</w:t>
            </w:r>
          </w:p>
          <w:p w:rsidR="000D7A2B" w:rsidRPr="00F03A55" w:rsidRDefault="000D7A2B" w:rsidP="00194AC9">
            <w:pPr>
              <w:pStyle w:val="TableContents"/>
              <w:suppressLineNumbers w:val="0"/>
              <w:suppressAutoHyphens w:val="0"/>
              <w:spacing w:line="200" w:lineRule="atLeast"/>
              <w:rPr>
                <w:rFonts w:ascii="Verdana" w:eastAsia="宋体" w:hAnsi="Verdana" w:cs="Times New Roman"/>
                <w:sz w:val="18"/>
                <w:szCs w:val="18"/>
              </w:rPr>
            </w:pPr>
            <w:r>
              <w:rPr>
                <w:rFonts w:ascii="Verdana" w:eastAsia="宋体" w:hAnsi="Verdana" w:cs="宋体" w:hint="eastAsia"/>
                <w:sz w:val="18"/>
                <w:szCs w:val="18"/>
              </w:rPr>
              <w:t>大</w:t>
            </w:r>
            <w:r>
              <w:rPr>
                <w:rFonts w:ascii="Verdana" w:eastAsia="宋体" w:hAnsi="Verdana" w:cs="Verdana"/>
                <w:sz w:val="18"/>
                <w:szCs w:val="18"/>
              </w:rPr>
              <w:t>_</w:t>
            </w:r>
            <w:r>
              <w:rPr>
                <w:rFonts w:ascii="Verdana" w:eastAsia="宋体" w:hAnsi="Verdana" w:cs="宋体" w:hint="eastAsia"/>
                <w:sz w:val="18"/>
                <w:szCs w:val="18"/>
              </w:rPr>
              <w:t>类</w:t>
            </w:r>
            <w:r>
              <w:rPr>
                <w:rFonts w:ascii="Verdana" w:eastAsia="宋体" w:hAnsi="Verdana" w:cs="Verdana"/>
                <w:sz w:val="18"/>
                <w:szCs w:val="18"/>
              </w:rPr>
              <w:t>_id</w:t>
            </w:r>
          </w:p>
        </w:tc>
        <w:tc>
          <w:tcPr>
            <w:tcW w:w="207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194AC9">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194AC9">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591"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194AC9">
            <w:pPr>
              <w:pStyle w:val="TableContents"/>
              <w:suppressLineNumbers w:val="0"/>
              <w:suppressAutoHyphens w:val="0"/>
              <w:spacing w:line="360" w:lineRule="auto"/>
              <w:rPr>
                <w:rFonts w:cs="Times New Roman"/>
              </w:rPr>
            </w:pPr>
          </w:p>
        </w:tc>
      </w:tr>
    </w:tbl>
    <w:p w:rsidR="000D7A2B" w:rsidRDefault="000D7A2B" w:rsidP="00194AC9">
      <w:pPr>
        <w:pStyle w:val="2"/>
        <w:keepNext w:val="0"/>
        <w:numPr>
          <w:ilvl w:val="0"/>
          <w:numId w:val="0"/>
        </w:numPr>
        <w:tabs>
          <w:tab w:val="left" w:pos="432"/>
          <w:tab w:val="left" w:pos="576"/>
        </w:tabs>
        <w:suppressAutoHyphens w:val="0"/>
        <w:spacing w:before="0" w:after="0" w:line="150" w:lineRule="atLeast"/>
        <w:rPr>
          <w:rFonts w:cs="Times New Roman"/>
        </w:rPr>
      </w:pPr>
    </w:p>
    <w:p w:rsidR="000D7A2B" w:rsidRDefault="000D7A2B" w:rsidP="00194AC9">
      <w:pPr>
        <w:pStyle w:val="Textbody"/>
        <w:rPr>
          <w:rFonts w:cs="Times New Roman"/>
        </w:rPr>
      </w:pPr>
    </w:p>
    <w:p w:rsidR="000D7A2B" w:rsidRPr="00194AC9" w:rsidRDefault="000D7A2B" w:rsidP="00194AC9">
      <w:pPr>
        <w:pStyle w:val="Textbody"/>
        <w:rPr>
          <w:rFonts w:cs="Times New Roman"/>
        </w:rPr>
      </w:pPr>
    </w:p>
    <w:p w:rsidR="000D7A2B" w:rsidRPr="008B65ED"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870" w:name="_Toc231271051"/>
      <w:bookmarkStart w:id="871" w:name="_Toc238874666"/>
      <w:bookmarkStart w:id="872" w:name="_Toc369255768"/>
      <w:r w:rsidRPr="008B65ED">
        <w:rPr>
          <w:rFonts w:ascii="Litera Serial" w:hAnsi="Litera Serial" w:cs="Litera Serial"/>
          <w:b w:val="0"/>
          <w:bCs w:val="0"/>
          <w:caps/>
          <w:color w:val="808080"/>
          <w:sz w:val="24"/>
          <w:szCs w:val="24"/>
        </w:rPr>
        <w:t>master_REGION</w:t>
      </w:r>
      <w:r>
        <w:rPr>
          <w:rFonts w:ascii="Litera Serial" w:hAnsi="Litera Serial" w:cs="Litera Serial"/>
          <w:b w:val="0"/>
          <w:bCs w:val="0"/>
          <w:caps/>
          <w:color w:val="808080"/>
          <w:sz w:val="24"/>
          <w:szCs w:val="24"/>
        </w:rPr>
        <w:t xml:space="preserve">/DISTRICT </w:t>
      </w:r>
      <w:r w:rsidRPr="008B65ED">
        <w:rPr>
          <w:rFonts w:ascii="Litera Serial" w:hAnsi="Litera Serial" w:cs="Litera Serial"/>
          <w:b w:val="0"/>
          <w:bCs w:val="0"/>
          <w:caps/>
          <w:color w:val="808080"/>
          <w:sz w:val="24"/>
          <w:szCs w:val="24"/>
        </w:rPr>
        <w:t xml:space="preserve"> </w:t>
      </w:r>
      <w:proofErr w:type="gramStart"/>
      <w:r w:rsidRPr="008B65ED">
        <w:rPr>
          <w:rFonts w:ascii="Litera Serial" w:hAnsi="Litera Serial" w:cs="宋体" w:hint="eastAsia"/>
          <w:b w:val="0"/>
          <w:bCs w:val="0"/>
          <w:caps/>
          <w:color w:val="808080"/>
          <w:sz w:val="24"/>
          <w:szCs w:val="24"/>
        </w:rPr>
        <w:t>主数据</w:t>
      </w:r>
      <w:proofErr w:type="gramEnd"/>
      <w:r w:rsidRPr="008B65ED">
        <w:rPr>
          <w:rFonts w:ascii="Litera Serial" w:hAnsi="Litera Serial" w:cs="Litera Serial"/>
          <w:b w:val="0"/>
          <w:bCs w:val="0"/>
          <w:caps/>
          <w:color w:val="808080"/>
          <w:sz w:val="24"/>
          <w:szCs w:val="24"/>
        </w:rPr>
        <w:t>_</w:t>
      </w:r>
      <w:r w:rsidRPr="008B65ED">
        <w:rPr>
          <w:rFonts w:ascii="Litera Serial" w:hAnsi="Litera Serial" w:cs="宋体" w:hint="eastAsia"/>
          <w:b w:val="0"/>
          <w:bCs w:val="0"/>
          <w:caps/>
          <w:color w:val="808080"/>
          <w:sz w:val="24"/>
          <w:szCs w:val="24"/>
        </w:rPr>
        <w:t>区域</w:t>
      </w:r>
      <w:bookmarkEnd w:id="870"/>
      <w:bookmarkEnd w:id="871"/>
      <w:bookmarkEnd w:id="872"/>
    </w:p>
    <w:p w:rsidR="000D7A2B" w:rsidRDefault="000D7A2B" w:rsidP="00651083">
      <w:pPr>
        <w:pStyle w:val="Textbody"/>
        <w:suppressAutoHyphens w:val="0"/>
        <w:rPr>
          <w:rFonts w:ascii="Verdana" w:hAnsi="Verdana" w:cs="Verdana"/>
          <w:color w:val="000000"/>
          <w:sz w:val="20"/>
          <w:szCs w:val="20"/>
        </w:rPr>
      </w:pPr>
    </w:p>
    <w:p w:rsidR="000D7A2B" w:rsidRDefault="000D7A2B" w:rsidP="00651083">
      <w:pPr>
        <w:pStyle w:val="Textbody"/>
        <w:suppressAutoHyphens w:val="0"/>
        <w:rPr>
          <w:rFonts w:ascii="Verdana" w:hAnsi="Verdana" w:cs="Verdana"/>
          <w:color w:val="000000"/>
          <w:sz w:val="20"/>
          <w:szCs w:val="20"/>
        </w:rPr>
      </w:pPr>
      <w:r>
        <w:rPr>
          <w:rFonts w:ascii="Verdana" w:hAnsi="Verdana" w:cs="Verdana"/>
          <w:color w:val="000000"/>
          <w:sz w:val="20"/>
          <w:szCs w:val="20"/>
        </w:rPr>
        <w:t xml:space="preserve">This table will store all the master data for the existing Regions under </w:t>
      </w:r>
      <w:r>
        <w:rPr>
          <w:rFonts w:ascii="Verdana" w:eastAsia="宋体" w:hAnsi="Verdana" w:cs="Verdana"/>
          <w:color w:val="000000"/>
          <w:sz w:val="20"/>
          <w:szCs w:val="20"/>
        </w:rPr>
        <w:t>BBG</w:t>
      </w:r>
      <w:r>
        <w:rPr>
          <w:rFonts w:ascii="Verdana" w:hAnsi="Verdana" w:cs="Verdana"/>
          <w:color w:val="000000"/>
          <w:sz w:val="20"/>
          <w:szCs w:val="20"/>
        </w:rPr>
        <w:t xml:space="preserve"> organizational structure. This table only will need to be updated when </w:t>
      </w:r>
      <w:r>
        <w:rPr>
          <w:rFonts w:ascii="Verdana" w:eastAsia="宋体" w:hAnsi="Verdana" w:cs="Verdana"/>
          <w:color w:val="000000"/>
          <w:sz w:val="20"/>
          <w:szCs w:val="20"/>
        </w:rPr>
        <w:t>BBG</w:t>
      </w:r>
      <w:r>
        <w:rPr>
          <w:rFonts w:ascii="Verdana" w:hAnsi="Verdana" w:cs="Verdana"/>
          <w:color w:val="000000"/>
          <w:sz w:val="20"/>
          <w:szCs w:val="20"/>
        </w:rPr>
        <w:t xml:space="preserve"> creates a new Region. </w:t>
      </w:r>
    </w:p>
    <w:p w:rsidR="000D7A2B" w:rsidRDefault="000D7A2B" w:rsidP="00651083">
      <w:pPr>
        <w:rPr>
          <w:rFonts w:cs="Times New Roman"/>
        </w:rPr>
      </w:pPr>
      <w:r>
        <w:rPr>
          <w:rFonts w:cs="SimSun;宋体" w:hint="eastAsia"/>
        </w:rPr>
        <w:t>此表格将</w:t>
      </w:r>
      <w:r>
        <w:rPr>
          <w:rFonts w:ascii="宋体" w:eastAsia="宋体" w:hAnsi="宋体" w:cs="宋体" w:hint="eastAsia"/>
        </w:rPr>
        <w:t>储</w:t>
      </w:r>
      <w:r>
        <w:rPr>
          <w:rFonts w:cs="SimSun;宋体" w:hint="eastAsia"/>
        </w:rPr>
        <w:t>存所有步步</w:t>
      </w:r>
      <w:proofErr w:type="gramStart"/>
      <w:r>
        <w:rPr>
          <w:rFonts w:cs="SimSun;宋体" w:hint="eastAsia"/>
        </w:rPr>
        <w:t>高</w:t>
      </w:r>
      <w:r>
        <w:rPr>
          <w:rFonts w:ascii="宋体" w:eastAsia="宋体" w:hAnsi="宋体" w:cs="宋体" w:hint="eastAsia"/>
        </w:rPr>
        <w:t>组织</w:t>
      </w:r>
      <w:proofErr w:type="gramEnd"/>
      <w:r>
        <w:rPr>
          <w:rFonts w:cs="SimSun;宋体" w:hint="eastAsia"/>
        </w:rPr>
        <w:t>架构下已有的区域的主数据。此表格只有在步步</w:t>
      </w:r>
      <w:proofErr w:type="gramStart"/>
      <w:r>
        <w:rPr>
          <w:rFonts w:cs="SimSun;宋体" w:hint="eastAsia"/>
        </w:rPr>
        <w:t>高成立</w:t>
      </w:r>
      <w:proofErr w:type="gramEnd"/>
      <w:r>
        <w:rPr>
          <w:rFonts w:cs="SimSun;宋体" w:hint="eastAsia"/>
        </w:rPr>
        <w:t>一个新的区域的情况下才需要</w:t>
      </w:r>
      <w:r>
        <w:rPr>
          <w:rFonts w:ascii="宋体" w:eastAsia="宋体" w:hAnsi="宋体" w:cs="宋体" w:hint="eastAsia"/>
        </w:rPr>
        <w:t>进</w:t>
      </w:r>
      <w:r>
        <w:rPr>
          <w:rFonts w:cs="SimSun;宋体" w:hint="eastAsia"/>
        </w:rPr>
        <w:t>行更新。</w:t>
      </w:r>
    </w:p>
    <w:p w:rsidR="000D7A2B" w:rsidRDefault="000D7A2B" w:rsidP="00651083">
      <w:pPr>
        <w:rPr>
          <w:rFonts w:cs="Times New Roman"/>
        </w:rPr>
      </w:pPr>
    </w:p>
    <w:tbl>
      <w:tblPr>
        <w:tblW w:w="0" w:type="auto"/>
        <w:tblInd w:w="2" w:type="dxa"/>
        <w:tblBorders>
          <w:top w:val="single" w:sz="2" w:space="0" w:color="C0C0C0"/>
          <w:left w:val="single" w:sz="2" w:space="0" w:color="C0C0C0"/>
          <w:bottom w:val="single" w:sz="2" w:space="0" w:color="C0C0C0"/>
        </w:tblBorders>
        <w:tblLayout w:type="fixed"/>
        <w:tblCellMar>
          <w:left w:w="10" w:type="dxa"/>
          <w:right w:w="10" w:type="dxa"/>
        </w:tblCellMar>
        <w:tblLook w:val="0000" w:firstRow="0" w:lastRow="0" w:firstColumn="0" w:lastColumn="0" w:noHBand="0" w:noVBand="0"/>
      </w:tblPr>
      <w:tblGrid>
        <w:gridCol w:w="2305"/>
        <w:gridCol w:w="2086"/>
        <w:gridCol w:w="5577"/>
      </w:tblGrid>
      <w:tr w:rsidR="000D7A2B">
        <w:tc>
          <w:tcPr>
            <w:tcW w:w="2305" w:type="dxa"/>
            <w:tcBorders>
              <w:top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086" w:type="dxa"/>
            <w:tcBorders>
              <w:top w:val="single" w:sz="2" w:space="0" w:color="C0C0C0"/>
              <w:left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577" w:type="dxa"/>
            <w:tcBorders>
              <w:top w:val="single" w:sz="2" w:space="0" w:color="C0C0C0"/>
              <w:left w:val="single" w:sz="2" w:space="0" w:color="C0C0C0"/>
              <w:bottom w:val="single" w:sz="2" w:space="0" w:color="C0C0C0"/>
              <w:right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2305"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region_id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区域</w:t>
            </w:r>
            <w:r>
              <w:rPr>
                <w:rFonts w:ascii="Verdana" w:eastAsia="宋体" w:hAnsi="Verdana" w:cs="Verdana"/>
                <w:sz w:val="18"/>
                <w:szCs w:val="18"/>
              </w:rPr>
              <w:t>_id</w:t>
            </w:r>
          </w:p>
        </w:tc>
        <w:tc>
          <w:tcPr>
            <w:tcW w:w="2086"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577"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305"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region_name_en</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区域</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2086"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5577"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305"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region_name_ch</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区域</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2086"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5577"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bl>
    <w:p w:rsidR="000D7A2B" w:rsidRDefault="000D7A2B" w:rsidP="008B65ED">
      <w:pPr>
        <w:pStyle w:val="2"/>
        <w:keepNext w:val="0"/>
        <w:numPr>
          <w:ilvl w:val="0"/>
          <w:numId w:val="0"/>
        </w:numPr>
        <w:tabs>
          <w:tab w:val="left" w:pos="432"/>
          <w:tab w:val="left" w:pos="576"/>
        </w:tabs>
        <w:suppressAutoHyphens w:val="0"/>
        <w:spacing w:before="0" w:after="0" w:line="360" w:lineRule="auto"/>
        <w:rPr>
          <w:rFonts w:cs="Times New Roman"/>
        </w:rPr>
      </w:pPr>
    </w:p>
    <w:p w:rsidR="000D7A2B"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873" w:name="_Toc231271052"/>
      <w:bookmarkStart w:id="874" w:name="_Toc238874667"/>
      <w:bookmarkStart w:id="875" w:name="_Toc369255769"/>
      <w:r w:rsidRPr="008B65ED">
        <w:rPr>
          <w:rFonts w:ascii="Litera Serial" w:hAnsi="Litera Serial" w:cs="Litera Serial"/>
          <w:b w:val="0"/>
          <w:bCs w:val="0"/>
          <w:caps/>
          <w:color w:val="808080"/>
          <w:sz w:val="24"/>
          <w:szCs w:val="24"/>
        </w:rPr>
        <w:t xml:space="preserve">master_format </w:t>
      </w:r>
      <w:proofErr w:type="gramStart"/>
      <w:r w:rsidRPr="008B65ED">
        <w:rPr>
          <w:rFonts w:ascii="Litera Serial" w:hAnsi="Litera Serial" w:cs="宋体" w:hint="eastAsia"/>
          <w:b w:val="0"/>
          <w:bCs w:val="0"/>
          <w:caps/>
          <w:color w:val="808080"/>
          <w:sz w:val="24"/>
          <w:szCs w:val="24"/>
        </w:rPr>
        <w:t>主数据</w:t>
      </w:r>
      <w:proofErr w:type="gramEnd"/>
      <w:r w:rsidRPr="008B65ED">
        <w:rPr>
          <w:rFonts w:ascii="Litera Serial" w:hAnsi="Litera Serial" w:cs="Litera Serial"/>
          <w:b w:val="0"/>
          <w:bCs w:val="0"/>
          <w:caps/>
          <w:color w:val="808080"/>
          <w:sz w:val="24"/>
          <w:szCs w:val="24"/>
        </w:rPr>
        <w:t>_</w:t>
      </w:r>
      <w:r w:rsidRPr="008B65ED">
        <w:rPr>
          <w:rFonts w:ascii="Litera Serial" w:hAnsi="Litera Serial" w:cs="宋体" w:hint="eastAsia"/>
          <w:b w:val="0"/>
          <w:bCs w:val="0"/>
          <w:caps/>
          <w:color w:val="808080"/>
          <w:sz w:val="24"/>
          <w:szCs w:val="24"/>
        </w:rPr>
        <w:t>业态</w:t>
      </w:r>
      <w:bookmarkEnd w:id="873"/>
      <w:bookmarkEnd w:id="874"/>
      <w:bookmarkEnd w:id="875"/>
    </w:p>
    <w:p w:rsidR="000D7A2B" w:rsidRPr="00C66070" w:rsidRDefault="000D7A2B" w:rsidP="008B65ED">
      <w:pPr>
        <w:pStyle w:val="Textbody"/>
        <w:rPr>
          <w:rFonts w:cs="Times New Roman"/>
        </w:rPr>
      </w:pPr>
    </w:p>
    <w:p w:rsidR="000D7A2B" w:rsidRDefault="000D7A2B" w:rsidP="00651083">
      <w:pPr>
        <w:pStyle w:val="Textbody"/>
        <w:suppressAutoHyphens w:val="0"/>
        <w:rPr>
          <w:rFonts w:ascii="Verdana" w:hAnsi="Verdana" w:cs="Verdana"/>
          <w:color w:val="000000"/>
          <w:sz w:val="20"/>
          <w:szCs w:val="20"/>
        </w:rPr>
      </w:pPr>
      <w:r>
        <w:rPr>
          <w:rFonts w:ascii="Verdana" w:hAnsi="Verdana" w:cs="Verdana"/>
          <w:color w:val="000000"/>
          <w:sz w:val="20"/>
          <w:szCs w:val="20"/>
        </w:rPr>
        <w:t xml:space="preserve">This table will store all the master data for the existing Formats under the </w:t>
      </w:r>
      <w:r>
        <w:rPr>
          <w:rFonts w:ascii="Verdana" w:eastAsia="宋体" w:hAnsi="Verdana" w:cs="Verdana"/>
          <w:color w:val="000000"/>
          <w:sz w:val="20"/>
          <w:szCs w:val="20"/>
        </w:rPr>
        <w:t>BBG</w:t>
      </w:r>
      <w:r>
        <w:rPr>
          <w:rFonts w:ascii="Verdana" w:hAnsi="Verdana" w:cs="Verdana"/>
          <w:color w:val="000000"/>
          <w:sz w:val="20"/>
          <w:szCs w:val="20"/>
        </w:rPr>
        <w:t xml:space="preserve"> organizational structure. This table only will need to be updated when </w:t>
      </w:r>
      <w:r>
        <w:rPr>
          <w:rFonts w:ascii="Verdana" w:eastAsia="宋体" w:hAnsi="Verdana" w:cs="Verdana"/>
          <w:color w:val="000000"/>
          <w:sz w:val="20"/>
          <w:szCs w:val="20"/>
        </w:rPr>
        <w:t>BBG</w:t>
      </w:r>
      <w:r>
        <w:rPr>
          <w:rFonts w:ascii="Verdana" w:hAnsi="Verdana" w:cs="Verdana"/>
          <w:color w:val="000000"/>
          <w:sz w:val="20"/>
          <w:szCs w:val="20"/>
        </w:rPr>
        <w:t xml:space="preserve"> creates a new Format.  </w:t>
      </w:r>
    </w:p>
    <w:p w:rsidR="000D7A2B" w:rsidRDefault="000D7A2B" w:rsidP="00651083">
      <w:pPr>
        <w:rPr>
          <w:rFonts w:cs="Times New Roman"/>
        </w:rPr>
      </w:pPr>
      <w:r>
        <w:rPr>
          <w:rFonts w:cs="SimSun;宋体" w:hint="eastAsia"/>
        </w:rPr>
        <w:t>此表格将</w:t>
      </w:r>
      <w:r>
        <w:rPr>
          <w:rFonts w:ascii="宋体" w:eastAsia="宋体" w:hAnsi="宋体" w:cs="宋体" w:hint="eastAsia"/>
        </w:rPr>
        <w:t>储</w:t>
      </w:r>
      <w:r>
        <w:rPr>
          <w:rFonts w:cs="SimSun;宋体" w:hint="eastAsia"/>
        </w:rPr>
        <w:t>存所有步步</w:t>
      </w:r>
      <w:proofErr w:type="gramStart"/>
      <w:r>
        <w:rPr>
          <w:rFonts w:cs="SimSun;宋体" w:hint="eastAsia"/>
        </w:rPr>
        <w:t>高</w:t>
      </w:r>
      <w:r>
        <w:rPr>
          <w:rFonts w:ascii="宋体" w:eastAsia="宋体" w:hAnsi="宋体" w:cs="宋体" w:hint="eastAsia"/>
        </w:rPr>
        <w:t>组织</w:t>
      </w:r>
      <w:proofErr w:type="gramEnd"/>
      <w:r>
        <w:rPr>
          <w:rFonts w:cs="SimSun;宋体" w:hint="eastAsia"/>
        </w:rPr>
        <w:t>架构下已有的</w:t>
      </w:r>
      <w:r>
        <w:rPr>
          <w:rFonts w:ascii="宋体" w:eastAsia="宋体" w:hAnsi="宋体" w:cs="宋体" w:hint="eastAsia"/>
        </w:rPr>
        <w:t>业态</w:t>
      </w:r>
      <w:r>
        <w:rPr>
          <w:rFonts w:cs="SimSun;宋体" w:hint="eastAsia"/>
        </w:rPr>
        <w:t>的主数据。此表格只有在步步</w:t>
      </w:r>
      <w:proofErr w:type="gramStart"/>
      <w:r>
        <w:rPr>
          <w:rFonts w:cs="SimSun;宋体" w:hint="eastAsia"/>
        </w:rPr>
        <w:t>高成立</w:t>
      </w:r>
      <w:proofErr w:type="gramEnd"/>
      <w:r>
        <w:rPr>
          <w:rFonts w:cs="SimSun;宋体" w:hint="eastAsia"/>
        </w:rPr>
        <w:t>一个新的</w:t>
      </w:r>
      <w:r>
        <w:rPr>
          <w:rFonts w:ascii="宋体" w:eastAsia="宋体" w:hAnsi="宋体" w:cs="宋体" w:hint="eastAsia"/>
        </w:rPr>
        <w:t>业态</w:t>
      </w:r>
      <w:r>
        <w:rPr>
          <w:rFonts w:cs="SimSun;宋体" w:hint="eastAsia"/>
        </w:rPr>
        <w:t>的情况下才需要</w:t>
      </w:r>
      <w:r>
        <w:rPr>
          <w:rFonts w:ascii="宋体" w:eastAsia="宋体" w:hAnsi="宋体" w:cs="宋体" w:hint="eastAsia"/>
        </w:rPr>
        <w:t>进</w:t>
      </w:r>
      <w:r>
        <w:rPr>
          <w:rFonts w:cs="SimSun;宋体" w:hint="eastAsia"/>
        </w:rPr>
        <w:t>行更新。</w:t>
      </w:r>
    </w:p>
    <w:p w:rsidR="000D7A2B" w:rsidRDefault="000D7A2B" w:rsidP="00651083">
      <w:pPr>
        <w:rPr>
          <w:rFonts w:cs="Times New Roman"/>
        </w:rPr>
      </w:pPr>
    </w:p>
    <w:tbl>
      <w:tblPr>
        <w:tblW w:w="0" w:type="auto"/>
        <w:tblInd w:w="2" w:type="dxa"/>
        <w:tblBorders>
          <w:top w:val="single" w:sz="2" w:space="0" w:color="C0C0C0"/>
          <w:left w:val="single" w:sz="2" w:space="0" w:color="C0C0C0"/>
          <w:bottom w:val="single" w:sz="2" w:space="0" w:color="C0C0C0"/>
        </w:tblBorders>
        <w:tblLayout w:type="fixed"/>
        <w:tblCellMar>
          <w:left w:w="10" w:type="dxa"/>
          <w:right w:w="10" w:type="dxa"/>
        </w:tblCellMar>
        <w:tblLook w:val="0000" w:firstRow="0" w:lastRow="0" w:firstColumn="0" w:lastColumn="0" w:noHBand="0" w:noVBand="0"/>
      </w:tblPr>
      <w:tblGrid>
        <w:gridCol w:w="2277"/>
        <w:gridCol w:w="2346"/>
        <w:gridCol w:w="5345"/>
      </w:tblGrid>
      <w:tr w:rsidR="000D7A2B">
        <w:tc>
          <w:tcPr>
            <w:tcW w:w="2277" w:type="dxa"/>
            <w:tcBorders>
              <w:top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346" w:type="dxa"/>
            <w:tcBorders>
              <w:top w:val="single" w:sz="2" w:space="0" w:color="C0C0C0"/>
              <w:left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345" w:type="dxa"/>
            <w:tcBorders>
              <w:top w:val="single" w:sz="2" w:space="0" w:color="C0C0C0"/>
              <w:left w:val="single" w:sz="2" w:space="0" w:color="C0C0C0"/>
              <w:bottom w:val="single" w:sz="2" w:space="0" w:color="C0C0C0"/>
              <w:right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2277"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format_id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业态</w:t>
            </w:r>
            <w:r>
              <w:rPr>
                <w:rFonts w:ascii="Verdana" w:eastAsia="宋体" w:hAnsi="Verdana" w:cs="Verdana"/>
                <w:sz w:val="18"/>
                <w:szCs w:val="18"/>
              </w:rPr>
              <w:t>_id</w:t>
            </w:r>
          </w:p>
        </w:tc>
        <w:tc>
          <w:tcPr>
            <w:tcW w:w="2346"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345"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277"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format_name_en</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业态</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2346"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5345"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277"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format_name_ch</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业态</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2346"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5345"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bl>
    <w:p w:rsidR="000D7A2B" w:rsidRDefault="000D7A2B" w:rsidP="008B65ED">
      <w:pPr>
        <w:pStyle w:val="2"/>
        <w:keepNext w:val="0"/>
        <w:numPr>
          <w:ilvl w:val="0"/>
          <w:numId w:val="0"/>
        </w:numPr>
        <w:tabs>
          <w:tab w:val="left" w:pos="432"/>
          <w:tab w:val="left" w:pos="576"/>
        </w:tabs>
        <w:suppressAutoHyphens w:val="0"/>
        <w:spacing w:before="0" w:after="0" w:line="150" w:lineRule="atLeast"/>
        <w:rPr>
          <w:rFonts w:cs="Times New Roman"/>
        </w:rPr>
      </w:pPr>
    </w:p>
    <w:p w:rsidR="000D7A2B" w:rsidRPr="008B65ED"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876" w:name="_Toc231271053"/>
      <w:bookmarkStart w:id="877" w:name="_Toc238874668"/>
      <w:bookmarkStart w:id="878" w:name="_Toc369255770"/>
      <w:r w:rsidRPr="008B65ED">
        <w:rPr>
          <w:rFonts w:ascii="Litera Serial" w:hAnsi="Litera Serial" w:cs="Litera Serial"/>
          <w:b w:val="0"/>
          <w:bCs w:val="0"/>
          <w:caps/>
          <w:color w:val="808080"/>
          <w:sz w:val="24"/>
          <w:szCs w:val="24"/>
        </w:rPr>
        <w:t xml:space="preserve">Master_outlet </w:t>
      </w:r>
      <w:proofErr w:type="gramStart"/>
      <w:r w:rsidRPr="008B65ED">
        <w:rPr>
          <w:rFonts w:ascii="Litera Serial" w:hAnsi="Litera Serial" w:cs="宋体" w:hint="eastAsia"/>
          <w:b w:val="0"/>
          <w:bCs w:val="0"/>
          <w:caps/>
          <w:color w:val="808080"/>
          <w:sz w:val="24"/>
          <w:szCs w:val="24"/>
        </w:rPr>
        <w:t>主数据</w:t>
      </w:r>
      <w:proofErr w:type="gramEnd"/>
      <w:r w:rsidRPr="008B65ED">
        <w:rPr>
          <w:rFonts w:ascii="Litera Serial" w:hAnsi="Litera Serial" w:cs="Litera Serial"/>
          <w:b w:val="0"/>
          <w:bCs w:val="0"/>
          <w:caps/>
          <w:color w:val="808080"/>
          <w:sz w:val="24"/>
          <w:szCs w:val="24"/>
        </w:rPr>
        <w:t>_</w:t>
      </w:r>
      <w:r w:rsidRPr="008B65ED">
        <w:rPr>
          <w:rFonts w:ascii="Litera Serial" w:hAnsi="Litera Serial" w:cs="宋体" w:hint="eastAsia"/>
          <w:b w:val="0"/>
          <w:bCs w:val="0"/>
          <w:caps/>
          <w:color w:val="808080"/>
          <w:sz w:val="24"/>
          <w:szCs w:val="24"/>
        </w:rPr>
        <w:t>门店</w:t>
      </w:r>
      <w:bookmarkEnd w:id="876"/>
      <w:bookmarkEnd w:id="877"/>
      <w:bookmarkEnd w:id="878"/>
    </w:p>
    <w:p w:rsidR="000D7A2B" w:rsidRDefault="000D7A2B" w:rsidP="00651083">
      <w:pPr>
        <w:pStyle w:val="Textbody"/>
        <w:suppressAutoHyphens w:val="0"/>
        <w:rPr>
          <w:rFonts w:ascii="Verdana" w:hAnsi="Verdana" w:cs="Verdana"/>
          <w:sz w:val="20"/>
          <w:szCs w:val="20"/>
        </w:rPr>
      </w:pPr>
    </w:p>
    <w:p w:rsidR="000D7A2B" w:rsidRPr="00D86EF1" w:rsidRDefault="000D7A2B" w:rsidP="00651083">
      <w:pPr>
        <w:pStyle w:val="Textbody"/>
        <w:suppressAutoHyphens w:val="0"/>
        <w:rPr>
          <w:rFonts w:ascii="Verdana" w:hAnsi="Verdana" w:cs="Verdana"/>
          <w:sz w:val="20"/>
          <w:szCs w:val="20"/>
        </w:rPr>
      </w:pPr>
      <w:r w:rsidRPr="00D86EF1">
        <w:rPr>
          <w:rFonts w:ascii="Verdana" w:hAnsi="Verdana" w:cs="Verdana"/>
          <w:sz w:val="20"/>
          <w:szCs w:val="20"/>
        </w:rPr>
        <w:lastRenderedPageBreak/>
        <w:t xml:space="preserve">An outlet can be a cost centre or a revenue centre.  These can be trading or non-trading stores, distribution centres or non-trading entities.  This table will store all the master data all for the outlet types under </w:t>
      </w:r>
      <w:r>
        <w:rPr>
          <w:rFonts w:ascii="Verdana" w:eastAsia="宋体" w:hAnsi="Verdana" w:cs="Verdana"/>
          <w:sz w:val="20"/>
          <w:szCs w:val="20"/>
        </w:rPr>
        <w:t>BBG</w:t>
      </w:r>
      <w:r w:rsidRPr="00D86EF1">
        <w:rPr>
          <w:rFonts w:ascii="Verdana" w:hAnsi="Verdana" w:cs="Verdana"/>
          <w:sz w:val="20"/>
          <w:szCs w:val="20"/>
        </w:rPr>
        <w:t xml:space="preserve"> organizational structure. </w:t>
      </w:r>
    </w:p>
    <w:p w:rsidR="000D7A2B" w:rsidRDefault="000D7A2B" w:rsidP="00651083">
      <w:pPr>
        <w:rPr>
          <w:rFonts w:cs="Times New Roman"/>
        </w:rPr>
      </w:pPr>
      <w:r>
        <w:rPr>
          <w:rFonts w:cs="SimSun;宋体" w:hint="eastAsia"/>
        </w:rPr>
        <w:t>一个</w:t>
      </w:r>
      <w:r>
        <w:rPr>
          <w:rFonts w:ascii="宋体" w:eastAsia="宋体" w:hAnsi="宋体" w:cs="宋体" w:hint="eastAsia"/>
        </w:rPr>
        <w:t>门</w:t>
      </w:r>
      <w:r>
        <w:rPr>
          <w:rFonts w:cs="SimSun;宋体" w:hint="eastAsia"/>
        </w:rPr>
        <w:t>店可以是一个成本中心或是一个收入中心。</w:t>
      </w:r>
      <w:r>
        <w:rPr>
          <w:rFonts w:ascii="宋体" w:eastAsia="宋体" w:hAnsi="宋体" w:cs="宋体" w:hint="eastAsia"/>
        </w:rPr>
        <w:t>这</w:t>
      </w:r>
      <w:r>
        <w:rPr>
          <w:rFonts w:cs="SimSun;宋体" w:hint="eastAsia"/>
        </w:rPr>
        <w:t>些</w:t>
      </w:r>
      <w:r>
        <w:rPr>
          <w:rFonts w:ascii="宋体" w:eastAsia="宋体" w:hAnsi="宋体" w:cs="宋体" w:hint="eastAsia"/>
        </w:rPr>
        <w:t>门</w:t>
      </w:r>
      <w:r>
        <w:rPr>
          <w:rFonts w:cs="SimSun;宋体" w:hint="eastAsia"/>
        </w:rPr>
        <w:t>店可以是</w:t>
      </w:r>
      <w:r>
        <w:rPr>
          <w:rFonts w:ascii="宋体" w:eastAsia="宋体" w:hAnsi="宋体" w:cs="宋体" w:hint="eastAsia"/>
        </w:rPr>
        <w:t>营业</w:t>
      </w:r>
      <w:r>
        <w:rPr>
          <w:rFonts w:cs="SimSun;宋体" w:hint="eastAsia"/>
        </w:rPr>
        <w:t>或非</w:t>
      </w:r>
      <w:r>
        <w:rPr>
          <w:rFonts w:ascii="宋体" w:eastAsia="宋体" w:hAnsi="宋体" w:cs="宋体" w:hint="eastAsia"/>
        </w:rPr>
        <w:t>营业门</w:t>
      </w:r>
      <w:r>
        <w:rPr>
          <w:rFonts w:cs="SimSun;宋体" w:hint="eastAsia"/>
        </w:rPr>
        <w:t>店，物流中心或非</w:t>
      </w:r>
      <w:r>
        <w:rPr>
          <w:rFonts w:ascii="宋体" w:eastAsia="宋体" w:hAnsi="宋体" w:cs="宋体" w:hint="eastAsia"/>
        </w:rPr>
        <w:t>营业实</w:t>
      </w:r>
      <w:r>
        <w:rPr>
          <w:rFonts w:cs="SimSun;宋体" w:hint="eastAsia"/>
        </w:rPr>
        <w:t>体。此表格将</w:t>
      </w:r>
      <w:r>
        <w:rPr>
          <w:rFonts w:ascii="宋体" w:eastAsia="宋体" w:hAnsi="宋体" w:cs="宋体" w:hint="eastAsia"/>
        </w:rPr>
        <w:t>储</w:t>
      </w:r>
      <w:r>
        <w:rPr>
          <w:rFonts w:cs="SimSun;宋体" w:hint="eastAsia"/>
        </w:rPr>
        <w:t>存所有步步</w:t>
      </w:r>
      <w:proofErr w:type="gramStart"/>
      <w:r>
        <w:rPr>
          <w:rFonts w:cs="SimSun;宋体" w:hint="eastAsia"/>
        </w:rPr>
        <w:t>高</w:t>
      </w:r>
      <w:r>
        <w:rPr>
          <w:rFonts w:ascii="宋体" w:eastAsia="宋体" w:hAnsi="宋体" w:cs="宋体" w:hint="eastAsia"/>
        </w:rPr>
        <w:t>组织</w:t>
      </w:r>
      <w:proofErr w:type="gramEnd"/>
      <w:r>
        <w:rPr>
          <w:rFonts w:cs="SimSun;宋体" w:hint="eastAsia"/>
        </w:rPr>
        <w:t>架构下</w:t>
      </w:r>
      <w:r>
        <w:rPr>
          <w:rFonts w:ascii="宋体" w:eastAsia="宋体" w:hAnsi="宋体" w:cs="宋体" w:hint="eastAsia"/>
        </w:rPr>
        <w:t>门</w:t>
      </w:r>
      <w:proofErr w:type="gramStart"/>
      <w:r>
        <w:rPr>
          <w:rFonts w:cs="SimSun;宋体" w:hint="eastAsia"/>
        </w:rPr>
        <w:t>店</w:t>
      </w:r>
      <w:r>
        <w:rPr>
          <w:rFonts w:ascii="宋体" w:eastAsia="宋体" w:hAnsi="宋体" w:cs="宋体" w:hint="eastAsia"/>
        </w:rPr>
        <w:t>类</w:t>
      </w:r>
      <w:r>
        <w:rPr>
          <w:rFonts w:cs="SimSun;宋体" w:hint="eastAsia"/>
        </w:rPr>
        <w:t>型</w:t>
      </w:r>
      <w:proofErr w:type="gramEnd"/>
      <w:r>
        <w:rPr>
          <w:rFonts w:cs="SimSun;宋体" w:hint="eastAsia"/>
        </w:rPr>
        <w:t>的主数据。</w:t>
      </w:r>
    </w:p>
    <w:p w:rsidR="000D7A2B" w:rsidRDefault="000D7A2B" w:rsidP="00651083">
      <w:pPr>
        <w:pStyle w:val="Textbody"/>
        <w:suppressAutoHyphens w:val="0"/>
        <w:spacing w:before="156" w:after="156"/>
        <w:rPr>
          <w:rFonts w:ascii="Verdana" w:eastAsia="宋体" w:hAnsi="Verdana" w:cs="Times New Roman"/>
          <w:color w:val="000000"/>
          <w:sz w:val="20"/>
          <w:szCs w:val="20"/>
        </w:rPr>
      </w:pPr>
      <w:r>
        <w:rPr>
          <w:rFonts w:ascii="Verdana" w:hAnsi="Verdana" w:cs="Verdana"/>
          <w:color w:val="000000"/>
          <w:sz w:val="20"/>
          <w:szCs w:val="20"/>
        </w:rPr>
        <w:t>The outlet types include:</w:t>
      </w:r>
      <w:r>
        <w:rPr>
          <w:rFonts w:ascii="Verdana" w:eastAsia="宋体" w:hAnsi="Verdana" w:cs="Times New Roman"/>
          <w:color w:val="000000"/>
          <w:sz w:val="20"/>
          <w:szCs w:val="20"/>
        </w:rPr>
        <w:br/>
      </w:r>
      <w:r>
        <w:rPr>
          <w:rFonts w:ascii="Verdana" w:eastAsia="宋体" w:hAnsi="Verdana" w:cs="宋体" w:hint="eastAsia"/>
          <w:color w:val="000000"/>
          <w:sz w:val="20"/>
          <w:szCs w:val="20"/>
        </w:rPr>
        <w:t>门</w:t>
      </w:r>
      <w:proofErr w:type="gramStart"/>
      <w:r>
        <w:rPr>
          <w:rFonts w:ascii="Verdana" w:eastAsia="宋体" w:hAnsi="Verdana" w:cs="宋体" w:hint="eastAsia"/>
          <w:color w:val="000000"/>
          <w:sz w:val="20"/>
          <w:szCs w:val="20"/>
        </w:rPr>
        <w:t>店类型</w:t>
      </w:r>
      <w:proofErr w:type="gramEnd"/>
      <w:r>
        <w:rPr>
          <w:rFonts w:ascii="Verdana" w:eastAsia="宋体" w:hAnsi="Verdana" w:cs="宋体" w:hint="eastAsia"/>
          <w:color w:val="000000"/>
          <w:sz w:val="20"/>
          <w:szCs w:val="20"/>
        </w:rPr>
        <w:t>包含：</w:t>
      </w:r>
    </w:p>
    <w:p w:rsidR="000D7A2B" w:rsidRDefault="000D7A2B" w:rsidP="00651083">
      <w:pPr>
        <w:pStyle w:val="Textbody"/>
        <w:suppressAutoHyphens w:val="0"/>
        <w:spacing w:before="156" w:after="156"/>
        <w:rPr>
          <w:rFonts w:ascii="Verdana" w:eastAsia="宋体" w:hAnsi="Verdana" w:cs="Times New Roman"/>
          <w:color w:val="000000"/>
          <w:sz w:val="20"/>
          <w:szCs w:val="20"/>
        </w:rPr>
      </w:pPr>
      <w:r>
        <w:rPr>
          <w:rFonts w:ascii="Verdana" w:hAnsi="Verdana" w:cs="Verdana"/>
          <w:color w:val="000000"/>
          <w:sz w:val="20"/>
          <w:szCs w:val="20"/>
        </w:rPr>
        <w:t xml:space="preserve">'ST' means a trading Store; </w:t>
      </w:r>
      <w:r>
        <w:rPr>
          <w:rFonts w:ascii="Verdana" w:eastAsia="宋体" w:hAnsi="Verdana" w:cs="Times New Roman"/>
          <w:color w:val="000000"/>
          <w:sz w:val="20"/>
          <w:szCs w:val="20"/>
        </w:rPr>
        <w:br/>
      </w:r>
      <w:r>
        <w:rPr>
          <w:rFonts w:ascii="Verdana" w:eastAsia="宋体" w:hAnsi="Verdana" w:cs="宋体" w:hint="eastAsia"/>
          <w:color w:val="000000"/>
          <w:sz w:val="20"/>
          <w:szCs w:val="20"/>
        </w:rPr>
        <w:t>“</w:t>
      </w:r>
      <w:r>
        <w:rPr>
          <w:rFonts w:ascii="Verdana" w:eastAsia="宋体" w:hAnsi="Verdana" w:cs="Verdana"/>
          <w:color w:val="000000"/>
          <w:sz w:val="20"/>
          <w:szCs w:val="20"/>
        </w:rPr>
        <w:t>ST</w:t>
      </w:r>
      <w:r>
        <w:rPr>
          <w:rFonts w:ascii="Verdana" w:eastAsia="宋体" w:hAnsi="Verdana" w:cs="宋体" w:hint="eastAsia"/>
          <w:color w:val="000000"/>
          <w:sz w:val="20"/>
          <w:szCs w:val="20"/>
        </w:rPr>
        <w:t>”表示一个营业门店；</w:t>
      </w:r>
    </w:p>
    <w:p w:rsidR="000D7A2B" w:rsidRDefault="000D7A2B" w:rsidP="00651083">
      <w:pPr>
        <w:pStyle w:val="Textbody"/>
        <w:suppressAutoHyphens w:val="0"/>
        <w:spacing w:before="156" w:after="156"/>
        <w:rPr>
          <w:rFonts w:ascii="Verdana" w:eastAsia="宋体" w:hAnsi="Verdana" w:cs="Times New Roman"/>
          <w:color w:val="000000"/>
          <w:sz w:val="20"/>
          <w:szCs w:val="20"/>
        </w:rPr>
      </w:pPr>
      <w:r>
        <w:rPr>
          <w:rFonts w:ascii="Verdana" w:hAnsi="Verdana" w:cs="Verdana"/>
          <w:color w:val="000000"/>
          <w:sz w:val="20"/>
          <w:szCs w:val="20"/>
        </w:rPr>
        <w:t>‘NST’ means a non-trading store for example as part of budgets a new store is entered</w:t>
      </w:r>
      <w:proofErr w:type="gramStart"/>
      <w:r>
        <w:rPr>
          <w:rFonts w:ascii="Verdana" w:hAnsi="Verdana" w:cs="Verdana"/>
          <w:color w:val="000000"/>
          <w:sz w:val="20"/>
          <w:szCs w:val="20"/>
        </w:rPr>
        <w:t>.</w:t>
      </w:r>
      <w:proofErr w:type="gramEnd"/>
      <w:r>
        <w:rPr>
          <w:rFonts w:ascii="Verdana" w:eastAsia="宋体" w:hAnsi="Verdana" w:cs="Times New Roman"/>
          <w:color w:val="000000"/>
          <w:sz w:val="20"/>
          <w:szCs w:val="20"/>
        </w:rPr>
        <w:br/>
      </w:r>
      <w:r>
        <w:rPr>
          <w:rFonts w:ascii="Verdana" w:eastAsia="宋体" w:hAnsi="Verdana" w:cs="宋体" w:hint="eastAsia"/>
          <w:color w:val="000000"/>
          <w:sz w:val="20"/>
          <w:szCs w:val="20"/>
        </w:rPr>
        <w:t>“</w:t>
      </w:r>
      <w:r>
        <w:rPr>
          <w:rFonts w:ascii="Verdana" w:eastAsia="宋体" w:hAnsi="Verdana" w:cs="Verdana"/>
          <w:color w:val="000000"/>
          <w:sz w:val="20"/>
          <w:szCs w:val="20"/>
        </w:rPr>
        <w:t>NST</w:t>
      </w:r>
      <w:proofErr w:type="gramStart"/>
      <w:r>
        <w:rPr>
          <w:rFonts w:ascii="Verdana" w:eastAsia="宋体" w:hAnsi="Verdana" w:cs="宋体" w:hint="eastAsia"/>
          <w:color w:val="000000"/>
          <w:sz w:val="20"/>
          <w:szCs w:val="20"/>
        </w:rPr>
        <w:t>”</w:t>
      </w:r>
      <w:proofErr w:type="gramEnd"/>
      <w:r>
        <w:rPr>
          <w:rFonts w:ascii="Verdana" w:eastAsia="宋体" w:hAnsi="Verdana" w:cs="宋体" w:hint="eastAsia"/>
          <w:color w:val="000000"/>
          <w:sz w:val="20"/>
          <w:szCs w:val="20"/>
        </w:rPr>
        <w:t>表示一个非营业门店，例如预算中的新店部分；</w:t>
      </w:r>
    </w:p>
    <w:p w:rsidR="000D7A2B" w:rsidRDefault="000D7A2B" w:rsidP="00651083">
      <w:pPr>
        <w:pStyle w:val="Textbody"/>
        <w:suppressAutoHyphens w:val="0"/>
        <w:spacing w:before="156" w:after="156"/>
        <w:rPr>
          <w:rFonts w:ascii="Verdana" w:eastAsia="宋体" w:hAnsi="Verdana" w:cs="Times New Roman"/>
          <w:color w:val="000000"/>
          <w:sz w:val="20"/>
          <w:szCs w:val="20"/>
        </w:rPr>
      </w:pPr>
      <w:r>
        <w:rPr>
          <w:rFonts w:ascii="Verdana" w:hAnsi="Verdana" w:cs="Verdana"/>
          <w:color w:val="000000"/>
          <w:sz w:val="20"/>
          <w:szCs w:val="20"/>
        </w:rPr>
        <w:t>'DC' means Distribution Center;</w:t>
      </w:r>
      <w:r>
        <w:rPr>
          <w:rFonts w:ascii="Verdana" w:eastAsia="宋体" w:hAnsi="Verdana" w:cs="Times New Roman"/>
          <w:color w:val="000000"/>
          <w:sz w:val="20"/>
          <w:szCs w:val="20"/>
        </w:rPr>
        <w:br/>
      </w:r>
      <w:r>
        <w:rPr>
          <w:rFonts w:ascii="Verdana" w:eastAsia="宋体" w:hAnsi="Verdana" w:cs="宋体" w:hint="eastAsia"/>
          <w:color w:val="000000"/>
          <w:sz w:val="20"/>
          <w:szCs w:val="20"/>
        </w:rPr>
        <w:t>“</w:t>
      </w:r>
      <w:r>
        <w:rPr>
          <w:rFonts w:ascii="Verdana" w:eastAsia="宋体" w:hAnsi="Verdana" w:cs="Verdana"/>
          <w:color w:val="000000"/>
          <w:sz w:val="20"/>
          <w:szCs w:val="20"/>
        </w:rPr>
        <w:t>DC</w:t>
      </w:r>
      <w:r>
        <w:rPr>
          <w:rFonts w:ascii="Verdana" w:eastAsia="宋体" w:hAnsi="Verdana" w:cs="宋体" w:hint="eastAsia"/>
          <w:color w:val="000000"/>
          <w:sz w:val="20"/>
          <w:szCs w:val="20"/>
        </w:rPr>
        <w:t>”表示物流中心；</w:t>
      </w:r>
    </w:p>
    <w:p w:rsidR="000D7A2B" w:rsidRDefault="000D7A2B" w:rsidP="00651083">
      <w:pPr>
        <w:pStyle w:val="Textbody"/>
        <w:suppressAutoHyphens w:val="0"/>
        <w:spacing w:before="156" w:after="156"/>
        <w:rPr>
          <w:rFonts w:ascii="Verdana" w:eastAsia="宋体" w:hAnsi="Verdana" w:cs="Times New Roman"/>
          <w:color w:val="000000"/>
          <w:sz w:val="20"/>
          <w:szCs w:val="20"/>
        </w:rPr>
      </w:pPr>
      <w:r>
        <w:rPr>
          <w:rFonts w:ascii="Verdana" w:hAnsi="Verdana" w:cs="Verdana"/>
          <w:color w:val="000000"/>
          <w:sz w:val="20"/>
          <w:szCs w:val="20"/>
        </w:rPr>
        <w:t xml:space="preserve">‘HQ’ means a non-trading entity eg an investment or management company. </w:t>
      </w:r>
      <w:r>
        <w:rPr>
          <w:rFonts w:ascii="Verdana" w:eastAsia="宋体" w:hAnsi="Verdana" w:cs="Times New Roman"/>
          <w:color w:val="000000"/>
          <w:sz w:val="20"/>
          <w:szCs w:val="20"/>
        </w:rPr>
        <w:br/>
      </w:r>
      <w:r>
        <w:rPr>
          <w:rFonts w:ascii="Verdana" w:eastAsia="宋体" w:hAnsi="Verdana" w:cs="宋体" w:hint="eastAsia"/>
          <w:color w:val="000000"/>
          <w:sz w:val="20"/>
          <w:szCs w:val="20"/>
        </w:rPr>
        <w:t>“</w:t>
      </w:r>
      <w:r>
        <w:rPr>
          <w:rFonts w:ascii="Verdana" w:eastAsia="宋体" w:hAnsi="Verdana" w:cs="Verdana"/>
          <w:color w:val="000000"/>
          <w:sz w:val="20"/>
          <w:szCs w:val="20"/>
        </w:rPr>
        <w:t>HQ</w:t>
      </w:r>
      <w:r>
        <w:rPr>
          <w:rFonts w:ascii="Verdana" w:eastAsia="宋体" w:hAnsi="Verdana" w:cs="宋体" w:hint="eastAsia"/>
          <w:color w:val="000000"/>
          <w:sz w:val="20"/>
          <w:szCs w:val="20"/>
        </w:rPr>
        <w:t>”表示一个非营业实体，例如一个投资或管理公司</w:t>
      </w:r>
    </w:p>
    <w:p w:rsidR="000D7A2B" w:rsidRDefault="000D7A2B" w:rsidP="00651083">
      <w:pPr>
        <w:pStyle w:val="Textbody"/>
        <w:suppressAutoHyphens w:val="0"/>
        <w:spacing w:before="156" w:after="156"/>
        <w:rPr>
          <w:rFonts w:cs="Times New Roman"/>
        </w:rPr>
      </w:pPr>
    </w:p>
    <w:p w:rsidR="000D7A2B" w:rsidRPr="00D86EF1" w:rsidRDefault="000D7A2B" w:rsidP="00651083">
      <w:pPr>
        <w:pStyle w:val="Textbody"/>
        <w:suppressAutoHyphens w:val="0"/>
        <w:rPr>
          <w:rFonts w:ascii="Verdana" w:hAnsi="Verdana" w:cs="Verdana"/>
          <w:sz w:val="20"/>
          <w:szCs w:val="20"/>
        </w:rPr>
      </w:pPr>
      <w:r w:rsidRPr="00D86EF1">
        <w:rPr>
          <w:rFonts w:ascii="Verdana" w:hAnsi="Verdana" w:cs="Verdana"/>
          <w:sz w:val="20"/>
          <w:szCs w:val="20"/>
        </w:rPr>
        <w:t xml:space="preserve">This table only needs to be updated when </w:t>
      </w:r>
      <w:r>
        <w:rPr>
          <w:rFonts w:ascii="Verdana" w:eastAsia="宋体" w:hAnsi="Verdana" w:cs="Verdana"/>
          <w:sz w:val="20"/>
          <w:szCs w:val="20"/>
        </w:rPr>
        <w:t>BBG</w:t>
      </w:r>
      <w:r w:rsidRPr="00D86EF1">
        <w:rPr>
          <w:rFonts w:ascii="Verdana" w:hAnsi="Verdana" w:cs="Verdana"/>
          <w:sz w:val="20"/>
          <w:szCs w:val="20"/>
        </w:rPr>
        <w:t xml:space="preserve"> for example creates a new Store or Distribution Center, also if an existing Store changes a region or format, or when a store is closed. When a new Store/DC is created, </w:t>
      </w:r>
      <w:r>
        <w:rPr>
          <w:rFonts w:ascii="Verdana" w:eastAsia="宋体" w:hAnsi="Verdana" w:cs="Verdana"/>
          <w:sz w:val="20"/>
          <w:szCs w:val="20"/>
        </w:rPr>
        <w:t>BBG</w:t>
      </w:r>
      <w:r w:rsidRPr="00D86EF1">
        <w:rPr>
          <w:rFonts w:ascii="Verdana" w:hAnsi="Verdana" w:cs="Verdana"/>
          <w:sz w:val="20"/>
          <w:szCs w:val="20"/>
        </w:rPr>
        <w:t xml:space="preserve"> needs to insert this new Store/DC in this table with the corresponding opening date, names and IDs for the City, Region and Format. If an outlet changes of Region or Format, </w:t>
      </w:r>
      <w:r>
        <w:rPr>
          <w:rFonts w:ascii="Verdana" w:eastAsia="宋体" w:hAnsi="Verdana" w:cs="Verdana"/>
          <w:sz w:val="20"/>
          <w:szCs w:val="20"/>
        </w:rPr>
        <w:t>BBG</w:t>
      </w:r>
      <w:r w:rsidRPr="00D86EF1">
        <w:rPr>
          <w:rFonts w:ascii="Verdana" w:hAnsi="Verdana" w:cs="Verdana"/>
          <w:sz w:val="20"/>
          <w:szCs w:val="20"/>
        </w:rPr>
        <w:t xml:space="preserve"> will need to update the correspondent Id in order to represent the correct and actual associations in this table. </w:t>
      </w:r>
    </w:p>
    <w:p w:rsidR="000D7A2B" w:rsidRDefault="000D7A2B" w:rsidP="00651083">
      <w:pPr>
        <w:pStyle w:val="Textbody"/>
        <w:suppressAutoHyphens w:val="0"/>
        <w:spacing w:before="156" w:after="156"/>
        <w:rPr>
          <w:rFonts w:eastAsia="宋体" w:cs="Times New Roman"/>
        </w:rPr>
      </w:pPr>
      <w:r>
        <w:rPr>
          <w:rFonts w:ascii="Verdana" w:eastAsia="宋体" w:hAnsi="Verdana" w:cs="宋体" w:hint="eastAsia"/>
          <w:color w:val="000000"/>
          <w:sz w:val="20"/>
          <w:szCs w:val="20"/>
        </w:rPr>
        <w:t>此表格只有在如下情况时才需要进行更新，如步步</w:t>
      </w:r>
      <w:proofErr w:type="gramStart"/>
      <w:r>
        <w:rPr>
          <w:rFonts w:ascii="Verdana" w:eastAsia="宋体" w:hAnsi="Verdana" w:cs="宋体" w:hint="eastAsia"/>
          <w:color w:val="000000"/>
          <w:sz w:val="20"/>
          <w:szCs w:val="20"/>
        </w:rPr>
        <w:t>高创建</w:t>
      </w:r>
      <w:proofErr w:type="gramEnd"/>
      <w:r>
        <w:rPr>
          <w:rFonts w:ascii="Verdana" w:eastAsia="宋体" w:hAnsi="Verdana" w:cs="宋体" w:hint="eastAsia"/>
          <w:color w:val="000000"/>
          <w:sz w:val="20"/>
          <w:szCs w:val="20"/>
        </w:rPr>
        <w:t>一个新的门店或新的物流中心，或者如果一个已有门</w:t>
      </w:r>
      <w:proofErr w:type="gramStart"/>
      <w:r>
        <w:rPr>
          <w:rFonts w:ascii="Verdana" w:eastAsia="宋体" w:hAnsi="Verdana" w:cs="宋体" w:hint="eastAsia"/>
          <w:color w:val="000000"/>
          <w:sz w:val="20"/>
          <w:szCs w:val="20"/>
        </w:rPr>
        <w:t>店改变</w:t>
      </w:r>
      <w:proofErr w:type="gramEnd"/>
      <w:r>
        <w:rPr>
          <w:rFonts w:ascii="Verdana" w:eastAsia="宋体" w:hAnsi="Verdana" w:cs="宋体" w:hint="eastAsia"/>
          <w:color w:val="000000"/>
          <w:sz w:val="20"/>
          <w:szCs w:val="20"/>
        </w:rPr>
        <w:t>了它所在的区域或业态，或者一个门店已经闭店。如步步</w:t>
      </w:r>
      <w:proofErr w:type="gramStart"/>
      <w:r>
        <w:rPr>
          <w:rFonts w:ascii="Verdana" w:eastAsia="宋体" w:hAnsi="Verdana" w:cs="宋体" w:hint="eastAsia"/>
          <w:color w:val="000000"/>
          <w:sz w:val="20"/>
          <w:szCs w:val="20"/>
        </w:rPr>
        <w:t>高创建</w:t>
      </w:r>
      <w:proofErr w:type="gramEnd"/>
      <w:r>
        <w:rPr>
          <w:rFonts w:ascii="Verdana" w:eastAsia="宋体" w:hAnsi="Verdana" w:cs="宋体" w:hint="eastAsia"/>
          <w:color w:val="000000"/>
          <w:sz w:val="20"/>
          <w:szCs w:val="20"/>
        </w:rPr>
        <w:t>一个新的门店</w:t>
      </w:r>
      <w:r>
        <w:rPr>
          <w:rFonts w:ascii="Verdana" w:eastAsia="宋体" w:hAnsi="Verdana" w:cs="Verdana"/>
          <w:color w:val="000000"/>
          <w:sz w:val="20"/>
          <w:szCs w:val="20"/>
        </w:rPr>
        <w:t>/</w:t>
      </w:r>
      <w:r>
        <w:rPr>
          <w:rFonts w:ascii="Verdana" w:eastAsia="宋体" w:hAnsi="Verdana" w:cs="宋体" w:hint="eastAsia"/>
          <w:color w:val="000000"/>
          <w:sz w:val="20"/>
          <w:szCs w:val="20"/>
        </w:rPr>
        <w:t>物流中心，步步</w:t>
      </w:r>
      <w:proofErr w:type="gramStart"/>
      <w:r>
        <w:rPr>
          <w:rFonts w:ascii="Verdana" w:eastAsia="宋体" w:hAnsi="Verdana" w:cs="宋体" w:hint="eastAsia"/>
          <w:color w:val="000000"/>
          <w:sz w:val="20"/>
          <w:szCs w:val="20"/>
        </w:rPr>
        <w:t>高需要</w:t>
      </w:r>
      <w:proofErr w:type="gramEnd"/>
      <w:r>
        <w:rPr>
          <w:rFonts w:ascii="Verdana" w:eastAsia="宋体" w:hAnsi="Verdana" w:cs="宋体" w:hint="eastAsia"/>
          <w:color w:val="000000"/>
          <w:sz w:val="20"/>
          <w:szCs w:val="20"/>
        </w:rPr>
        <w:t>在这个表格内插入这个新的门店</w:t>
      </w:r>
      <w:r>
        <w:rPr>
          <w:rFonts w:ascii="Verdana" w:eastAsia="宋体" w:hAnsi="Verdana" w:cs="Verdana"/>
          <w:color w:val="000000"/>
          <w:sz w:val="20"/>
          <w:szCs w:val="20"/>
        </w:rPr>
        <w:t>/</w:t>
      </w:r>
      <w:r>
        <w:rPr>
          <w:rFonts w:ascii="Verdana" w:eastAsia="宋体" w:hAnsi="Verdana" w:cs="宋体" w:hint="eastAsia"/>
          <w:color w:val="000000"/>
          <w:sz w:val="20"/>
          <w:szCs w:val="20"/>
        </w:rPr>
        <w:t>物流中心以及其相应的开始日期、名称和城市、区域、业态的</w:t>
      </w:r>
      <w:r>
        <w:rPr>
          <w:rFonts w:ascii="Verdana" w:eastAsia="宋体" w:hAnsi="Verdana" w:cs="Verdana"/>
          <w:color w:val="000000"/>
          <w:sz w:val="20"/>
          <w:szCs w:val="20"/>
        </w:rPr>
        <w:t>ID</w:t>
      </w:r>
      <w:r>
        <w:rPr>
          <w:rFonts w:ascii="Verdana" w:eastAsia="宋体" w:hAnsi="Verdana" w:cs="宋体" w:hint="eastAsia"/>
          <w:color w:val="000000"/>
          <w:sz w:val="20"/>
          <w:szCs w:val="20"/>
        </w:rPr>
        <w:t>，步步高将需要在此表格内更新相关</w:t>
      </w:r>
      <w:r>
        <w:rPr>
          <w:rFonts w:ascii="Verdana" w:eastAsia="宋体" w:hAnsi="Verdana" w:cs="Verdana"/>
          <w:color w:val="000000"/>
          <w:sz w:val="20"/>
          <w:szCs w:val="20"/>
        </w:rPr>
        <w:t>ID</w:t>
      </w:r>
      <w:r>
        <w:rPr>
          <w:rFonts w:ascii="Verdana" w:eastAsia="宋体" w:hAnsi="Verdana" w:cs="宋体" w:hint="eastAsia"/>
          <w:color w:val="000000"/>
          <w:sz w:val="20"/>
          <w:szCs w:val="20"/>
        </w:rPr>
        <w:t>以确保体现准确值及实际值。</w:t>
      </w:r>
    </w:p>
    <w:tbl>
      <w:tblPr>
        <w:tblW w:w="0" w:type="auto"/>
        <w:tblInd w:w="2" w:type="dxa"/>
        <w:tblBorders>
          <w:top w:val="single" w:sz="2" w:space="0" w:color="C0C0C0"/>
          <w:left w:val="single" w:sz="2" w:space="0" w:color="C0C0C0"/>
          <w:bottom w:val="single" w:sz="2" w:space="0" w:color="C0C0C0"/>
        </w:tblBorders>
        <w:tblLayout w:type="fixed"/>
        <w:tblCellMar>
          <w:left w:w="10" w:type="dxa"/>
          <w:right w:w="10" w:type="dxa"/>
        </w:tblCellMar>
        <w:tblLook w:val="0000" w:firstRow="0" w:lastRow="0" w:firstColumn="0" w:lastColumn="0" w:noHBand="0" w:noVBand="0"/>
      </w:tblPr>
      <w:tblGrid>
        <w:gridCol w:w="2332"/>
        <w:gridCol w:w="2523"/>
        <w:gridCol w:w="5113"/>
      </w:tblGrid>
      <w:tr w:rsidR="000D7A2B">
        <w:tc>
          <w:tcPr>
            <w:tcW w:w="2332" w:type="dxa"/>
            <w:tcBorders>
              <w:top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523" w:type="dxa"/>
            <w:tcBorders>
              <w:top w:val="single" w:sz="2" w:space="0" w:color="C0C0C0"/>
              <w:left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113" w:type="dxa"/>
            <w:tcBorders>
              <w:top w:val="single" w:sz="2" w:space="0" w:color="C0C0C0"/>
              <w:left w:val="single" w:sz="2" w:space="0" w:color="C0C0C0"/>
              <w:bottom w:val="single" w:sz="2" w:space="0" w:color="C0C0C0"/>
              <w:right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2332"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outlet_id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252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11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332"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outlet_type</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w:t>
            </w:r>
            <w:r>
              <w:rPr>
                <w:rFonts w:ascii="Verdana" w:eastAsia="宋体" w:hAnsi="Verdana" w:cs="宋体" w:hint="eastAsia"/>
                <w:sz w:val="18"/>
                <w:szCs w:val="18"/>
              </w:rPr>
              <w:t>类型</w:t>
            </w:r>
          </w:p>
        </w:tc>
        <w:tc>
          <w:tcPr>
            <w:tcW w:w="252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cs="Times New Roman"/>
              </w:rPr>
            </w:pPr>
            <w:r>
              <w:rPr>
                <w:rFonts w:ascii="Verdana" w:hAnsi="Verdana" w:cs="Verdana"/>
                <w:sz w:val="18"/>
                <w:szCs w:val="18"/>
              </w:rPr>
              <w:t>'ST', 'DC'</w:t>
            </w:r>
          </w:p>
        </w:tc>
        <w:tc>
          <w:tcPr>
            <w:tcW w:w="511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ascii="Verdana" w:eastAsia="宋体" w:hAnsi="Verdana" w:cs="Times New Roman"/>
                <w:sz w:val="18"/>
                <w:szCs w:val="18"/>
              </w:rPr>
            </w:pPr>
            <w:r>
              <w:rPr>
                <w:rFonts w:ascii="Verdana" w:hAnsi="Verdana" w:cs="Verdana"/>
                <w:sz w:val="18"/>
                <w:szCs w:val="18"/>
              </w:rPr>
              <w:t>Eg Store 'ST' or Distribution Center 'DC'</w:t>
            </w:r>
          </w:p>
          <w:p w:rsidR="000D7A2B" w:rsidRDefault="000D7A2B" w:rsidP="00AE5372">
            <w:pPr>
              <w:pStyle w:val="TableContents"/>
              <w:suppressLineNumbers w:val="0"/>
              <w:suppressAutoHyphens w:val="0"/>
              <w:spacing w:line="360" w:lineRule="auto"/>
              <w:rPr>
                <w:rFonts w:eastAsia="宋体" w:cs="Times New Roman"/>
              </w:rPr>
            </w:pPr>
            <w:r>
              <w:rPr>
                <w:rFonts w:ascii="Verdana" w:eastAsia="宋体" w:hAnsi="Verdana" w:cs="宋体" w:hint="eastAsia"/>
                <w:sz w:val="18"/>
                <w:szCs w:val="18"/>
              </w:rPr>
              <w:t>如门店“</w:t>
            </w:r>
            <w:r>
              <w:rPr>
                <w:rFonts w:ascii="Verdana" w:eastAsia="宋体" w:hAnsi="Verdana" w:cs="Verdana"/>
                <w:sz w:val="18"/>
                <w:szCs w:val="18"/>
              </w:rPr>
              <w:t>ST</w:t>
            </w:r>
            <w:r>
              <w:rPr>
                <w:rFonts w:ascii="Verdana" w:eastAsia="宋体" w:hAnsi="Verdana" w:cs="宋体" w:hint="eastAsia"/>
                <w:sz w:val="18"/>
                <w:szCs w:val="18"/>
              </w:rPr>
              <w:t>”或者物流中心“</w:t>
            </w:r>
            <w:r>
              <w:rPr>
                <w:rFonts w:ascii="Verdana" w:eastAsia="宋体" w:hAnsi="Verdana" w:cs="Verdana"/>
                <w:sz w:val="18"/>
                <w:szCs w:val="18"/>
              </w:rPr>
              <w:t>DC</w:t>
            </w:r>
            <w:r>
              <w:rPr>
                <w:rFonts w:ascii="Verdana" w:eastAsia="宋体" w:hAnsi="Verdana" w:cs="宋体" w:hint="eastAsia"/>
                <w:sz w:val="18"/>
                <w:szCs w:val="18"/>
              </w:rPr>
              <w:t>”</w:t>
            </w:r>
          </w:p>
        </w:tc>
      </w:tr>
      <w:tr w:rsidR="000D7A2B">
        <w:tc>
          <w:tcPr>
            <w:tcW w:w="2332"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outlet_name_en</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252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511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332"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outlet_name_ch</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252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511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332"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city_id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城市</w:t>
            </w:r>
            <w:r>
              <w:rPr>
                <w:rFonts w:ascii="Verdana" w:eastAsia="宋体" w:hAnsi="Verdana" w:cs="Verdana"/>
                <w:sz w:val="18"/>
                <w:szCs w:val="18"/>
              </w:rPr>
              <w:t>_id</w:t>
            </w:r>
          </w:p>
        </w:tc>
        <w:tc>
          <w:tcPr>
            <w:tcW w:w="252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11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ascii="Verdana" w:eastAsia="宋体" w:hAnsi="Verdana" w:cs="Times New Roman"/>
                <w:sz w:val="18"/>
                <w:szCs w:val="18"/>
              </w:rPr>
            </w:pPr>
            <w:r>
              <w:rPr>
                <w:rFonts w:ascii="Verdana" w:hAnsi="Verdana" w:cs="Verdana"/>
                <w:sz w:val="18"/>
                <w:szCs w:val="18"/>
              </w:rPr>
              <w:t>Id of the City where is located the outlet.</w:t>
            </w:r>
          </w:p>
          <w:p w:rsidR="000D7A2B" w:rsidRDefault="000D7A2B" w:rsidP="00AE5372">
            <w:pPr>
              <w:pStyle w:val="TableContents"/>
              <w:suppressLineNumbers w:val="0"/>
              <w:suppressAutoHyphens w:val="0"/>
              <w:spacing w:line="360" w:lineRule="auto"/>
              <w:rPr>
                <w:rFonts w:eastAsia="宋体" w:cs="Times New Roman"/>
              </w:rPr>
            </w:pPr>
            <w:r>
              <w:rPr>
                <w:rFonts w:ascii="Verdana" w:eastAsia="宋体" w:hAnsi="Verdana" w:cs="宋体" w:hint="eastAsia"/>
                <w:sz w:val="18"/>
                <w:szCs w:val="18"/>
              </w:rPr>
              <w:t>门</w:t>
            </w:r>
            <w:proofErr w:type="gramStart"/>
            <w:r>
              <w:rPr>
                <w:rFonts w:ascii="Verdana" w:eastAsia="宋体" w:hAnsi="Verdana" w:cs="宋体" w:hint="eastAsia"/>
                <w:sz w:val="18"/>
                <w:szCs w:val="18"/>
              </w:rPr>
              <w:t>店所在</w:t>
            </w:r>
            <w:proofErr w:type="gramEnd"/>
            <w:r>
              <w:rPr>
                <w:rFonts w:ascii="Verdana" w:eastAsia="宋体" w:hAnsi="Verdana" w:cs="宋体" w:hint="eastAsia"/>
                <w:sz w:val="18"/>
                <w:szCs w:val="18"/>
              </w:rPr>
              <w:t>城市的</w:t>
            </w:r>
            <w:r>
              <w:rPr>
                <w:rFonts w:ascii="Verdana" w:eastAsia="宋体" w:hAnsi="Verdana" w:cs="Verdana"/>
                <w:sz w:val="18"/>
                <w:szCs w:val="18"/>
              </w:rPr>
              <w:t>ID</w:t>
            </w:r>
          </w:p>
        </w:tc>
      </w:tr>
      <w:tr w:rsidR="000D7A2B">
        <w:tc>
          <w:tcPr>
            <w:tcW w:w="2332"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region_id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区域</w:t>
            </w:r>
            <w:r>
              <w:rPr>
                <w:rFonts w:ascii="Verdana" w:eastAsia="宋体" w:hAnsi="Verdana" w:cs="Verdana"/>
                <w:sz w:val="18"/>
                <w:szCs w:val="18"/>
              </w:rPr>
              <w:t>_id</w:t>
            </w:r>
          </w:p>
        </w:tc>
        <w:tc>
          <w:tcPr>
            <w:tcW w:w="252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11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ascii="Verdana" w:eastAsia="宋体" w:hAnsi="Verdana" w:cs="Times New Roman"/>
                <w:sz w:val="18"/>
                <w:szCs w:val="18"/>
              </w:rPr>
            </w:pPr>
            <w:r>
              <w:rPr>
                <w:rFonts w:ascii="Verdana" w:hAnsi="Verdana" w:cs="Verdana"/>
                <w:sz w:val="18"/>
                <w:szCs w:val="18"/>
              </w:rPr>
              <w:t>Id of the District where is located the outlet.</w:t>
            </w:r>
          </w:p>
          <w:p w:rsidR="000D7A2B" w:rsidRDefault="000D7A2B" w:rsidP="00AE5372">
            <w:pPr>
              <w:pStyle w:val="TableContents"/>
              <w:suppressLineNumbers w:val="0"/>
              <w:suppressAutoHyphens w:val="0"/>
              <w:spacing w:line="360" w:lineRule="auto"/>
              <w:rPr>
                <w:rFonts w:eastAsia="宋体" w:cs="Times New Roman"/>
              </w:rPr>
            </w:pPr>
            <w:r>
              <w:rPr>
                <w:rFonts w:ascii="Verdana" w:eastAsia="宋体" w:hAnsi="Verdana" w:cs="宋体" w:hint="eastAsia"/>
                <w:sz w:val="18"/>
                <w:szCs w:val="18"/>
              </w:rPr>
              <w:t>门</w:t>
            </w:r>
            <w:proofErr w:type="gramStart"/>
            <w:r>
              <w:rPr>
                <w:rFonts w:ascii="Verdana" w:eastAsia="宋体" w:hAnsi="Verdana" w:cs="宋体" w:hint="eastAsia"/>
                <w:sz w:val="18"/>
                <w:szCs w:val="18"/>
              </w:rPr>
              <w:t>店所在</w:t>
            </w:r>
            <w:proofErr w:type="gramEnd"/>
            <w:r>
              <w:rPr>
                <w:rFonts w:ascii="Verdana" w:eastAsia="宋体" w:hAnsi="Verdana" w:cs="宋体" w:hint="eastAsia"/>
                <w:sz w:val="18"/>
                <w:szCs w:val="18"/>
              </w:rPr>
              <w:t>区域的</w:t>
            </w:r>
            <w:r>
              <w:rPr>
                <w:rFonts w:ascii="Verdana" w:eastAsia="宋体" w:hAnsi="Verdana" w:cs="Verdana"/>
                <w:sz w:val="18"/>
                <w:szCs w:val="18"/>
              </w:rPr>
              <w:t>ID</w:t>
            </w:r>
          </w:p>
        </w:tc>
      </w:tr>
      <w:tr w:rsidR="000D7A2B">
        <w:tc>
          <w:tcPr>
            <w:tcW w:w="2332"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format_id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业态</w:t>
            </w:r>
            <w:r>
              <w:rPr>
                <w:rFonts w:ascii="Verdana" w:eastAsia="宋体" w:hAnsi="Verdana" w:cs="Verdana"/>
                <w:sz w:val="18"/>
                <w:szCs w:val="18"/>
              </w:rPr>
              <w:t>_id</w:t>
            </w:r>
          </w:p>
        </w:tc>
        <w:tc>
          <w:tcPr>
            <w:tcW w:w="252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11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ascii="Verdana" w:eastAsia="宋体" w:hAnsi="Verdana" w:cs="Times New Roman"/>
                <w:sz w:val="18"/>
                <w:szCs w:val="18"/>
              </w:rPr>
            </w:pPr>
            <w:r>
              <w:rPr>
                <w:rFonts w:ascii="Verdana" w:hAnsi="Verdana" w:cs="Verdana"/>
                <w:sz w:val="18"/>
                <w:szCs w:val="18"/>
              </w:rPr>
              <w:t>Id of the Format that the outlet belongs.</w:t>
            </w:r>
          </w:p>
          <w:p w:rsidR="000D7A2B" w:rsidRDefault="000D7A2B" w:rsidP="00AE5372">
            <w:pPr>
              <w:pStyle w:val="TableContents"/>
              <w:suppressLineNumbers w:val="0"/>
              <w:suppressAutoHyphens w:val="0"/>
              <w:spacing w:line="360" w:lineRule="auto"/>
              <w:rPr>
                <w:rFonts w:eastAsia="宋体" w:cs="Times New Roman"/>
              </w:rPr>
            </w:pPr>
            <w:r>
              <w:rPr>
                <w:rFonts w:ascii="Verdana" w:eastAsia="宋体" w:hAnsi="Verdana" w:cs="宋体" w:hint="eastAsia"/>
                <w:sz w:val="18"/>
                <w:szCs w:val="18"/>
              </w:rPr>
              <w:t>门店</w:t>
            </w:r>
            <w:proofErr w:type="gramStart"/>
            <w:r>
              <w:rPr>
                <w:rFonts w:ascii="Verdana" w:eastAsia="宋体" w:hAnsi="Verdana" w:cs="宋体" w:hint="eastAsia"/>
                <w:sz w:val="18"/>
                <w:szCs w:val="18"/>
              </w:rPr>
              <w:t>所属业</w:t>
            </w:r>
            <w:proofErr w:type="gramEnd"/>
            <w:r>
              <w:rPr>
                <w:rFonts w:ascii="Verdana" w:eastAsia="宋体" w:hAnsi="Verdana" w:cs="宋体" w:hint="eastAsia"/>
                <w:sz w:val="18"/>
                <w:szCs w:val="18"/>
              </w:rPr>
              <w:t>态的</w:t>
            </w:r>
            <w:r>
              <w:rPr>
                <w:rFonts w:ascii="Verdana" w:eastAsia="宋体" w:hAnsi="Verdana" w:cs="Verdana"/>
                <w:sz w:val="18"/>
                <w:szCs w:val="18"/>
              </w:rPr>
              <w:t>ID</w:t>
            </w:r>
          </w:p>
        </w:tc>
      </w:tr>
      <w:tr w:rsidR="000D7A2B">
        <w:tc>
          <w:tcPr>
            <w:tcW w:w="2332"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outlet_opening_date</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w:t>
            </w:r>
            <w:r>
              <w:rPr>
                <w:rFonts w:ascii="Verdana" w:eastAsia="宋体" w:hAnsi="Verdana" w:cs="宋体" w:hint="eastAsia"/>
                <w:sz w:val="18"/>
                <w:szCs w:val="18"/>
              </w:rPr>
              <w:t>开始</w:t>
            </w:r>
            <w:r>
              <w:rPr>
                <w:rFonts w:ascii="Verdana" w:eastAsia="宋体" w:hAnsi="Verdana" w:cs="Verdana"/>
                <w:sz w:val="18"/>
                <w:szCs w:val="18"/>
              </w:rPr>
              <w:t>_</w:t>
            </w:r>
            <w:r>
              <w:rPr>
                <w:rFonts w:ascii="Verdana" w:eastAsia="宋体" w:hAnsi="Verdana" w:cs="宋体" w:hint="eastAsia"/>
                <w:sz w:val="18"/>
                <w:szCs w:val="18"/>
              </w:rPr>
              <w:t>日期</w:t>
            </w:r>
          </w:p>
        </w:tc>
        <w:tc>
          <w:tcPr>
            <w:tcW w:w="252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Date</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日期</w:t>
            </w:r>
          </w:p>
        </w:tc>
        <w:tc>
          <w:tcPr>
            <w:tcW w:w="511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color w:val="000000"/>
                <w:sz w:val="18"/>
                <w:szCs w:val="18"/>
              </w:rPr>
              <w:t xml:space="preserve">Opening date is when outlet starts trading. </w:t>
            </w:r>
            <w:r>
              <w:rPr>
                <w:rFonts w:ascii="Verdana" w:hAnsi="Verdana" w:cs="Verdana"/>
                <w:sz w:val="18"/>
                <w:szCs w:val="18"/>
              </w:rPr>
              <w:t>This is a mandatory field, always needs to be provided.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lastRenderedPageBreak/>
              <w:t>开始日期是当门店开始营业的日期。这是一个强制性的字段，永远都需要提供。</w:t>
            </w:r>
          </w:p>
        </w:tc>
      </w:tr>
      <w:tr w:rsidR="000D7A2B">
        <w:tc>
          <w:tcPr>
            <w:tcW w:w="2332"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lastRenderedPageBreak/>
              <w:t>outlet_closed_date</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w:t>
            </w:r>
            <w:r>
              <w:rPr>
                <w:rFonts w:ascii="Verdana" w:eastAsia="宋体" w:hAnsi="Verdana" w:cs="宋体" w:hint="eastAsia"/>
                <w:sz w:val="18"/>
                <w:szCs w:val="18"/>
              </w:rPr>
              <w:t>结束</w:t>
            </w:r>
            <w:r>
              <w:rPr>
                <w:rFonts w:ascii="Verdana" w:eastAsia="宋体" w:hAnsi="Verdana" w:cs="Verdana"/>
                <w:sz w:val="18"/>
                <w:szCs w:val="18"/>
              </w:rPr>
              <w:t>_</w:t>
            </w:r>
            <w:r>
              <w:rPr>
                <w:rFonts w:ascii="Verdana" w:eastAsia="宋体" w:hAnsi="Verdana" w:cs="宋体" w:hint="eastAsia"/>
                <w:sz w:val="18"/>
                <w:szCs w:val="18"/>
              </w:rPr>
              <w:t>日期</w:t>
            </w:r>
          </w:p>
        </w:tc>
        <w:tc>
          <w:tcPr>
            <w:tcW w:w="252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Date</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日期</w:t>
            </w:r>
          </w:p>
        </w:tc>
        <w:tc>
          <w:tcPr>
            <w:tcW w:w="511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bl>
    <w:p w:rsidR="000D7A2B" w:rsidRDefault="000D7A2B" w:rsidP="00651083">
      <w:pPr>
        <w:suppressAutoHyphens w:val="0"/>
        <w:spacing w:line="200" w:lineRule="atLeast"/>
        <w:rPr>
          <w:rFonts w:cs="Times New Roman"/>
        </w:rPr>
      </w:pPr>
    </w:p>
    <w:p w:rsidR="000D7A2B" w:rsidRDefault="000D7A2B" w:rsidP="00651083">
      <w:pPr>
        <w:suppressAutoHyphens w:val="0"/>
        <w:spacing w:line="200" w:lineRule="atLeast"/>
        <w:rPr>
          <w:rFonts w:cs="Times New Roman"/>
        </w:rPr>
      </w:pPr>
    </w:p>
    <w:p w:rsidR="000D7A2B"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879" w:name="_Toc231271054"/>
      <w:bookmarkStart w:id="880" w:name="_Toc238874669"/>
      <w:bookmarkStart w:id="881" w:name="_Toc369255771"/>
      <w:r w:rsidRPr="008B65ED">
        <w:rPr>
          <w:rFonts w:ascii="Litera Serial" w:hAnsi="Litera Serial" w:cs="Litera Serial"/>
          <w:b w:val="0"/>
          <w:bCs w:val="0"/>
          <w:caps/>
          <w:color w:val="808080"/>
          <w:sz w:val="24"/>
          <w:szCs w:val="24"/>
        </w:rPr>
        <w:t xml:space="preserve">master_account_code </w:t>
      </w:r>
      <w:proofErr w:type="gramStart"/>
      <w:r w:rsidRPr="008B65ED">
        <w:rPr>
          <w:rFonts w:ascii="Litera Serial" w:hAnsi="Litera Serial" w:cs="宋体" w:hint="eastAsia"/>
          <w:b w:val="0"/>
          <w:bCs w:val="0"/>
          <w:caps/>
          <w:color w:val="808080"/>
          <w:sz w:val="24"/>
          <w:szCs w:val="24"/>
        </w:rPr>
        <w:t>主数据</w:t>
      </w:r>
      <w:proofErr w:type="gramEnd"/>
      <w:r w:rsidRPr="008B65ED">
        <w:rPr>
          <w:rFonts w:ascii="Litera Serial" w:hAnsi="Litera Serial" w:cs="Litera Serial"/>
          <w:b w:val="0"/>
          <w:bCs w:val="0"/>
          <w:caps/>
          <w:color w:val="808080"/>
          <w:sz w:val="24"/>
          <w:szCs w:val="24"/>
        </w:rPr>
        <w:t>_</w:t>
      </w:r>
      <w:r w:rsidRPr="008B65ED">
        <w:rPr>
          <w:rFonts w:ascii="Litera Serial" w:hAnsi="Litera Serial" w:cs="宋体" w:hint="eastAsia"/>
          <w:b w:val="0"/>
          <w:bCs w:val="0"/>
          <w:caps/>
          <w:color w:val="808080"/>
          <w:sz w:val="24"/>
          <w:szCs w:val="24"/>
        </w:rPr>
        <w:t>会计</w:t>
      </w:r>
      <w:r w:rsidRPr="008B65ED">
        <w:rPr>
          <w:rFonts w:ascii="Litera Serial" w:hAnsi="Litera Serial" w:cs="Litera Serial"/>
          <w:b w:val="0"/>
          <w:bCs w:val="0"/>
          <w:caps/>
          <w:color w:val="808080"/>
          <w:sz w:val="24"/>
          <w:szCs w:val="24"/>
        </w:rPr>
        <w:t>_</w:t>
      </w:r>
      <w:r w:rsidRPr="008B65ED">
        <w:rPr>
          <w:rFonts w:ascii="Litera Serial" w:hAnsi="Litera Serial" w:cs="宋体" w:hint="eastAsia"/>
          <w:b w:val="0"/>
          <w:bCs w:val="0"/>
          <w:caps/>
          <w:color w:val="808080"/>
          <w:sz w:val="24"/>
          <w:szCs w:val="24"/>
        </w:rPr>
        <w:t>科目</w:t>
      </w:r>
      <w:bookmarkEnd w:id="879"/>
      <w:bookmarkEnd w:id="880"/>
      <w:bookmarkEnd w:id="881"/>
    </w:p>
    <w:p w:rsidR="000D7A2B" w:rsidRPr="00C66070" w:rsidRDefault="000D7A2B" w:rsidP="008B65ED">
      <w:pPr>
        <w:pStyle w:val="Textbody"/>
        <w:rPr>
          <w:rFonts w:cs="Times New Roman"/>
        </w:rPr>
      </w:pPr>
    </w:p>
    <w:p w:rsidR="000D7A2B" w:rsidRPr="00D86EF1" w:rsidRDefault="000D7A2B" w:rsidP="00651083">
      <w:pPr>
        <w:pStyle w:val="Textbody"/>
        <w:suppressAutoHyphens w:val="0"/>
        <w:rPr>
          <w:rFonts w:ascii="Verdana" w:hAnsi="Verdana" w:cs="Verdana"/>
          <w:sz w:val="20"/>
          <w:szCs w:val="20"/>
        </w:rPr>
      </w:pPr>
      <w:r w:rsidRPr="00D86EF1">
        <w:rPr>
          <w:rFonts w:ascii="Verdana" w:hAnsi="Verdana" w:cs="Verdana"/>
          <w:sz w:val="20"/>
          <w:szCs w:val="20"/>
        </w:rPr>
        <w:t xml:space="preserve">This table will store all the master data regarding the existing </w:t>
      </w:r>
      <w:r>
        <w:rPr>
          <w:rFonts w:ascii="Verdana" w:eastAsia="宋体" w:hAnsi="Verdana" w:cs="Verdana"/>
          <w:sz w:val="20"/>
          <w:szCs w:val="20"/>
        </w:rPr>
        <w:t>BBG</w:t>
      </w:r>
      <w:r w:rsidRPr="00D86EF1">
        <w:rPr>
          <w:rFonts w:ascii="Verdana" w:hAnsi="Verdana" w:cs="Verdana"/>
          <w:sz w:val="20"/>
          <w:szCs w:val="20"/>
        </w:rPr>
        <w:t xml:space="preserve"> finance code of accounts.</w:t>
      </w:r>
    </w:p>
    <w:p w:rsidR="000D7A2B" w:rsidRDefault="000D7A2B" w:rsidP="00651083">
      <w:pPr>
        <w:pStyle w:val="Textbody"/>
        <w:suppressAutoHyphens w:val="0"/>
        <w:rPr>
          <w:ins w:id="882" w:author="Unknown" w:date="2013-09-10T13:43:00Z"/>
          <w:rFonts w:ascii="Verdana" w:eastAsia="宋体" w:hAnsi="Verdana" w:cs="Times New Roman"/>
          <w:color w:val="000000"/>
          <w:sz w:val="20"/>
          <w:szCs w:val="20"/>
        </w:rPr>
      </w:pPr>
      <w:r>
        <w:rPr>
          <w:rFonts w:ascii="Verdana" w:eastAsia="宋体" w:hAnsi="Verdana" w:cs="宋体" w:hint="eastAsia"/>
          <w:color w:val="000000"/>
          <w:sz w:val="20"/>
          <w:szCs w:val="20"/>
        </w:rPr>
        <w:t>此表将储存所有步步高已有的财务会计科目方面的主数据</w:t>
      </w:r>
    </w:p>
    <w:p w:rsidR="000D7A2B" w:rsidRDefault="000D7A2B" w:rsidP="00651083">
      <w:pPr>
        <w:pStyle w:val="Textbody"/>
        <w:suppressAutoHyphens w:val="0"/>
        <w:rPr>
          <w:rFonts w:eastAsia="宋体" w:cs="Times New Roman"/>
        </w:rPr>
      </w:pPr>
      <w:ins w:id="883" w:author="Unknown" w:date="2013-09-10T13:43:00Z">
        <w:r>
          <w:rPr>
            <w:rFonts w:ascii="Verdana" w:eastAsia="宋体" w:hAnsi="Verdana" w:cs="宋体" w:hint="eastAsia"/>
            <w:color w:val="000000"/>
            <w:sz w:val="20"/>
            <w:szCs w:val="20"/>
          </w:rPr>
          <w:t>科目信息需要从</w:t>
        </w:r>
        <w:r>
          <w:rPr>
            <w:rFonts w:ascii="Verdana" w:eastAsia="宋体" w:hAnsi="Verdana" w:cs="Verdana"/>
            <w:color w:val="000000"/>
            <w:sz w:val="20"/>
            <w:szCs w:val="20"/>
          </w:rPr>
          <w:t>EBS</w:t>
        </w:r>
        <w:r>
          <w:rPr>
            <w:rFonts w:ascii="Verdana" w:eastAsia="宋体" w:hAnsi="Verdana" w:cs="宋体" w:hint="eastAsia"/>
            <w:color w:val="000000"/>
            <w:sz w:val="20"/>
            <w:szCs w:val="20"/>
          </w:rPr>
          <w:t>系统中取值，目前该系统由财务组管理，需要与财务组确认该数据是否存在？另外取值的要求与完成时间</w:t>
        </w:r>
      </w:ins>
      <w:ins w:id="884" w:author="Unknown" w:date="2013-09-22T10:44:00Z">
        <w:r>
          <w:rPr>
            <w:rFonts w:ascii="Verdana" w:eastAsia="宋体" w:hAnsi="Verdana" w:cs="Times New Roman"/>
            <w:color w:val="000000"/>
            <w:sz w:val="20"/>
            <w:szCs w:val="20"/>
          </w:rPr>
          <w:br/>
        </w:r>
        <w:r>
          <w:rPr>
            <w:rFonts w:ascii="Verdana" w:eastAsia="宋体" w:hAnsi="Verdana" w:cs="Verdana"/>
            <w:color w:val="000000"/>
            <w:sz w:val="20"/>
            <w:szCs w:val="20"/>
          </w:rPr>
          <w:t>account code information is in EBS system which is now being managed by finance team</w:t>
        </w:r>
      </w:ins>
    </w:p>
    <w:tbl>
      <w:tblPr>
        <w:tblW w:w="0" w:type="auto"/>
        <w:tblInd w:w="2" w:type="dxa"/>
        <w:tblBorders>
          <w:top w:val="single" w:sz="2" w:space="0" w:color="C0C0C0"/>
          <w:left w:val="single" w:sz="2" w:space="0" w:color="C0C0C0"/>
          <w:bottom w:val="single" w:sz="2" w:space="0" w:color="C0C0C0"/>
        </w:tblBorders>
        <w:tblLayout w:type="fixed"/>
        <w:tblCellMar>
          <w:left w:w="10" w:type="dxa"/>
          <w:right w:w="10" w:type="dxa"/>
        </w:tblCellMar>
        <w:tblLook w:val="0000" w:firstRow="0" w:lastRow="0" w:firstColumn="0" w:lastColumn="0" w:noHBand="0" w:noVBand="0"/>
      </w:tblPr>
      <w:tblGrid>
        <w:gridCol w:w="2809"/>
        <w:gridCol w:w="2509"/>
        <w:gridCol w:w="4650"/>
      </w:tblGrid>
      <w:tr w:rsidR="000D7A2B">
        <w:trPr>
          <w:cantSplit/>
          <w:tblHeader/>
        </w:trPr>
        <w:tc>
          <w:tcPr>
            <w:tcW w:w="2809" w:type="dxa"/>
            <w:tcBorders>
              <w:top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509" w:type="dxa"/>
            <w:tcBorders>
              <w:top w:val="single" w:sz="2" w:space="0" w:color="C0C0C0"/>
              <w:left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4650" w:type="dxa"/>
            <w:tcBorders>
              <w:top w:val="single" w:sz="2" w:space="0" w:color="C0C0C0"/>
              <w:left w:val="single" w:sz="2" w:space="0" w:color="C0C0C0"/>
              <w:bottom w:val="single" w:sz="2" w:space="0" w:color="C0C0C0"/>
              <w:right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Pr>
        <w:tc>
          <w:tcPr>
            <w:tcW w:w="2809"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account_id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科目</w:t>
            </w:r>
            <w:r>
              <w:rPr>
                <w:rFonts w:ascii="Verdana" w:eastAsia="宋体" w:hAnsi="Verdana" w:cs="Verdana"/>
                <w:sz w:val="18"/>
                <w:szCs w:val="18"/>
              </w:rPr>
              <w:t>_id</w:t>
            </w:r>
          </w:p>
        </w:tc>
        <w:tc>
          <w:tcPr>
            <w:tcW w:w="2509"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465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cs="Times New Roman"/>
              </w:rPr>
            </w:pPr>
          </w:p>
        </w:tc>
      </w:tr>
      <w:tr w:rsidR="000D7A2B">
        <w:trPr>
          <w:cantSplit/>
        </w:trPr>
        <w:tc>
          <w:tcPr>
            <w:tcW w:w="2809"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account_name_en</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科目</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2509"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465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cs="Times New Roman"/>
              </w:rPr>
            </w:pPr>
          </w:p>
        </w:tc>
      </w:tr>
      <w:tr w:rsidR="000D7A2B">
        <w:trPr>
          <w:cantSplit/>
          <w:trHeight w:val="301"/>
        </w:trPr>
        <w:tc>
          <w:tcPr>
            <w:tcW w:w="2809"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account_name_ch</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科目</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2509"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465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cs="Times New Roman"/>
              </w:rPr>
            </w:pPr>
          </w:p>
        </w:tc>
      </w:tr>
      <w:tr w:rsidR="000D7A2B">
        <w:trPr>
          <w:cantSplit/>
          <w:trHeight w:val="301"/>
        </w:trPr>
        <w:tc>
          <w:tcPr>
            <w:tcW w:w="2809"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Index</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索引</w:t>
            </w:r>
          </w:p>
        </w:tc>
        <w:tc>
          <w:tcPr>
            <w:tcW w:w="2509"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 xml:space="preserve">Numeric without decimals </w:t>
            </w:r>
          </w:p>
          <w:p w:rsidR="000D7A2B" w:rsidRDefault="000D7A2B" w:rsidP="00AE5372">
            <w:pPr>
              <w:pStyle w:val="TableContents"/>
              <w:suppressLineNumbers w:val="0"/>
              <w:suppressAutoHyphens w:val="0"/>
              <w:spacing w:line="200" w:lineRule="atLeast"/>
              <w:rPr>
                <w:rFonts w:eastAsia="宋体" w:cs="Times New Roman"/>
              </w:rPr>
            </w:pPr>
            <w:bookmarkStart w:id="885" w:name="OLE_LINK2"/>
            <w:bookmarkStart w:id="886" w:name="OLE_LINK3"/>
            <w:r>
              <w:rPr>
                <w:rFonts w:ascii="Verdana" w:eastAsia="宋体" w:hAnsi="Verdana" w:cs="宋体" w:hint="eastAsia"/>
                <w:sz w:val="18"/>
                <w:szCs w:val="18"/>
              </w:rPr>
              <w:t>不含小数数值</w:t>
            </w:r>
            <w:bookmarkEnd w:id="885"/>
            <w:bookmarkEnd w:id="886"/>
          </w:p>
        </w:tc>
        <w:tc>
          <w:tcPr>
            <w:tcW w:w="465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Indicates the sign of the account code, it can be (1) or (-1)</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指示会计科目的符号，可以为（</w:t>
            </w:r>
            <w:r>
              <w:rPr>
                <w:rFonts w:ascii="Verdana" w:eastAsia="宋体" w:hAnsi="Verdana" w:cs="Verdana"/>
                <w:sz w:val="18"/>
                <w:szCs w:val="18"/>
              </w:rPr>
              <w:t>1</w:t>
            </w:r>
            <w:r>
              <w:rPr>
                <w:rFonts w:ascii="Verdana" w:eastAsia="宋体" w:hAnsi="Verdana" w:cs="宋体" w:hint="eastAsia"/>
                <w:sz w:val="18"/>
                <w:szCs w:val="18"/>
              </w:rPr>
              <w:t>）或（</w:t>
            </w:r>
            <w:r>
              <w:rPr>
                <w:rFonts w:ascii="Verdana" w:eastAsia="宋体" w:hAnsi="Verdana" w:cs="Verdana"/>
                <w:sz w:val="18"/>
                <w:szCs w:val="18"/>
              </w:rPr>
              <w:t>-1</w:t>
            </w:r>
            <w:r>
              <w:rPr>
                <w:rFonts w:ascii="Verdana" w:eastAsia="宋体" w:hAnsi="Verdana" w:cs="宋体" w:hint="eastAsia"/>
                <w:sz w:val="18"/>
                <w:szCs w:val="18"/>
              </w:rPr>
              <w:t>）</w:t>
            </w:r>
          </w:p>
        </w:tc>
      </w:tr>
      <w:tr w:rsidR="000D7A2B">
        <w:trPr>
          <w:cantSplit/>
          <w:trHeight w:val="301"/>
        </w:trPr>
        <w:tc>
          <w:tcPr>
            <w:tcW w:w="2809"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account_group</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科目</w:t>
            </w:r>
            <w:r>
              <w:rPr>
                <w:rFonts w:ascii="Verdana" w:eastAsia="宋体" w:hAnsi="Verdana" w:cs="Verdana"/>
                <w:sz w:val="18"/>
                <w:szCs w:val="18"/>
              </w:rPr>
              <w:t>_</w:t>
            </w:r>
            <w:r>
              <w:rPr>
                <w:rFonts w:ascii="Verdana" w:eastAsia="宋体" w:hAnsi="Verdana" w:cs="宋体" w:hint="eastAsia"/>
                <w:sz w:val="18"/>
                <w:szCs w:val="18"/>
              </w:rPr>
              <w:t>组群</w:t>
            </w:r>
          </w:p>
        </w:tc>
        <w:tc>
          <w:tcPr>
            <w:tcW w:w="2509"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 xml:space="preserve">Numeric without decimals </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不含小数数值</w:t>
            </w:r>
          </w:p>
        </w:tc>
        <w:tc>
          <w:tcPr>
            <w:tcW w:w="465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It indicates if the account code is part of expenses, sales, balance sheet or other group of account codes.</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指示会计科目的所在组群，是否是费用、销售、资产负债表或其他会计科目组的一部分</w:t>
            </w:r>
          </w:p>
        </w:tc>
      </w:tr>
      <w:tr w:rsidR="000D7A2B">
        <w:trPr>
          <w:cantSplit/>
          <w:trHeight w:val="301"/>
        </w:trPr>
        <w:tc>
          <w:tcPr>
            <w:tcW w:w="2809"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account_group_name_en</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科目</w:t>
            </w:r>
            <w:r>
              <w:rPr>
                <w:rFonts w:ascii="Verdana" w:eastAsia="宋体" w:hAnsi="Verdana" w:cs="Verdana"/>
                <w:sz w:val="18"/>
                <w:szCs w:val="18"/>
              </w:rPr>
              <w:t>_</w:t>
            </w:r>
            <w:r>
              <w:rPr>
                <w:rFonts w:ascii="Verdana" w:eastAsia="宋体" w:hAnsi="Verdana" w:cs="宋体" w:hint="eastAsia"/>
                <w:sz w:val="18"/>
                <w:szCs w:val="18"/>
              </w:rPr>
              <w:t>组群</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2509"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465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cs="Times New Roman"/>
              </w:rPr>
            </w:pPr>
          </w:p>
        </w:tc>
      </w:tr>
      <w:tr w:rsidR="000D7A2B">
        <w:trPr>
          <w:cantSplit/>
          <w:trHeight w:val="301"/>
        </w:trPr>
        <w:tc>
          <w:tcPr>
            <w:tcW w:w="2809"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account_group_name_ch</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科目</w:t>
            </w:r>
            <w:r>
              <w:rPr>
                <w:rFonts w:ascii="Verdana" w:eastAsia="宋体" w:hAnsi="Verdana" w:cs="Verdana"/>
                <w:sz w:val="18"/>
                <w:szCs w:val="18"/>
              </w:rPr>
              <w:t>_</w:t>
            </w:r>
            <w:r>
              <w:rPr>
                <w:rFonts w:ascii="Verdana" w:eastAsia="宋体" w:hAnsi="Verdana" w:cs="宋体" w:hint="eastAsia"/>
                <w:sz w:val="18"/>
                <w:szCs w:val="18"/>
              </w:rPr>
              <w:t>组群</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2509"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465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cs="Times New Roman"/>
              </w:rPr>
            </w:pPr>
          </w:p>
        </w:tc>
      </w:tr>
    </w:tbl>
    <w:p w:rsidR="000D7A2B" w:rsidRDefault="000D7A2B" w:rsidP="008B65ED">
      <w:pPr>
        <w:pStyle w:val="2"/>
        <w:keepNext w:val="0"/>
        <w:numPr>
          <w:ilvl w:val="0"/>
          <w:numId w:val="0"/>
        </w:numPr>
        <w:tabs>
          <w:tab w:val="left" w:pos="576"/>
        </w:tabs>
        <w:suppressAutoHyphens w:val="0"/>
        <w:spacing w:before="0" w:after="0"/>
        <w:ind w:left="360"/>
        <w:rPr>
          <w:rFonts w:cs="Times New Roman"/>
        </w:rPr>
      </w:pPr>
    </w:p>
    <w:p w:rsidR="000D7A2B"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887" w:name="_Toc231271055"/>
      <w:bookmarkStart w:id="888" w:name="_Toc238874670"/>
      <w:bookmarkStart w:id="889" w:name="_Toc369255772"/>
      <w:r w:rsidRPr="008B65ED">
        <w:rPr>
          <w:rFonts w:ascii="Litera Serial" w:hAnsi="Litera Serial" w:cs="Litera Serial"/>
          <w:b w:val="0"/>
          <w:bCs w:val="0"/>
          <w:caps/>
          <w:color w:val="808080"/>
          <w:sz w:val="24"/>
          <w:szCs w:val="24"/>
        </w:rPr>
        <w:t xml:space="preserve">master_job_DESCRIPTION </w:t>
      </w:r>
      <w:proofErr w:type="gramStart"/>
      <w:r w:rsidRPr="008B65ED">
        <w:rPr>
          <w:rFonts w:ascii="Litera Serial" w:hAnsi="Litera Serial" w:cs="宋体" w:hint="eastAsia"/>
          <w:b w:val="0"/>
          <w:bCs w:val="0"/>
          <w:caps/>
          <w:color w:val="808080"/>
          <w:sz w:val="24"/>
          <w:szCs w:val="24"/>
        </w:rPr>
        <w:t>主数据</w:t>
      </w:r>
      <w:proofErr w:type="gramEnd"/>
      <w:r w:rsidRPr="008B65ED">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岗位</w:t>
      </w:r>
      <w:r w:rsidRPr="008B65ED">
        <w:rPr>
          <w:rFonts w:ascii="Litera Serial" w:hAnsi="Litera Serial" w:cs="Litera Serial"/>
          <w:b w:val="0"/>
          <w:bCs w:val="0"/>
          <w:caps/>
          <w:color w:val="808080"/>
          <w:sz w:val="24"/>
          <w:szCs w:val="24"/>
        </w:rPr>
        <w:t>_</w:t>
      </w:r>
      <w:r w:rsidRPr="008B65ED">
        <w:rPr>
          <w:rFonts w:ascii="Litera Serial" w:hAnsi="Litera Serial" w:cs="宋体" w:hint="eastAsia"/>
          <w:b w:val="0"/>
          <w:bCs w:val="0"/>
          <w:caps/>
          <w:color w:val="808080"/>
          <w:sz w:val="24"/>
          <w:szCs w:val="24"/>
        </w:rPr>
        <w:t>描述</w:t>
      </w:r>
      <w:bookmarkEnd w:id="887"/>
      <w:bookmarkEnd w:id="888"/>
      <w:bookmarkEnd w:id="889"/>
    </w:p>
    <w:p w:rsidR="000D7A2B" w:rsidRPr="00C66070" w:rsidRDefault="000D7A2B" w:rsidP="008B65ED">
      <w:pPr>
        <w:pStyle w:val="Textbody"/>
        <w:rPr>
          <w:rFonts w:cs="Times New Roman"/>
        </w:rPr>
      </w:pPr>
    </w:p>
    <w:p w:rsidR="000D7A2B" w:rsidRPr="00D86EF1" w:rsidRDefault="000D7A2B" w:rsidP="00651083">
      <w:pPr>
        <w:pStyle w:val="Textbody"/>
        <w:suppressAutoHyphens w:val="0"/>
        <w:rPr>
          <w:rFonts w:ascii="Verdana" w:hAnsi="Verdana" w:cs="Verdana"/>
          <w:sz w:val="20"/>
          <w:szCs w:val="20"/>
        </w:rPr>
      </w:pPr>
      <w:r w:rsidRPr="00D86EF1">
        <w:rPr>
          <w:rFonts w:ascii="Verdana" w:hAnsi="Verdana" w:cs="Verdana"/>
          <w:sz w:val="20"/>
          <w:szCs w:val="20"/>
        </w:rPr>
        <w:t xml:space="preserve">This table will store all the master data regarding the existing type of Job positions in </w:t>
      </w:r>
      <w:r>
        <w:rPr>
          <w:rFonts w:ascii="Verdana" w:eastAsia="宋体" w:hAnsi="Verdana" w:cs="Verdana"/>
          <w:sz w:val="20"/>
          <w:szCs w:val="20"/>
        </w:rPr>
        <w:t>BBG</w:t>
      </w:r>
      <w:r w:rsidRPr="00D86EF1">
        <w:rPr>
          <w:rFonts w:ascii="Verdana" w:hAnsi="Verdana" w:cs="Verdana"/>
          <w:sz w:val="20"/>
          <w:szCs w:val="20"/>
        </w:rPr>
        <w:t xml:space="preserve">. </w:t>
      </w:r>
    </w:p>
    <w:p w:rsidR="000D7A2B" w:rsidRDefault="000D7A2B" w:rsidP="00651083">
      <w:pPr>
        <w:pStyle w:val="Textbody"/>
        <w:suppressAutoHyphens w:val="0"/>
        <w:rPr>
          <w:rFonts w:eastAsia="宋体" w:cs="Times New Roman"/>
        </w:rPr>
      </w:pPr>
      <w:r>
        <w:rPr>
          <w:rFonts w:ascii="Verdana" w:eastAsia="宋体" w:hAnsi="Verdana" w:cs="宋体" w:hint="eastAsia"/>
          <w:color w:val="000000"/>
          <w:sz w:val="20"/>
          <w:szCs w:val="20"/>
        </w:rPr>
        <w:t>此表格将储存所有步步高内已有工作岗位类型的主数据。</w:t>
      </w:r>
    </w:p>
    <w:tbl>
      <w:tblPr>
        <w:tblW w:w="0" w:type="auto"/>
        <w:tblInd w:w="2" w:type="dxa"/>
        <w:tblBorders>
          <w:top w:val="single" w:sz="2" w:space="0" w:color="C0C0C0"/>
          <w:left w:val="single" w:sz="2" w:space="0" w:color="C0C0C0"/>
          <w:bottom w:val="single" w:sz="2" w:space="0" w:color="C0C0C0"/>
        </w:tblBorders>
        <w:tblLayout w:type="fixed"/>
        <w:tblCellMar>
          <w:left w:w="10" w:type="dxa"/>
          <w:right w:w="10" w:type="dxa"/>
        </w:tblCellMar>
        <w:tblLook w:val="0000" w:firstRow="0" w:lastRow="0" w:firstColumn="0" w:lastColumn="0" w:noHBand="0" w:noVBand="0"/>
      </w:tblPr>
      <w:tblGrid>
        <w:gridCol w:w="2932"/>
        <w:gridCol w:w="2263"/>
        <w:gridCol w:w="4760"/>
      </w:tblGrid>
      <w:tr w:rsidR="000D7A2B">
        <w:tc>
          <w:tcPr>
            <w:tcW w:w="2932" w:type="dxa"/>
            <w:tcBorders>
              <w:top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bookmarkStart w:id="890" w:name="_Hlk355253025"/>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263" w:type="dxa"/>
            <w:tcBorders>
              <w:top w:val="single" w:sz="2" w:space="0" w:color="C0C0C0"/>
              <w:left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4760" w:type="dxa"/>
            <w:tcBorders>
              <w:top w:val="single" w:sz="2" w:space="0" w:color="C0C0C0"/>
              <w:left w:val="single" w:sz="2" w:space="0" w:color="C0C0C0"/>
              <w:bottom w:val="single" w:sz="2" w:space="0" w:color="C0C0C0"/>
              <w:right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bookmarkEnd w:id="890"/>
      </w:tr>
      <w:tr w:rsidR="000D7A2B">
        <w:tc>
          <w:tcPr>
            <w:tcW w:w="2932"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job_description_id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工作</w:t>
            </w:r>
            <w:r>
              <w:rPr>
                <w:rFonts w:ascii="Verdana" w:eastAsia="宋体" w:hAnsi="Verdana" w:cs="Verdana"/>
                <w:sz w:val="18"/>
                <w:szCs w:val="18"/>
              </w:rPr>
              <w:t>_</w:t>
            </w:r>
            <w:r>
              <w:rPr>
                <w:rFonts w:ascii="Verdana" w:eastAsia="宋体" w:hAnsi="Verdana" w:cs="宋体" w:hint="eastAsia"/>
                <w:sz w:val="18"/>
                <w:szCs w:val="18"/>
              </w:rPr>
              <w:t>描述</w:t>
            </w:r>
            <w:r>
              <w:rPr>
                <w:rFonts w:ascii="Verdana" w:eastAsia="宋体" w:hAnsi="Verdana" w:cs="Verdana"/>
                <w:sz w:val="18"/>
                <w:szCs w:val="18"/>
              </w:rPr>
              <w:t>_id</w:t>
            </w:r>
          </w:p>
        </w:tc>
        <w:tc>
          <w:tcPr>
            <w:tcW w:w="226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476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932"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job_description_name_en</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工作</w:t>
            </w:r>
            <w:r>
              <w:rPr>
                <w:rFonts w:ascii="Verdana" w:eastAsia="宋体" w:hAnsi="Verdana" w:cs="Verdana"/>
                <w:sz w:val="18"/>
                <w:szCs w:val="18"/>
              </w:rPr>
              <w:t>_</w:t>
            </w:r>
            <w:r>
              <w:rPr>
                <w:rFonts w:ascii="Verdana" w:eastAsia="宋体" w:hAnsi="Verdana" w:cs="宋体" w:hint="eastAsia"/>
                <w:sz w:val="18"/>
                <w:szCs w:val="18"/>
              </w:rPr>
              <w:t>描述</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226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476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932"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job_description_name_ch</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工作</w:t>
            </w:r>
            <w:r>
              <w:rPr>
                <w:rFonts w:ascii="Verdana" w:eastAsia="宋体" w:hAnsi="Verdana" w:cs="Verdana"/>
                <w:sz w:val="18"/>
                <w:szCs w:val="18"/>
              </w:rPr>
              <w:t>_</w:t>
            </w:r>
            <w:r>
              <w:rPr>
                <w:rFonts w:ascii="Verdana" w:eastAsia="宋体" w:hAnsi="Verdana" w:cs="宋体" w:hint="eastAsia"/>
                <w:sz w:val="18"/>
                <w:szCs w:val="18"/>
              </w:rPr>
              <w:t>描述</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226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476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360" w:lineRule="auto"/>
              <w:rPr>
                <w:rFonts w:cs="Times New Roman"/>
              </w:rPr>
            </w:pPr>
          </w:p>
        </w:tc>
      </w:tr>
      <w:tr w:rsidR="000D7A2B">
        <w:tc>
          <w:tcPr>
            <w:tcW w:w="2932" w:type="dxa"/>
            <w:tcBorders>
              <w:bottom w:val="single" w:sz="2" w:space="0" w:color="C0C0C0"/>
            </w:tcBorders>
            <w:shd w:val="clear" w:color="auto" w:fill="FFFFFF"/>
            <w:tcMar>
              <w:top w:w="0" w:type="dxa"/>
              <w:left w:w="108" w:type="dxa"/>
              <w:bottom w:w="0" w:type="dxa"/>
              <w:right w:w="108" w:type="dxa"/>
            </w:tcMar>
          </w:tcPr>
          <w:p w:rsidR="000D7A2B" w:rsidRPr="00672EBC" w:rsidRDefault="000D7A2B" w:rsidP="00FA4300">
            <w:pPr>
              <w:pStyle w:val="TableContents"/>
              <w:suppressLineNumbers w:val="0"/>
              <w:suppressAutoHyphens w:val="0"/>
              <w:spacing w:line="200" w:lineRule="atLeast"/>
              <w:rPr>
                <w:rFonts w:ascii="Verdana" w:hAnsi="Verdana" w:cs="Verdana"/>
                <w:sz w:val="18"/>
                <w:szCs w:val="18"/>
                <w:lang w:val="da-DK"/>
              </w:rPr>
            </w:pPr>
            <w:r w:rsidRPr="00672EBC">
              <w:rPr>
                <w:rFonts w:ascii="Verdana" w:hAnsi="Verdana" w:cs="Verdana"/>
                <w:sz w:val="18"/>
                <w:szCs w:val="18"/>
                <w:lang w:val="da-DK"/>
              </w:rPr>
              <w:t>job_grade_id</w:t>
            </w:r>
          </w:p>
          <w:p w:rsidR="000D7A2B" w:rsidRPr="00672EBC" w:rsidRDefault="000D7A2B" w:rsidP="00FA4300">
            <w:pPr>
              <w:pStyle w:val="TableContents"/>
              <w:suppressLineNumbers w:val="0"/>
              <w:suppressAutoHyphens w:val="0"/>
              <w:spacing w:line="200" w:lineRule="atLeast"/>
              <w:rPr>
                <w:rFonts w:ascii="Verdana" w:hAnsi="Verdana" w:cs="Verdana"/>
                <w:sz w:val="18"/>
                <w:szCs w:val="18"/>
                <w:lang w:val="da-DK"/>
              </w:rPr>
            </w:pPr>
            <w:r w:rsidRPr="00FA4300">
              <w:rPr>
                <w:rFonts w:ascii="Verdana" w:hAnsi="Verdana" w:cs="SimSun;宋体" w:hint="eastAsia"/>
                <w:sz w:val="18"/>
                <w:szCs w:val="18"/>
              </w:rPr>
              <w:t>工作</w:t>
            </w:r>
            <w:r w:rsidRPr="00672EBC">
              <w:rPr>
                <w:rFonts w:ascii="Verdana" w:hAnsi="Verdana" w:cs="Verdana"/>
                <w:sz w:val="18"/>
                <w:szCs w:val="18"/>
                <w:lang w:val="da-DK"/>
              </w:rPr>
              <w:t>_</w:t>
            </w:r>
            <w:r w:rsidRPr="00FA4300">
              <w:rPr>
                <w:rFonts w:ascii="Verdana" w:hAnsi="Verdana" w:cs="SimSun;宋体" w:hint="eastAsia"/>
                <w:sz w:val="18"/>
                <w:szCs w:val="18"/>
              </w:rPr>
              <w:t>描述</w:t>
            </w:r>
            <w:r w:rsidRPr="00672EBC">
              <w:rPr>
                <w:rFonts w:ascii="Verdana" w:hAnsi="Verdana" w:cs="Verdana"/>
                <w:sz w:val="18"/>
                <w:szCs w:val="18"/>
                <w:lang w:val="da-DK"/>
              </w:rPr>
              <w:t>_id</w:t>
            </w:r>
          </w:p>
        </w:tc>
        <w:tc>
          <w:tcPr>
            <w:tcW w:w="226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Pr="00FA4300" w:rsidRDefault="000D7A2B" w:rsidP="00FA4300">
            <w:pPr>
              <w:pStyle w:val="TableContents"/>
              <w:suppressLineNumbers w:val="0"/>
              <w:suppressAutoHyphens w:val="0"/>
              <w:spacing w:line="200" w:lineRule="atLeast"/>
              <w:rPr>
                <w:rFonts w:ascii="Verdana" w:hAnsi="Verdana" w:cs="Verdana"/>
                <w:sz w:val="18"/>
                <w:szCs w:val="18"/>
              </w:rPr>
            </w:pPr>
            <w:r>
              <w:rPr>
                <w:rFonts w:ascii="Verdana" w:hAnsi="Verdana" w:cs="Verdana"/>
                <w:sz w:val="18"/>
                <w:szCs w:val="18"/>
              </w:rPr>
              <w:t>Alphanumeric id</w:t>
            </w:r>
          </w:p>
          <w:p w:rsidR="000D7A2B" w:rsidRPr="00FA4300" w:rsidRDefault="000D7A2B" w:rsidP="00FA4300">
            <w:pPr>
              <w:pStyle w:val="TableContents"/>
              <w:suppressLineNumbers w:val="0"/>
              <w:suppressAutoHyphens w:val="0"/>
              <w:spacing w:line="200" w:lineRule="atLeast"/>
              <w:rPr>
                <w:rFonts w:ascii="Verdana" w:hAnsi="Verdana" w:cs="Verdana"/>
                <w:sz w:val="18"/>
                <w:szCs w:val="18"/>
              </w:rPr>
            </w:pPr>
            <w:r w:rsidRPr="00FA4300">
              <w:rPr>
                <w:rFonts w:ascii="Verdana" w:hAnsi="Verdana" w:cs="SimSun;宋体" w:hint="eastAsia"/>
                <w:sz w:val="18"/>
                <w:szCs w:val="18"/>
              </w:rPr>
              <w:t>字母数字</w:t>
            </w:r>
            <w:r w:rsidRPr="00FA4300">
              <w:rPr>
                <w:rFonts w:ascii="Verdana" w:hAnsi="Verdana" w:cs="Verdana"/>
                <w:sz w:val="18"/>
                <w:szCs w:val="18"/>
              </w:rPr>
              <w:t>ID</w:t>
            </w:r>
          </w:p>
        </w:tc>
        <w:tc>
          <w:tcPr>
            <w:tcW w:w="476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FA4300">
            <w:pPr>
              <w:pStyle w:val="TableContents"/>
              <w:suppressLineNumbers w:val="0"/>
              <w:suppressAutoHyphens w:val="0"/>
              <w:spacing w:line="360" w:lineRule="auto"/>
              <w:rPr>
                <w:rFonts w:cs="Times New Roman"/>
              </w:rPr>
            </w:pPr>
          </w:p>
        </w:tc>
      </w:tr>
    </w:tbl>
    <w:p w:rsidR="000D7A2B" w:rsidRDefault="000D7A2B" w:rsidP="008B65ED">
      <w:pPr>
        <w:pStyle w:val="2"/>
        <w:keepNext w:val="0"/>
        <w:numPr>
          <w:ilvl w:val="0"/>
          <w:numId w:val="0"/>
        </w:numPr>
        <w:tabs>
          <w:tab w:val="left" w:pos="432"/>
          <w:tab w:val="left" w:pos="576"/>
        </w:tabs>
        <w:suppressAutoHyphens w:val="0"/>
        <w:spacing w:before="0" w:after="0" w:line="360" w:lineRule="auto"/>
        <w:rPr>
          <w:rFonts w:cs="Times New Roman"/>
        </w:rPr>
      </w:pPr>
    </w:p>
    <w:p w:rsidR="000D7A2B" w:rsidRDefault="000D7A2B" w:rsidP="00672EBC">
      <w:pPr>
        <w:pStyle w:val="2"/>
        <w:numPr>
          <w:ilvl w:val="0"/>
          <w:numId w:val="6"/>
        </w:numPr>
        <w:tabs>
          <w:tab w:val="left" w:pos="576"/>
        </w:tabs>
        <w:suppressAutoHyphens w:val="0"/>
        <w:spacing w:before="0" w:after="0"/>
        <w:ind w:left="357" w:hanging="357"/>
        <w:rPr>
          <w:rFonts w:ascii="Litera Serial" w:hAnsi="Litera Serial" w:cs="Litera Serial"/>
          <w:b w:val="0"/>
          <w:bCs w:val="0"/>
          <w:caps/>
          <w:color w:val="808080"/>
          <w:sz w:val="24"/>
          <w:szCs w:val="24"/>
        </w:rPr>
      </w:pPr>
      <w:bookmarkStart w:id="891" w:name="_Toc238874671"/>
      <w:bookmarkStart w:id="892" w:name="_Toc369255773"/>
      <w:r w:rsidRPr="008B65ED">
        <w:rPr>
          <w:rFonts w:ascii="Litera Serial" w:hAnsi="Litera Serial" w:cs="Litera Serial"/>
          <w:b w:val="0"/>
          <w:bCs w:val="0"/>
          <w:caps/>
          <w:color w:val="808080"/>
          <w:sz w:val="24"/>
          <w:szCs w:val="24"/>
        </w:rPr>
        <w:lastRenderedPageBreak/>
        <w:t>m</w:t>
      </w:r>
      <w:r>
        <w:rPr>
          <w:rFonts w:ascii="Litera Serial" w:hAnsi="Litera Serial" w:cs="Litera Serial"/>
          <w:b w:val="0"/>
          <w:bCs w:val="0"/>
          <w:caps/>
          <w:color w:val="808080"/>
          <w:sz w:val="24"/>
          <w:szCs w:val="24"/>
        </w:rPr>
        <w:t>aster_job</w:t>
      </w:r>
      <w:r w:rsidRPr="008B65ED">
        <w:rPr>
          <w:rFonts w:ascii="Litera Serial" w:hAnsi="Litera Serial" w:cs="Litera Serial"/>
          <w:b w:val="0"/>
          <w:bCs w:val="0"/>
          <w:caps/>
          <w:color w:val="808080"/>
          <w:sz w:val="24"/>
          <w:szCs w:val="24"/>
        </w:rPr>
        <w:t xml:space="preserve">_GRADE </w:t>
      </w:r>
      <w:proofErr w:type="gramStart"/>
      <w:r w:rsidRPr="008B65ED">
        <w:rPr>
          <w:rFonts w:ascii="Litera Serial" w:hAnsi="Litera Serial" w:cs="宋体" w:hint="eastAsia"/>
          <w:b w:val="0"/>
          <w:bCs w:val="0"/>
          <w:caps/>
          <w:color w:val="808080"/>
          <w:sz w:val="24"/>
          <w:szCs w:val="24"/>
        </w:rPr>
        <w:t>主数据</w:t>
      </w:r>
      <w:proofErr w:type="gramEnd"/>
      <w:r w:rsidRPr="008B65ED">
        <w:rPr>
          <w:rFonts w:ascii="Litera Serial" w:hAnsi="Litera Serial" w:cs="Litera Serial"/>
          <w:b w:val="0"/>
          <w:bCs w:val="0"/>
          <w:caps/>
          <w:color w:val="808080"/>
          <w:sz w:val="24"/>
          <w:szCs w:val="24"/>
        </w:rPr>
        <w:t>_</w:t>
      </w:r>
      <w:r>
        <w:rPr>
          <w:rFonts w:ascii="Litera Serial" w:hAnsi="Litera Serial" w:cs="宋体" w:hint="eastAsia"/>
          <w:b w:val="0"/>
          <w:bCs w:val="0"/>
          <w:caps/>
          <w:color w:val="808080"/>
          <w:sz w:val="24"/>
          <w:szCs w:val="24"/>
        </w:rPr>
        <w:t>岗位</w:t>
      </w:r>
      <w:r w:rsidRPr="008B65ED">
        <w:rPr>
          <w:rFonts w:ascii="Litera Serial" w:hAnsi="Litera Serial" w:cs="Litera Serial"/>
          <w:b w:val="0"/>
          <w:bCs w:val="0"/>
          <w:caps/>
          <w:color w:val="808080"/>
          <w:sz w:val="24"/>
          <w:szCs w:val="24"/>
        </w:rPr>
        <w:t>_</w:t>
      </w:r>
      <w:r w:rsidRPr="008B65ED">
        <w:rPr>
          <w:rFonts w:ascii="Litera Serial" w:hAnsi="Litera Serial" w:cs="宋体" w:hint="eastAsia"/>
          <w:b w:val="0"/>
          <w:bCs w:val="0"/>
          <w:caps/>
          <w:color w:val="808080"/>
          <w:sz w:val="24"/>
          <w:szCs w:val="24"/>
        </w:rPr>
        <w:t>级别</w:t>
      </w:r>
      <w:bookmarkEnd w:id="891"/>
      <w:bookmarkEnd w:id="892"/>
    </w:p>
    <w:p w:rsidR="000D7A2B" w:rsidRPr="00C66070" w:rsidRDefault="000D7A2B" w:rsidP="009B3D12">
      <w:pPr>
        <w:pStyle w:val="Textbody"/>
        <w:keepNext/>
        <w:rPr>
          <w:rFonts w:cs="Times New Roman"/>
        </w:rPr>
      </w:pPr>
    </w:p>
    <w:p w:rsidR="000D7A2B" w:rsidRPr="00D86EF1" w:rsidRDefault="000D7A2B" w:rsidP="00FA4300">
      <w:pPr>
        <w:pStyle w:val="Textbody"/>
        <w:suppressAutoHyphens w:val="0"/>
        <w:rPr>
          <w:rFonts w:ascii="Verdana" w:hAnsi="Verdana" w:cs="Verdana"/>
          <w:sz w:val="20"/>
          <w:szCs w:val="20"/>
        </w:rPr>
      </w:pPr>
      <w:r w:rsidRPr="00D86EF1">
        <w:rPr>
          <w:rFonts w:ascii="Verdana" w:hAnsi="Verdana" w:cs="Verdana"/>
          <w:sz w:val="20"/>
          <w:szCs w:val="20"/>
        </w:rPr>
        <w:t xml:space="preserve">This table will store all the master data regarding the existing type of Job positions in </w:t>
      </w:r>
      <w:r>
        <w:rPr>
          <w:rFonts w:ascii="Verdana" w:eastAsia="宋体" w:hAnsi="Verdana" w:cs="Verdana"/>
          <w:sz w:val="20"/>
          <w:szCs w:val="20"/>
        </w:rPr>
        <w:t>BBG</w:t>
      </w:r>
      <w:r w:rsidRPr="00D86EF1">
        <w:rPr>
          <w:rFonts w:ascii="Verdana" w:hAnsi="Verdana" w:cs="Verdana"/>
          <w:sz w:val="20"/>
          <w:szCs w:val="20"/>
        </w:rPr>
        <w:t xml:space="preserve">. </w:t>
      </w:r>
    </w:p>
    <w:p w:rsidR="000D7A2B" w:rsidRDefault="000D7A2B" w:rsidP="00FA4300">
      <w:pPr>
        <w:pStyle w:val="Textbody"/>
        <w:suppressAutoHyphens w:val="0"/>
        <w:rPr>
          <w:rFonts w:eastAsia="宋体" w:cs="Times New Roman"/>
        </w:rPr>
      </w:pPr>
      <w:r>
        <w:rPr>
          <w:rFonts w:ascii="Verdana" w:eastAsia="宋体" w:hAnsi="Verdana" w:cs="宋体" w:hint="eastAsia"/>
          <w:color w:val="000000"/>
          <w:sz w:val="20"/>
          <w:szCs w:val="20"/>
        </w:rPr>
        <w:t>此表格将储存所有步步高内已有工作岗位类型的主数据。</w:t>
      </w:r>
    </w:p>
    <w:tbl>
      <w:tblPr>
        <w:tblW w:w="0" w:type="auto"/>
        <w:tblInd w:w="2" w:type="dxa"/>
        <w:tblBorders>
          <w:top w:val="single" w:sz="2" w:space="0" w:color="C0C0C0"/>
          <w:left w:val="single" w:sz="2" w:space="0" w:color="C0C0C0"/>
          <w:bottom w:val="single" w:sz="2" w:space="0" w:color="C0C0C0"/>
        </w:tblBorders>
        <w:tblLayout w:type="fixed"/>
        <w:tblCellMar>
          <w:left w:w="10" w:type="dxa"/>
          <w:right w:w="10" w:type="dxa"/>
        </w:tblCellMar>
        <w:tblLook w:val="0000" w:firstRow="0" w:lastRow="0" w:firstColumn="0" w:lastColumn="0" w:noHBand="0" w:noVBand="0"/>
      </w:tblPr>
      <w:tblGrid>
        <w:gridCol w:w="2932"/>
        <w:gridCol w:w="2263"/>
        <w:gridCol w:w="4760"/>
      </w:tblGrid>
      <w:tr w:rsidR="000D7A2B">
        <w:trPr>
          <w:cantSplit/>
          <w:tblHeader/>
        </w:trPr>
        <w:tc>
          <w:tcPr>
            <w:tcW w:w="2932" w:type="dxa"/>
            <w:tcBorders>
              <w:top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FA4300">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263" w:type="dxa"/>
            <w:tcBorders>
              <w:top w:val="single" w:sz="2" w:space="0" w:color="C0C0C0"/>
              <w:left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FA4300">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4760" w:type="dxa"/>
            <w:tcBorders>
              <w:top w:val="single" w:sz="2" w:space="0" w:color="C0C0C0"/>
              <w:left w:val="single" w:sz="2" w:space="0" w:color="C0C0C0"/>
              <w:bottom w:val="single" w:sz="2" w:space="0" w:color="C0C0C0"/>
              <w:right w:val="single" w:sz="2" w:space="0" w:color="C0C0C0"/>
            </w:tcBorders>
            <w:shd w:val="clear" w:color="auto" w:fill="E6E6E6"/>
            <w:tcMar>
              <w:top w:w="0" w:type="dxa"/>
              <w:left w:w="108" w:type="dxa"/>
              <w:bottom w:w="0" w:type="dxa"/>
              <w:right w:w="108" w:type="dxa"/>
            </w:tcMar>
          </w:tcPr>
          <w:p w:rsidR="000D7A2B" w:rsidRDefault="000D7A2B" w:rsidP="00FA4300">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2932" w:type="dxa"/>
            <w:tcBorders>
              <w:bottom w:val="single" w:sz="2" w:space="0" w:color="C0C0C0"/>
            </w:tcBorders>
            <w:shd w:val="clear" w:color="auto" w:fill="FFFFFF"/>
            <w:tcMar>
              <w:top w:w="0" w:type="dxa"/>
              <w:left w:w="108" w:type="dxa"/>
              <w:bottom w:w="0" w:type="dxa"/>
              <w:right w:w="108" w:type="dxa"/>
            </w:tcMar>
          </w:tcPr>
          <w:p w:rsidR="000D7A2B" w:rsidRPr="00672EBC" w:rsidRDefault="000D7A2B" w:rsidP="00FA4300">
            <w:pPr>
              <w:pStyle w:val="TableContents"/>
              <w:suppressLineNumbers w:val="0"/>
              <w:suppressAutoHyphens w:val="0"/>
              <w:spacing w:line="200" w:lineRule="atLeast"/>
              <w:rPr>
                <w:rFonts w:ascii="Verdana" w:eastAsia="宋体" w:hAnsi="Verdana" w:cs="Times New Roman"/>
                <w:sz w:val="18"/>
                <w:szCs w:val="18"/>
                <w:lang w:val="da-DK"/>
              </w:rPr>
            </w:pPr>
            <w:r w:rsidRPr="00672EBC">
              <w:rPr>
                <w:rFonts w:ascii="Verdana" w:hAnsi="Verdana" w:cs="Verdana"/>
                <w:sz w:val="18"/>
                <w:szCs w:val="18"/>
                <w:lang w:val="da-DK"/>
              </w:rPr>
              <w:t>job_grade_id</w:t>
            </w:r>
          </w:p>
          <w:p w:rsidR="000D7A2B" w:rsidRPr="00672EBC" w:rsidRDefault="000D7A2B" w:rsidP="00FA4300">
            <w:pPr>
              <w:pStyle w:val="TableContents"/>
              <w:suppressLineNumbers w:val="0"/>
              <w:suppressAutoHyphens w:val="0"/>
              <w:spacing w:line="200" w:lineRule="atLeast"/>
              <w:rPr>
                <w:rFonts w:eastAsia="宋体" w:cs="Times New Roman"/>
                <w:lang w:val="da-DK"/>
              </w:rPr>
            </w:pPr>
            <w:r>
              <w:rPr>
                <w:rFonts w:ascii="Verdana" w:eastAsia="宋体" w:hAnsi="Verdana" w:cs="宋体" w:hint="eastAsia"/>
                <w:sz w:val="18"/>
                <w:szCs w:val="18"/>
              </w:rPr>
              <w:t>工作</w:t>
            </w:r>
            <w:r w:rsidRPr="00672EBC">
              <w:rPr>
                <w:rFonts w:ascii="Verdana" w:eastAsia="宋体" w:hAnsi="Verdana" w:cs="Verdana"/>
                <w:sz w:val="18"/>
                <w:szCs w:val="18"/>
                <w:lang w:val="da-DK"/>
              </w:rPr>
              <w:t>_</w:t>
            </w:r>
            <w:r>
              <w:rPr>
                <w:rFonts w:ascii="Verdana" w:eastAsia="宋体" w:hAnsi="Verdana" w:cs="宋体" w:hint="eastAsia"/>
                <w:sz w:val="18"/>
                <w:szCs w:val="18"/>
              </w:rPr>
              <w:t>描述</w:t>
            </w:r>
            <w:r w:rsidRPr="00672EBC">
              <w:rPr>
                <w:rFonts w:ascii="Verdana" w:eastAsia="宋体" w:hAnsi="Verdana" w:cs="Verdana"/>
                <w:sz w:val="18"/>
                <w:szCs w:val="18"/>
                <w:lang w:val="da-DK"/>
              </w:rPr>
              <w:t>_id</w:t>
            </w:r>
          </w:p>
        </w:tc>
        <w:tc>
          <w:tcPr>
            <w:tcW w:w="226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FA4300">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FA4300">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476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FA4300">
            <w:pPr>
              <w:pStyle w:val="TableContents"/>
              <w:suppressLineNumbers w:val="0"/>
              <w:suppressAutoHyphens w:val="0"/>
              <w:spacing w:line="360" w:lineRule="auto"/>
              <w:rPr>
                <w:rFonts w:cs="Times New Roman"/>
              </w:rPr>
            </w:pPr>
          </w:p>
        </w:tc>
      </w:tr>
      <w:tr w:rsidR="000D7A2B">
        <w:tc>
          <w:tcPr>
            <w:tcW w:w="2932" w:type="dxa"/>
            <w:tcBorders>
              <w:bottom w:val="single" w:sz="2" w:space="0" w:color="C0C0C0"/>
            </w:tcBorders>
            <w:shd w:val="clear" w:color="auto" w:fill="FFFFFF"/>
            <w:tcMar>
              <w:top w:w="0" w:type="dxa"/>
              <w:left w:w="108" w:type="dxa"/>
              <w:bottom w:w="0" w:type="dxa"/>
              <w:right w:w="108" w:type="dxa"/>
            </w:tcMar>
          </w:tcPr>
          <w:p w:rsidR="000D7A2B" w:rsidRDefault="000D7A2B" w:rsidP="00FA4300">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job_grade_name_en</w:t>
            </w:r>
          </w:p>
          <w:p w:rsidR="000D7A2B" w:rsidRDefault="000D7A2B" w:rsidP="00FA4300">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工作</w:t>
            </w:r>
            <w:r>
              <w:rPr>
                <w:rFonts w:ascii="Verdana" w:eastAsia="宋体" w:hAnsi="Verdana" w:cs="Verdana"/>
                <w:sz w:val="18"/>
                <w:szCs w:val="18"/>
              </w:rPr>
              <w:t>_</w:t>
            </w:r>
            <w:r>
              <w:rPr>
                <w:rFonts w:ascii="Verdana" w:eastAsia="宋体" w:hAnsi="Verdana" w:cs="宋体" w:hint="eastAsia"/>
                <w:sz w:val="18"/>
                <w:szCs w:val="18"/>
              </w:rPr>
              <w:t>描述</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英文</w:t>
            </w:r>
          </w:p>
        </w:tc>
        <w:tc>
          <w:tcPr>
            <w:tcW w:w="226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FA4300">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FA4300">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476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FA4300">
            <w:pPr>
              <w:pStyle w:val="TableContents"/>
              <w:suppressLineNumbers w:val="0"/>
              <w:suppressAutoHyphens w:val="0"/>
              <w:spacing w:line="360" w:lineRule="auto"/>
              <w:rPr>
                <w:rFonts w:cs="Times New Roman"/>
              </w:rPr>
            </w:pPr>
          </w:p>
        </w:tc>
      </w:tr>
      <w:tr w:rsidR="000D7A2B">
        <w:tc>
          <w:tcPr>
            <w:tcW w:w="2932" w:type="dxa"/>
            <w:tcBorders>
              <w:bottom w:val="single" w:sz="2" w:space="0" w:color="C0C0C0"/>
            </w:tcBorders>
            <w:shd w:val="clear" w:color="auto" w:fill="FFFFFF"/>
            <w:tcMar>
              <w:top w:w="0" w:type="dxa"/>
              <w:left w:w="108" w:type="dxa"/>
              <w:bottom w:w="0" w:type="dxa"/>
              <w:right w:w="108" w:type="dxa"/>
            </w:tcMar>
          </w:tcPr>
          <w:p w:rsidR="000D7A2B" w:rsidRDefault="000D7A2B" w:rsidP="00FA4300">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job_grade_name_ch</w:t>
            </w:r>
          </w:p>
          <w:p w:rsidR="000D7A2B" w:rsidRDefault="000D7A2B" w:rsidP="00FA4300">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工作</w:t>
            </w:r>
            <w:r>
              <w:rPr>
                <w:rFonts w:ascii="Verdana" w:eastAsia="宋体" w:hAnsi="Verdana" w:cs="Verdana"/>
                <w:sz w:val="18"/>
                <w:szCs w:val="18"/>
              </w:rPr>
              <w:t>_</w:t>
            </w:r>
            <w:r>
              <w:rPr>
                <w:rFonts w:ascii="Verdana" w:eastAsia="宋体" w:hAnsi="Verdana" w:cs="宋体" w:hint="eastAsia"/>
                <w:sz w:val="18"/>
                <w:szCs w:val="18"/>
              </w:rPr>
              <w:t>描述</w:t>
            </w:r>
            <w:r>
              <w:rPr>
                <w:rFonts w:ascii="Verdana" w:eastAsia="宋体" w:hAnsi="Verdana" w:cs="Verdana"/>
                <w:sz w:val="18"/>
                <w:szCs w:val="18"/>
              </w:rPr>
              <w:t>_</w:t>
            </w:r>
            <w:r>
              <w:rPr>
                <w:rFonts w:ascii="Verdana" w:eastAsia="宋体" w:hAnsi="Verdana" w:cs="宋体" w:hint="eastAsia"/>
                <w:sz w:val="18"/>
                <w:szCs w:val="18"/>
              </w:rPr>
              <w:t>名称</w:t>
            </w:r>
            <w:r>
              <w:rPr>
                <w:rFonts w:ascii="Verdana" w:eastAsia="宋体" w:hAnsi="Verdana" w:cs="Verdana"/>
                <w:sz w:val="18"/>
                <w:szCs w:val="18"/>
              </w:rPr>
              <w:t>_</w:t>
            </w:r>
            <w:r>
              <w:rPr>
                <w:rFonts w:ascii="Verdana" w:eastAsia="宋体" w:hAnsi="Verdana" w:cs="宋体" w:hint="eastAsia"/>
                <w:sz w:val="18"/>
                <w:szCs w:val="18"/>
              </w:rPr>
              <w:t>中文</w:t>
            </w:r>
          </w:p>
        </w:tc>
        <w:tc>
          <w:tcPr>
            <w:tcW w:w="226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FA4300">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p>
          <w:p w:rsidR="000D7A2B" w:rsidRDefault="000D7A2B" w:rsidP="00FA4300">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476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FA4300">
            <w:pPr>
              <w:pStyle w:val="TableContents"/>
              <w:suppressLineNumbers w:val="0"/>
              <w:suppressAutoHyphens w:val="0"/>
              <w:spacing w:line="360" w:lineRule="auto"/>
              <w:rPr>
                <w:rFonts w:cs="Times New Roman"/>
              </w:rPr>
            </w:pPr>
          </w:p>
        </w:tc>
      </w:tr>
    </w:tbl>
    <w:p w:rsidR="000D7A2B" w:rsidRDefault="000D7A2B" w:rsidP="00FA4300">
      <w:pPr>
        <w:pStyle w:val="2"/>
        <w:keepNext w:val="0"/>
        <w:numPr>
          <w:ilvl w:val="0"/>
          <w:numId w:val="0"/>
        </w:numPr>
        <w:tabs>
          <w:tab w:val="left" w:pos="432"/>
          <w:tab w:val="left" w:pos="576"/>
        </w:tabs>
        <w:suppressAutoHyphens w:val="0"/>
        <w:spacing w:before="0" w:after="0" w:line="360" w:lineRule="auto"/>
        <w:rPr>
          <w:rFonts w:cs="Times New Roman"/>
        </w:rPr>
      </w:pPr>
    </w:p>
    <w:p w:rsidR="000D7A2B" w:rsidRPr="00FA4300" w:rsidRDefault="000D7A2B" w:rsidP="00FA4300">
      <w:pPr>
        <w:pStyle w:val="Textbody"/>
        <w:rPr>
          <w:rFonts w:cs="Times New Roman"/>
        </w:rPr>
      </w:pPr>
    </w:p>
    <w:p w:rsidR="000D7A2B" w:rsidRPr="00C66070" w:rsidRDefault="000D7A2B" w:rsidP="008B65ED">
      <w:pPr>
        <w:pStyle w:val="Textbody"/>
        <w:rPr>
          <w:rFonts w:cs="Times New Roman"/>
        </w:rPr>
      </w:pPr>
      <w:r>
        <w:rPr>
          <w:rFonts w:cs="Times New Roman"/>
        </w:rPr>
        <w:br w:type="page"/>
      </w:r>
    </w:p>
    <w:p w:rsidR="000D7A2B" w:rsidRDefault="000D7A2B" w:rsidP="008B65ED">
      <w:pPr>
        <w:pStyle w:val="2"/>
        <w:keepNext w:val="0"/>
        <w:numPr>
          <w:ilvl w:val="0"/>
          <w:numId w:val="0"/>
        </w:numPr>
        <w:tabs>
          <w:tab w:val="left" w:pos="576"/>
        </w:tabs>
        <w:suppressAutoHyphens w:val="0"/>
        <w:spacing w:before="0" w:after="0"/>
        <w:ind w:left="576" w:hanging="576"/>
        <w:rPr>
          <w:rFonts w:ascii="Verdana" w:hAnsi="Verdana" w:cs="Verdana"/>
          <w:b w:val="0"/>
          <w:bCs w:val="0"/>
          <w:caps/>
          <w:color w:val="339BFF"/>
          <w:sz w:val="28"/>
          <w:szCs w:val="28"/>
        </w:rPr>
      </w:pPr>
      <w:bookmarkStart w:id="893" w:name="_Toc238874672"/>
      <w:bookmarkStart w:id="894" w:name="_Toc369255774"/>
      <w:bookmarkStart w:id="895" w:name="_Toc231271056"/>
      <w:r>
        <w:rPr>
          <w:rFonts w:ascii="Verdana" w:hAnsi="Verdana" w:cs="Verdana"/>
          <w:b w:val="0"/>
          <w:bCs w:val="0"/>
          <w:caps/>
          <w:color w:val="339BFF"/>
          <w:sz w:val="28"/>
          <w:szCs w:val="28"/>
        </w:rPr>
        <w:lastRenderedPageBreak/>
        <w:t>Tables for Transactional financial Data</w:t>
      </w:r>
      <w:bookmarkEnd w:id="893"/>
      <w:bookmarkEnd w:id="894"/>
      <w:r>
        <w:rPr>
          <w:rFonts w:ascii="Verdana" w:hAnsi="Verdana" w:cs="Verdana"/>
          <w:b w:val="0"/>
          <w:bCs w:val="0"/>
          <w:caps/>
          <w:color w:val="339BFF"/>
          <w:sz w:val="28"/>
          <w:szCs w:val="28"/>
        </w:rPr>
        <w:t xml:space="preserve"> </w:t>
      </w:r>
      <w:bookmarkEnd w:id="895"/>
    </w:p>
    <w:p w:rsidR="000D7A2B" w:rsidRPr="004B1397" w:rsidRDefault="000D7A2B" w:rsidP="004B1397">
      <w:pPr>
        <w:pStyle w:val="Textbody"/>
        <w:rPr>
          <w:rFonts w:eastAsia="宋体" w:cs="Times New Roman"/>
        </w:rPr>
      </w:pPr>
      <w:r>
        <w:rPr>
          <w:rFonts w:eastAsia="宋体" w:cs="宋体" w:hint="eastAsia"/>
        </w:rPr>
        <w:t>交易型财务数据表格</w:t>
      </w:r>
    </w:p>
    <w:p w:rsidR="000D7A2B" w:rsidRPr="00D86EF1" w:rsidRDefault="000D7A2B" w:rsidP="00651083">
      <w:pPr>
        <w:pStyle w:val="Textbody"/>
        <w:suppressAutoHyphens w:val="0"/>
        <w:spacing w:before="156" w:after="156"/>
        <w:rPr>
          <w:rFonts w:ascii="Verdana" w:hAnsi="Verdana" w:cs="Verdana"/>
          <w:sz w:val="20"/>
          <w:szCs w:val="20"/>
        </w:rPr>
      </w:pPr>
      <w:r w:rsidRPr="00D86EF1">
        <w:rPr>
          <w:rFonts w:ascii="Verdana" w:hAnsi="Verdana" w:cs="Verdana"/>
          <w:sz w:val="20"/>
          <w:szCs w:val="20"/>
        </w:rPr>
        <w:t xml:space="preserve">Transactional tables will contain all the historical data required by Applican BI system. </w:t>
      </w:r>
      <w:r>
        <w:rPr>
          <w:rFonts w:ascii="Verdana" w:eastAsia="宋体" w:hAnsi="Verdana" w:cs="Verdana"/>
          <w:sz w:val="20"/>
          <w:szCs w:val="20"/>
        </w:rPr>
        <w:t>BBG</w:t>
      </w:r>
      <w:r w:rsidRPr="00D86EF1">
        <w:rPr>
          <w:rFonts w:ascii="Verdana" w:hAnsi="Verdana" w:cs="Verdana"/>
          <w:sz w:val="20"/>
          <w:szCs w:val="20"/>
        </w:rPr>
        <w:t xml:space="preserve"> will be responsible to maintain all the historical data in these tables.</w:t>
      </w:r>
    </w:p>
    <w:p w:rsidR="000D7A2B" w:rsidRDefault="000D7A2B" w:rsidP="00651083">
      <w:pPr>
        <w:rPr>
          <w:rFonts w:cs="Times New Roman"/>
        </w:rPr>
      </w:pPr>
      <w:r>
        <w:rPr>
          <w:rFonts w:cs="SimSun;宋体" w:hint="eastAsia"/>
        </w:rPr>
        <w:t>交易表格将包含所有</w:t>
      </w:r>
      <w:r>
        <w:t>Applica BI</w:t>
      </w:r>
      <w:r>
        <w:rPr>
          <w:rFonts w:cs="SimSun;宋体" w:hint="eastAsia"/>
        </w:rPr>
        <w:t>系</w:t>
      </w:r>
      <w:r>
        <w:rPr>
          <w:rFonts w:ascii="宋体" w:eastAsia="宋体" w:hAnsi="宋体" w:cs="宋体" w:hint="eastAsia"/>
        </w:rPr>
        <w:t>统</w:t>
      </w:r>
      <w:r>
        <w:rPr>
          <w:rFonts w:cs="SimSun;宋体" w:hint="eastAsia"/>
        </w:rPr>
        <w:t>所需的</w:t>
      </w:r>
      <w:r>
        <w:rPr>
          <w:rFonts w:ascii="宋体" w:eastAsia="宋体" w:hAnsi="宋体" w:cs="宋体" w:hint="eastAsia"/>
        </w:rPr>
        <w:t>历</w:t>
      </w:r>
      <w:r>
        <w:rPr>
          <w:rFonts w:cs="SimSun;宋体" w:hint="eastAsia"/>
        </w:rPr>
        <w:t>史数据。步步高将</w:t>
      </w:r>
      <w:r>
        <w:rPr>
          <w:rFonts w:ascii="宋体" w:eastAsia="宋体" w:hAnsi="宋体" w:cs="宋体" w:hint="eastAsia"/>
        </w:rPr>
        <w:t>负责这</w:t>
      </w:r>
      <w:r>
        <w:rPr>
          <w:rFonts w:cs="SimSun;宋体" w:hint="eastAsia"/>
        </w:rPr>
        <w:t>些表格内所有的</w:t>
      </w:r>
      <w:r>
        <w:rPr>
          <w:rFonts w:ascii="宋体" w:eastAsia="宋体" w:hAnsi="宋体" w:cs="宋体" w:hint="eastAsia"/>
        </w:rPr>
        <w:t>历</w:t>
      </w:r>
      <w:r>
        <w:rPr>
          <w:rFonts w:cs="SimSun;宋体" w:hint="eastAsia"/>
        </w:rPr>
        <w:t>史数据的</w:t>
      </w:r>
      <w:r>
        <w:rPr>
          <w:rFonts w:ascii="宋体" w:eastAsia="宋体" w:hAnsi="宋体" w:cs="宋体" w:hint="eastAsia"/>
        </w:rPr>
        <w:t>维护</w:t>
      </w:r>
      <w:r>
        <w:rPr>
          <w:rFonts w:cs="SimSun;宋体" w:hint="eastAsia"/>
        </w:rPr>
        <w:t>工作。</w:t>
      </w:r>
    </w:p>
    <w:p w:rsidR="000D7A2B" w:rsidRDefault="000D7A2B" w:rsidP="00651083">
      <w:pPr>
        <w:pStyle w:val="Textbody"/>
        <w:suppressAutoHyphens w:val="0"/>
        <w:spacing w:after="0" w:line="150" w:lineRule="atLeast"/>
        <w:rPr>
          <w:rFonts w:cs="Times New Roman"/>
        </w:rPr>
      </w:pPr>
    </w:p>
    <w:p w:rsidR="000D7A2B" w:rsidRPr="00D86EF1" w:rsidRDefault="000D7A2B" w:rsidP="00651083">
      <w:pPr>
        <w:pStyle w:val="Textbody"/>
        <w:suppressAutoHyphens w:val="0"/>
        <w:spacing w:before="156" w:after="156"/>
        <w:rPr>
          <w:rFonts w:ascii="Verdana" w:hAnsi="Verdana" w:cs="Verdana"/>
          <w:sz w:val="20"/>
          <w:szCs w:val="20"/>
        </w:rPr>
      </w:pPr>
      <w:r w:rsidRPr="00D86EF1">
        <w:rPr>
          <w:rFonts w:ascii="Verdana" w:hAnsi="Verdana" w:cs="Verdana"/>
          <w:sz w:val="20"/>
          <w:szCs w:val="20"/>
        </w:rPr>
        <w:t>All values for transactional data are excluding taxes.</w:t>
      </w:r>
    </w:p>
    <w:p w:rsidR="000D7A2B" w:rsidRDefault="000D7A2B" w:rsidP="00651083">
      <w:pPr>
        <w:rPr>
          <w:rFonts w:cs="Times New Roman"/>
        </w:rPr>
      </w:pPr>
      <w:r>
        <w:rPr>
          <w:rFonts w:cs="SimSun;宋体" w:hint="eastAsia"/>
        </w:rPr>
        <w:t>所有交易数据的</w:t>
      </w:r>
      <w:r>
        <w:rPr>
          <w:rFonts w:ascii="宋体" w:eastAsia="宋体" w:hAnsi="宋体" w:cs="宋体" w:hint="eastAsia"/>
        </w:rPr>
        <w:t>值</w:t>
      </w:r>
      <w:r>
        <w:rPr>
          <w:rFonts w:cs="SimSun;宋体" w:hint="eastAsia"/>
        </w:rPr>
        <w:t>都</w:t>
      </w:r>
      <w:r>
        <w:rPr>
          <w:rFonts w:ascii="宋体" w:eastAsia="宋体" w:hAnsi="宋体" w:cs="宋体" w:hint="eastAsia"/>
        </w:rPr>
        <w:t>为</w:t>
      </w:r>
      <w:r>
        <w:rPr>
          <w:rFonts w:cs="SimSun;宋体" w:hint="eastAsia"/>
        </w:rPr>
        <w:t>不含税</w:t>
      </w:r>
      <w:r>
        <w:rPr>
          <w:rFonts w:ascii="宋体" w:eastAsia="宋体" w:hAnsi="宋体" w:cs="宋体" w:hint="eastAsia"/>
        </w:rPr>
        <w:t>值</w:t>
      </w:r>
      <w:r>
        <w:rPr>
          <w:rFonts w:cs="SimSun;宋体" w:hint="eastAsia"/>
        </w:rPr>
        <w:t>。</w:t>
      </w:r>
    </w:p>
    <w:p w:rsidR="000D7A2B" w:rsidRDefault="000D7A2B" w:rsidP="00651083">
      <w:pPr>
        <w:pStyle w:val="Textbody"/>
        <w:widowControl/>
        <w:suppressAutoHyphens w:val="0"/>
        <w:spacing w:after="0" w:line="150" w:lineRule="atLeast"/>
        <w:rPr>
          <w:rFonts w:cs="Times New Roman"/>
        </w:rPr>
      </w:pPr>
    </w:p>
    <w:p w:rsidR="000D7A2B" w:rsidRPr="001E467E"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896" w:name="_Toc231271057"/>
      <w:bookmarkStart w:id="897" w:name="_Toc238874673"/>
      <w:bookmarkStart w:id="898" w:name="_Toc369255775"/>
      <w:r w:rsidRPr="001E467E">
        <w:rPr>
          <w:rFonts w:ascii="Litera Serial" w:hAnsi="Litera Serial" w:cs="Litera Serial"/>
          <w:b w:val="0"/>
          <w:bCs w:val="0"/>
          <w:caps/>
          <w:color w:val="808080"/>
          <w:sz w:val="24"/>
          <w:szCs w:val="24"/>
        </w:rPr>
        <w:t xml:space="preserve">txn_contribution_actual </w:t>
      </w:r>
      <w:r w:rsidRPr="001E467E">
        <w:rPr>
          <w:rFonts w:ascii="Litera Serial" w:hAnsi="Litera Serial" w:cs="宋体" w:hint="eastAsia"/>
          <w:b w:val="0"/>
          <w:bCs w:val="0"/>
          <w:caps/>
          <w:color w:val="808080"/>
          <w:sz w:val="24"/>
          <w:szCs w:val="24"/>
        </w:rPr>
        <w:t>交易型</w:t>
      </w:r>
      <w:r w:rsidRPr="001E467E">
        <w:rPr>
          <w:rFonts w:ascii="Litera Serial" w:hAnsi="Litera Serial" w:cs="Litera Serial"/>
          <w:b w:val="0"/>
          <w:bCs w:val="0"/>
          <w:caps/>
          <w:color w:val="808080"/>
          <w:sz w:val="24"/>
          <w:szCs w:val="24"/>
        </w:rPr>
        <w:t>_</w:t>
      </w:r>
      <w:r w:rsidRPr="001E467E">
        <w:rPr>
          <w:rFonts w:ascii="Litera Serial" w:hAnsi="Litera Serial" w:cs="宋体" w:hint="eastAsia"/>
          <w:b w:val="0"/>
          <w:bCs w:val="0"/>
          <w:caps/>
          <w:color w:val="808080"/>
          <w:sz w:val="24"/>
          <w:szCs w:val="24"/>
        </w:rPr>
        <w:t>损益</w:t>
      </w:r>
      <w:r w:rsidRPr="001E467E">
        <w:rPr>
          <w:rFonts w:ascii="Litera Serial" w:hAnsi="Litera Serial" w:cs="Litera Serial"/>
          <w:b w:val="0"/>
          <w:bCs w:val="0"/>
          <w:caps/>
          <w:color w:val="808080"/>
          <w:sz w:val="24"/>
          <w:szCs w:val="24"/>
        </w:rPr>
        <w:t>_</w:t>
      </w:r>
      <w:r w:rsidRPr="001E467E">
        <w:rPr>
          <w:rFonts w:ascii="Litera Serial" w:hAnsi="Litera Serial" w:cs="宋体" w:hint="eastAsia"/>
          <w:b w:val="0"/>
          <w:bCs w:val="0"/>
          <w:caps/>
          <w:color w:val="808080"/>
          <w:sz w:val="24"/>
          <w:szCs w:val="24"/>
        </w:rPr>
        <w:t>实际</w:t>
      </w:r>
      <w:bookmarkEnd w:id="896"/>
      <w:bookmarkEnd w:id="897"/>
      <w:bookmarkEnd w:id="898"/>
    </w:p>
    <w:p w:rsidR="000D7A2B" w:rsidRDefault="000D7A2B" w:rsidP="00651083">
      <w:pPr>
        <w:pStyle w:val="Textbody"/>
        <w:suppressAutoHyphens w:val="0"/>
        <w:spacing w:before="156" w:after="156"/>
        <w:rPr>
          <w:rFonts w:ascii="Verdana" w:hAnsi="Verdana" w:cs="Verdana"/>
          <w:sz w:val="20"/>
          <w:szCs w:val="20"/>
        </w:rPr>
      </w:pPr>
    </w:p>
    <w:p w:rsidR="000D7A2B" w:rsidRPr="00F25E50" w:rsidRDefault="000D7A2B" w:rsidP="00651083">
      <w:pPr>
        <w:pStyle w:val="Textbody"/>
        <w:suppressAutoHyphens w:val="0"/>
        <w:spacing w:before="156" w:after="156"/>
        <w:rPr>
          <w:rFonts w:ascii="Verdana" w:hAnsi="Verdana" w:cs="Verdana"/>
          <w:sz w:val="20"/>
          <w:szCs w:val="20"/>
        </w:rPr>
      </w:pPr>
      <w:r w:rsidRPr="00F25E50">
        <w:rPr>
          <w:rFonts w:ascii="Verdana" w:hAnsi="Verdana" w:cs="Verdana"/>
          <w:sz w:val="20"/>
          <w:szCs w:val="20"/>
        </w:rPr>
        <w:t xml:space="preserve">This table will store daily data. The table will contain all the financial records from Stores or distribution centers. Shrink data is included also here. </w:t>
      </w:r>
    </w:p>
    <w:p w:rsidR="000D7A2B" w:rsidRDefault="000D7A2B" w:rsidP="00651083">
      <w:pPr>
        <w:pStyle w:val="Textbody"/>
        <w:suppressAutoHyphens w:val="0"/>
        <w:spacing w:before="156" w:after="156"/>
        <w:rPr>
          <w:rFonts w:eastAsia="宋体" w:cs="Times New Roman"/>
        </w:rPr>
      </w:pPr>
      <w:r>
        <w:rPr>
          <w:rFonts w:ascii="Verdana" w:eastAsia="宋体" w:hAnsi="Verdana" w:cs="宋体" w:hint="eastAsia"/>
          <w:color w:val="000000"/>
          <w:sz w:val="20"/>
          <w:szCs w:val="20"/>
        </w:rPr>
        <w:t>此表格将</w:t>
      </w:r>
      <w:proofErr w:type="gramStart"/>
      <w:r>
        <w:rPr>
          <w:rFonts w:ascii="Verdana" w:eastAsia="宋体" w:hAnsi="Verdana" w:cs="宋体" w:hint="eastAsia"/>
          <w:color w:val="000000"/>
          <w:sz w:val="20"/>
          <w:szCs w:val="20"/>
        </w:rPr>
        <w:t>储存日</w:t>
      </w:r>
      <w:proofErr w:type="gramEnd"/>
      <w:r>
        <w:rPr>
          <w:rFonts w:ascii="Verdana" w:eastAsia="宋体" w:hAnsi="Verdana" w:cs="宋体" w:hint="eastAsia"/>
          <w:color w:val="000000"/>
          <w:sz w:val="20"/>
          <w:szCs w:val="20"/>
        </w:rPr>
        <w:t>数据。此表格将包含所有来自门店或物流中心的财务记录。损耗数据也包含在内。</w:t>
      </w:r>
    </w:p>
    <w:tbl>
      <w:tblPr>
        <w:tblW w:w="0" w:type="auto"/>
        <w:tblInd w:w="2" w:type="dxa"/>
        <w:tblBorders>
          <w:top w:val="single" w:sz="2" w:space="0" w:color="C0C0C0"/>
          <w:left w:val="single" w:sz="2" w:space="0" w:color="C0C0C0"/>
          <w:bottom w:val="single" w:sz="2" w:space="0" w:color="C0C0C0"/>
        </w:tblBorders>
        <w:tblLayout w:type="fixed"/>
        <w:tblCellMar>
          <w:left w:w="10" w:type="dxa"/>
          <w:right w:w="10" w:type="dxa"/>
        </w:tblCellMar>
        <w:tblLook w:val="0000" w:firstRow="0" w:lastRow="0" w:firstColumn="0" w:lastColumn="0" w:noHBand="0" w:noVBand="0"/>
      </w:tblPr>
      <w:tblGrid>
        <w:gridCol w:w="1718"/>
        <w:gridCol w:w="2755"/>
        <w:gridCol w:w="5495"/>
      </w:tblGrid>
      <w:tr w:rsidR="000D7A2B">
        <w:tc>
          <w:tcPr>
            <w:tcW w:w="1718" w:type="dxa"/>
            <w:tcBorders>
              <w:top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755" w:type="dxa"/>
            <w:tcBorders>
              <w:top w:val="single" w:sz="2" w:space="0" w:color="C0C0C0"/>
              <w:left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495" w:type="dxa"/>
            <w:tcBorders>
              <w:top w:val="single" w:sz="2" w:space="0" w:color="C0C0C0"/>
              <w:left w:val="single" w:sz="2" w:space="0" w:color="C0C0C0"/>
              <w:bottom w:val="single" w:sz="2" w:space="0" w:color="C0C0C0"/>
              <w:right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1718"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Date</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日期</w:t>
            </w:r>
          </w:p>
        </w:tc>
        <w:tc>
          <w:tcPr>
            <w:tcW w:w="2755"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Date</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日期</w:t>
            </w:r>
          </w:p>
        </w:tc>
        <w:tc>
          <w:tcPr>
            <w:tcW w:w="5495"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Daily data</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proofErr w:type="gramStart"/>
            <w:r>
              <w:rPr>
                <w:rFonts w:ascii="Verdana" w:eastAsia="宋体" w:hAnsi="Verdana" w:cs="宋体" w:hint="eastAsia"/>
                <w:sz w:val="18"/>
                <w:szCs w:val="18"/>
              </w:rPr>
              <w:t>日数据</w:t>
            </w:r>
            <w:proofErr w:type="gramEnd"/>
          </w:p>
        </w:tc>
      </w:tr>
      <w:tr w:rsidR="000D7A2B">
        <w:tc>
          <w:tcPr>
            <w:tcW w:w="1718"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Verdana"/>
                <w:sz w:val="18"/>
                <w:szCs w:val="18"/>
              </w:rPr>
            </w:pPr>
            <w:r>
              <w:rPr>
                <w:rFonts w:ascii="Verdana" w:hAnsi="Verdana" w:cs="Verdana"/>
                <w:sz w:val="18"/>
                <w:szCs w:val="18"/>
              </w:rPr>
              <w:t>outlet_id</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2755"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495"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From outlet master data.</w:t>
            </w:r>
          </w:p>
          <w:p w:rsidR="000D7A2B" w:rsidRDefault="000D7A2B" w:rsidP="00AE5372">
            <w:pPr>
              <w:pStyle w:val="TableContents"/>
              <w:suppressLineNumbers w:val="0"/>
              <w:suppressAutoHyphens w:val="0"/>
              <w:spacing w:line="200" w:lineRule="atLeast"/>
              <w:rPr>
                <w:rFonts w:eastAsia="宋体" w:cs="Times New Roman"/>
              </w:rPr>
            </w:pPr>
            <w:proofErr w:type="gramStart"/>
            <w:r>
              <w:rPr>
                <w:rFonts w:ascii="Verdana" w:eastAsia="宋体" w:hAnsi="Verdana" w:cs="宋体" w:hint="eastAsia"/>
                <w:sz w:val="18"/>
                <w:szCs w:val="18"/>
              </w:rPr>
              <w:t>取自门店主</w:t>
            </w:r>
            <w:proofErr w:type="gramEnd"/>
            <w:r>
              <w:rPr>
                <w:rFonts w:ascii="Verdana" w:eastAsia="宋体" w:hAnsi="Verdana" w:cs="宋体" w:hint="eastAsia"/>
                <w:sz w:val="18"/>
                <w:szCs w:val="18"/>
              </w:rPr>
              <w:t>数据</w:t>
            </w:r>
          </w:p>
        </w:tc>
      </w:tr>
      <w:tr w:rsidR="000D7A2B">
        <w:tc>
          <w:tcPr>
            <w:tcW w:w="1718"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department_id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部门</w:t>
            </w:r>
            <w:r>
              <w:rPr>
                <w:rFonts w:ascii="Verdana" w:eastAsia="宋体" w:hAnsi="Verdana" w:cs="Verdana"/>
                <w:sz w:val="18"/>
                <w:szCs w:val="18"/>
              </w:rPr>
              <w:t>_id</w:t>
            </w:r>
          </w:p>
        </w:tc>
        <w:tc>
          <w:tcPr>
            <w:tcW w:w="2755"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495"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From department master data.</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取自部门</w:t>
            </w:r>
            <w:proofErr w:type="gramStart"/>
            <w:r>
              <w:rPr>
                <w:rFonts w:ascii="Verdana" w:eastAsia="宋体" w:hAnsi="Verdana" w:cs="宋体" w:hint="eastAsia"/>
                <w:sz w:val="18"/>
                <w:szCs w:val="18"/>
              </w:rPr>
              <w:t>主数据</w:t>
            </w:r>
            <w:proofErr w:type="gramEnd"/>
          </w:p>
        </w:tc>
      </w:tr>
      <w:tr w:rsidR="000D7A2B">
        <w:tc>
          <w:tcPr>
            <w:tcW w:w="1718"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account_id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科目</w:t>
            </w:r>
            <w:r>
              <w:rPr>
                <w:rFonts w:ascii="Verdana" w:eastAsia="宋体" w:hAnsi="Verdana" w:cs="Verdana"/>
                <w:sz w:val="18"/>
                <w:szCs w:val="18"/>
              </w:rPr>
              <w:t>_id</w:t>
            </w:r>
          </w:p>
        </w:tc>
        <w:tc>
          <w:tcPr>
            <w:tcW w:w="2755"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495"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From account code master data.</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取自会计科目</w:t>
            </w:r>
            <w:proofErr w:type="gramStart"/>
            <w:r>
              <w:rPr>
                <w:rFonts w:ascii="Verdana" w:eastAsia="宋体" w:hAnsi="Verdana" w:cs="宋体" w:hint="eastAsia"/>
                <w:sz w:val="18"/>
                <w:szCs w:val="18"/>
              </w:rPr>
              <w:t>主数据</w:t>
            </w:r>
            <w:proofErr w:type="gramEnd"/>
          </w:p>
        </w:tc>
      </w:tr>
      <w:tr w:rsidR="000D7A2B">
        <w:tc>
          <w:tcPr>
            <w:tcW w:w="1718"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bookmarkStart w:id="899" w:name="_Hlk355253861"/>
            <w:r>
              <w:rPr>
                <w:rFonts w:ascii="Verdana" w:hAnsi="Verdana" w:cs="Verdana"/>
                <w:sz w:val="18"/>
                <w:szCs w:val="18"/>
              </w:rPr>
              <w:t>Actual</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eastAsia="宋体" w:hAnsi="Verdana" w:cs="宋体" w:hint="eastAsia"/>
                <w:sz w:val="18"/>
                <w:szCs w:val="18"/>
              </w:rPr>
              <w:t>实际</w:t>
            </w:r>
          </w:p>
        </w:tc>
        <w:tc>
          <w:tcPr>
            <w:tcW w:w="2755"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Monetary</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货币</w:t>
            </w:r>
          </w:p>
        </w:tc>
        <w:tc>
          <w:tcPr>
            <w:tcW w:w="5495"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Monetary value excluding taxes.</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不含税货币值</w:t>
            </w:r>
          </w:p>
        </w:tc>
        <w:bookmarkEnd w:id="899"/>
      </w:tr>
    </w:tbl>
    <w:p w:rsidR="000D7A2B" w:rsidRDefault="000D7A2B" w:rsidP="00C66070">
      <w:pPr>
        <w:rPr>
          <w:rFonts w:cs="Times New Roman"/>
        </w:rPr>
      </w:pPr>
    </w:p>
    <w:p w:rsidR="000D7A2B" w:rsidRPr="00C66070" w:rsidRDefault="000D7A2B" w:rsidP="00C66070">
      <w:pPr>
        <w:pStyle w:val="Textbody"/>
        <w:rPr>
          <w:rFonts w:cs="Times New Roman"/>
        </w:rPr>
      </w:pPr>
    </w:p>
    <w:p w:rsidR="000D7A2B" w:rsidRPr="00C66070"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900" w:name="_Toc231271058"/>
      <w:bookmarkStart w:id="901" w:name="_Toc238874674"/>
      <w:bookmarkStart w:id="902" w:name="_Toc369255776"/>
      <w:r w:rsidRPr="00C66070">
        <w:rPr>
          <w:rFonts w:ascii="Litera Serial" w:hAnsi="Litera Serial" w:cs="Litera Serial"/>
          <w:b w:val="0"/>
          <w:bCs w:val="0"/>
          <w:caps/>
          <w:color w:val="808080"/>
          <w:sz w:val="24"/>
          <w:szCs w:val="24"/>
        </w:rPr>
        <w:t xml:space="preserve">txn_contribution_budgeted </w:t>
      </w:r>
      <w:r w:rsidRPr="00C66070">
        <w:rPr>
          <w:rFonts w:ascii="Litera Serial" w:hAnsi="Litera Serial" w:cs="宋体" w:hint="eastAsia"/>
          <w:b w:val="0"/>
          <w:bCs w:val="0"/>
          <w:caps/>
          <w:color w:val="808080"/>
          <w:sz w:val="24"/>
          <w:szCs w:val="24"/>
        </w:rPr>
        <w:t>交易型</w:t>
      </w:r>
      <w:r w:rsidRPr="00C66070">
        <w:rPr>
          <w:rFonts w:ascii="Litera Serial" w:hAnsi="Litera Serial" w:cs="Litera Serial"/>
          <w:b w:val="0"/>
          <w:bCs w:val="0"/>
          <w:caps/>
          <w:color w:val="808080"/>
          <w:sz w:val="24"/>
          <w:szCs w:val="24"/>
        </w:rPr>
        <w:t>_</w:t>
      </w:r>
      <w:r w:rsidRPr="00C66070">
        <w:rPr>
          <w:rFonts w:ascii="Litera Serial" w:hAnsi="Litera Serial" w:cs="宋体" w:hint="eastAsia"/>
          <w:b w:val="0"/>
          <w:bCs w:val="0"/>
          <w:caps/>
          <w:color w:val="808080"/>
          <w:sz w:val="24"/>
          <w:szCs w:val="24"/>
        </w:rPr>
        <w:t>损益</w:t>
      </w:r>
      <w:r w:rsidRPr="00C66070">
        <w:rPr>
          <w:rFonts w:ascii="Litera Serial" w:hAnsi="Litera Serial" w:cs="Litera Serial"/>
          <w:b w:val="0"/>
          <w:bCs w:val="0"/>
          <w:caps/>
          <w:color w:val="808080"/>
          <w:sz w:val="24"/>
          <w:szCs w:val="24"/>
        </w:rPr>
        <w:t>_</w:t>
      </w:r>
      <w:r w:rsidRPr="00C66070">
        <w:rPr>
          <w:rFonts w:ascii="Litera Serial" w:hAnsi="Litera Serial" w:cs="宋体" w:hint="eastAsia"/>
          <w:b w:val="0"/>
          <w:bCs w:val="0"/>
          <w:caps/>
          <w:color w:val="808080"/>
          <w:sz w:val="24"/>
          <w:szCs w:val="24"/>
        </w:rPr>
        <w:t>预算</w:t>
      </w:r>
      <w:bookmarkEnd w:id="900"/>
      <w:bookmarkEnd w:id="901"/>
      <w:bookmarkEnd w:id="902"/>
    </w:p>
    <w:p w:rsidR="000D7A2B" w:rsidRDefault="000D7A2B" w:rsidP="00651083">
      <w:pPr>
        <w:pStyle w:val="Textbody"/>
        <w:suppressAutoHyphens w:val="0"/>
        <w:spacing w:before="156" w:after="156"/>
        <w:rPr>
          <w:rFonts w:ascii="Verdana" w:hAnsi="Verdana" w:cs="Verdana"/>
          <w:sz w:val="20"/>
          <w:szCs w:val="20"/>
        </w:rPr>
      </w:pPr>
    </w:p>
    <w:p w:rsidR="000D7A2B" w:rsidRPr="00D86EF1" w:rsidRDefault="000D7A2B" w:rsidP="00651083">
      <w:pPr>
        <w:pStyle w:val="Textbody"/>
        <w:suppressAutoHyphens w:val="0"/>
        <w:spacing w:before="156" w:after="156"/>
        <w:rPr>
          <w:rFonts w:ascii="Verdana" w:hAnsi="Verdana" w:cs="Verdana"/>
          <w:sz w:val="20"/>
          <w:szCs w:val="20"/>
        </w:rPr>
      </w:pPr>
      <w:r w:rsidRPr="00D86EF1">
        <w:rPr>
          <w:rFonts w:ascii="Verdana" w:hAnsi="Verdana" w:cs="Verdana"/>
          <w:sz w:val="20"/>
          <w:szCs w:val="20"/>
        </w:rPr>
        <w:t>This table will contain daily data. The table will contain all the financial records from Stores or distribution centers. Shrink data is included also here.</w:t>
      </w:r>
    </w:p>
    <w:p w:rsidR="000D7A2B" w:rsidRDefault="000D7A2B" w:rsidP="00651083">
      <w:pPr>
        <w:pStyle w:val="Textbody"/>
        <w:suppressAutoHyphens w:val="0"/>
        <w:spacing w:before="156" w:after="156"/>
        <w:rPr>
          <w:rFonts w:eastAsia="宋体" w:cs="Times New Roman"/>
        </w:rPr>
      </w:pPr>
      <w:r>
        <w:rPr>
          <w:rFonts w:ascii="Verdana" w:eastAsia="宋体" w:hAnsi="Verdana" w:cs="宋体" w:hint="eastAsia"/>
          <w:color w:val="000000"/>
          <w:sz w:val="20"/>
          <w:szCs w:val="20"/>
        </w:rPr>
        <w:t>此表格将</w:t>
      </w:r>
      <w:proofErr w:type="gramStart"/>
      <w:r>
        <w:rPr>
          <w:rFonts w:ascii="Verdana" w:eastAsia="宋体" w:hAnsi="Verdana" w:cs="宋体" w:hint="eastAsia"/>
          <w:color w:val="000000"/>
          <w:sz w:val="20"/>
          <w:szCs w:val="20"/>
        </w:rPr>
        <w:t>储存日</w:t>
      </w:r>
      <w:proofErr w:type="gramEnd"/>
      <w:r>
        <w:rPr>
          <w:rFonts w:ascii="Verdana" w:eastAsia="宋体" w:hAnsi="Verdana" w:cs="宋体" w:hint="eastAsia"/>
          <w:color w:val="000000"/>
          <w:sz w:val="20"/>
          <w:szCs w:val="20"/>
        </w:rPr>
        <w:t>数据。此表格将包含所有来自门店或物流中心的财务记录。损耗数据也包含在内。</w:t>
      </w:r>
    </w:p>
    <w:tbl>
      <w:tblPr>
        <w:tblW w:w="0" w:type="auto"/>
        <w:tblInd w:w="2" w:type="dxa"/>
        <w:tblBorders>
          <w:top w:val="single" w:sz="2" w:space="0" w:color="C0C0C0"/>
          <w:left w:val="single" w:sz="2" w:space="0" w:color="C0C0C0"/>
          <w:bottom w:val="single" w:sz="2" w:space="0" w:color="C0C0C0"/>
        </w:tblBorders>
        <w:tblLayout w:type="fixed"/>
        <w:tblCellMar>
          <w:left w:w="10" w:type="dxa"/>
          <w:right w:w="10" w:type="dxa"/>
        </w:tblCellMar>
        <w:tblLook w:val="0000" w:firstRow="0" w:lastRow="0" w:firstColumn="0" w:lastColumn="0" w:noHBand="0" w:noVBand="0"/>
      </w:tblPr>
      <w:tblGrid>
        <w:gridCol w:w="1623"/>
        <w:gridCol w:w="2822"/>
        <w:gridCol w:w="5510"/>
      </w:tblGrid>
      <w:tr w:rsidR="000D7A2B">
        <w:trPr>
          <w:cantSplit/>
          <w:tblHeader/>
        </w:trPr>
        <w:tc>
          <w:tcPr>
            <w:tcW w:w="1623" w:type="dxa"/>
            <w:tcBorders>
              <w:top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822" w:type="dxa"/>
            <w:tcBorders>
              <w:top w:val="single" w:sz="2" w:space="0" w:color="C0C0C0"/>
              <w:left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510" w:type="dxa"/>
            <w:tcBorders>
              <w:top w:val="single" w:sz="2" w:space="0" w:color="C0C0C0"/>
              <w:left w:val="single" w:sz="2" w:space="0" w:color="C0C0C0"/>
              <w:bottom w:val="single" w:sz="2" w:space="0" w:color="C0C0C0"/>
              <w:right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Pr>
        <w:tc>
          <w:tcPr>
            <w:tcW w:w="16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Date</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日期</w:t>
            </w:r>
          </w:p>
        </w:tc>
        <w:tc>
          <w:tcPr>
            <w:tcW w:w="282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Date</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日期</w:t>
            </w:r>
          </w:p>
        </w:tc>
        <w:tc>
          <w:tcPr>
            <w:tcW w:w="551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Daily data</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proofErr w:type="gramStart"/>
            <w:r>
              <w:rPr>
                <w:rFonts w:ascii="Verdana" w:eastAsia="宋体" w:hAnsi="Verdana" w:cs="宋体" w:hint="eastAsia"/>
                <w:sz w:val="18"/>
                <w:szCs w:val="18"/>
              </w:rPr>
              <w:t>日数据</w:t>
            </w:r>
            <w:proofErr w:type="gramEnd"/>
          </w:p>
        </w:tc>
      </w:tr>
      <w:tr w:rsidR="000D7A2B">
        <w:trPr>
          <w:cantSplit/>
        </w:trPr>
        <w:tc>
          <w:tcPr>
            <w:tcW w:w="16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Verdana"/>
                <w:sz w:val="18"/>
                <w:szCs w:val="18"/>
              </w:rPr>
            </w:pPr>
            <w:r>
              <w:rPr>
                <w:rFonts w:ascii="Verdana" w:hAnsi="Verdana" w:cs="Verdana"/>
                <w:sz w:val="18"/>
                <w:szCs w:val="18"/>
              </w:rPr>
              <w:t>outlet_id</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282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51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From outlet master data.</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proofErr w:type="gramStart"/>
            <w:r>
              <w:rPr>
                <w:rFonts w:ascii="Verdana" w:eastAsia="宋体" w:hAnsi="Verdana" w:cs="宋体" w:hint="eastAsia"/>
                <w:sz w:val="18"/>
                <w:szCs w:val="18"/>
              </w:rPr>
              <w:t>取自门店主</w:t>
            </w:r>
            <w:proofErr w:type="gramEnd"/>
            <w:r>
              <w:rPr>
                <w:rFonts w:ascii="Verdana" w:eastAsia="宋体" w:hAnsi="Verdana" w:cs="宋体" w:hint="eastAsia"/>
                <w:sz w:val="18"/>
                <w:szCs w:val="18"/>
              </w:rPr>
              <w:t>数据</w:t>
            </w:r>
          </w:p>
        </w:tc>
      </w:tr>
      <w:tr w:rsidR="000D7A2B">
        <w:trPr>
          <w:cantSplit/>
        </w:trPr>
        <w:tc>
          <w:tcPr>
            <w:tcW w:w="16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department_id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部门</w:t>
            </w:r>
            <w:r>
              <w:rPr>
                <w:rFonts w:ascii="Verdana" w:eastAsia="宋体" w:hAnsi="Verdana" w:cs="Verdana"/>
                <w:sz w:val="18"/>
                <w:szCs w:val="18"/>
              </w:rPr>
              <w:t>_id</w:t>
            </w:r>
          </w:p>
        </w:tc>
        <w:tc>
          <w:tcPr>
            <w:tcW w:w="282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51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From department master data.</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取自部门</w:t>
            </w:r>
            <w:proofErr w:type="gramStart"/>
            <w:r>
              <w:rPr>
                <w:rFonts w:ascii="Verdana" w:eastAsia="宋体" w:hAnsi="Verdana" w:cs="宋体" w:hint="eastAsia"/>
                <w:sz w:val="18"/>
                <w:szCs w:val="18"/>
              </w:rPr>
              <w:t>主数据</w:t>
            </w:r>
            <w:proofErr w:type="gramEnd"/>
          </w:p>
        </w:tc>
      </w:tr>
      <w:tr w:rsidR="000D7A2B">
        <w:trPr>
          <w:cantSplit/>
        </w:trPr>
        <w:tc>
          <w:tcPr>
            <w:tcW w:w="16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account_id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科目</w:t>
            </w:r>
            <w:r>
              <w:rPr>
                <w:rFonts w:ascii="Verdana" w:eastAsia="宋体" w:hAnsi="Verdana" w:cs="Verdana"/>
                <w:sz w:val="18"/>
                <w:szCs w:val="18"/>
              </w:rPr>
              <w:t>_id</w:t>
            </w:r>
          </w:p>
        </w:tc>
        <w:tc>
          <w:tcPr>
            <w:tcW w:w="282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51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From account code master data.</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取自会计科目</w:t>
            </w:r>
            <w:proofErr w:type="gramStart"/>
            <w:r>
              <w:rPr>
                <w:rFonts w:ascii="Verdana" w:eastAsia="宋体" w:hAnsi="Verdana" w:cs="宋体" w:hint="eastAsia"/>
                <w:sz w:val="18"/>
                <w:szCs w:val="18"/>
              </w:rPr>
              <w:t>主数据</w:t>
            </w:r>
            <w:proofErr w:type="gramEnd"/>
          </w:p>
        </w:tc>
      </w:tr>
      <w:tr w:rsidR="000D7A2B">
        <w:trPr>
          <w:cantSplit/>
          <w:trHeight w:val="65"/>
        </w:trPr>
        <w:tc>
          <w:tcPr>
            <w:tcW w:w="16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Budgeted</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预算</w:t>
            </w:r>
          </w:p>
        </w:tc>
        <w:tc>
          <w:tcPr>
            <w:tcW w:w="282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Monetary</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货币</w:t>
            </w:r>
          </w:p>
        </w:tc>
        <w:tc>
          <w:tcPr>
            <w:tcW w:w="5510"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Monetary value excluding taxes.</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不含税货币值</w:t>
            </w:r>
          </w:p>
        </w:tc>
      </w:tr>
    </w:tbl>
    <w:p w:rsidR="000D7A2B" w:rsidRDefault="000D7A2B" w:rsidP="001E467E">
      <w:pPr>
        <w:pStyle w:val="2"/>
        <w:keepNext w:val="0"/>
        <w:widowControl/>
        <w:numPr>
          <w:ilvl w:val="0"/>
          <w:numId w:val="0"/>
        </w:numPr>
        <w:tabs>
          <w:tab w:val="left" w:pos="432"/>
          <w:tab w:val="left" w:pos="576"/>
        </w:tabs>
        <w:suppressAutoHyphens w:val="0"/>
        <w:spacing w:before="0" w:after="0" w:line="200" w:lineRule="atLeast"/>
        <w:rPr>
          <w:rFonts w:cs="Times New Roman"/>
        </w:rPr>
      </w:pPr>
    </w:p>
    <w:p w:rsidR="000D7A2B" w:rsidRPr="001E467E"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903" w:name="_Toc231271059"/>
      <w:bookmarkStart w:id="904" w:name="_Toc238874675"/>
      <w:bookmarkStart w:id="905" w:name="_Toc369255777"/>
      <w:r w:rsidRPr="001E467E">
        <w:rPr>
          <w:rFonts w:ascii="Litera Serial" w:hAnsi="Litera Serial" w:cs="Litera Serial"/>
          <w:b w:val="0"/>
          <w:bCs w:val="0"/>
          <w:caps/>
          <w:color w:val="808080"/>
          <w:sz w:val="24"/>
          <w:szCs w:val="24"/>
        </w:rPr>
        <w:t xml:space="preserve">txn_store_area </w:t>
      </w:r>
      <w:r w:rsidRPr="001E467E">
        <w:rPr>
          <w:rFonts w:ascii="Litera Serial" w:hAnsi="Litera Serial" w:cs="宋体" w:hint="eastAsia"/>
          <w:b w:val="0"/>
          <w:bCs w:val="0"/>
          <w:caps/>
          <w:color w:val="808080"/>
          <w:sz w:val="24"/>
          <w:szCs w:val="24"/>
        </w:rPr>
        <w:t>交易型</w:t>
      </w:r>
      <w:r w:rsidRPr="001E467E">
        <w:rPr>
          <w:rFonts w:ascii="Litera Serial" w:hAnsi="Litera Serial" w:cs="Litera Serial"/>
          <w:b w:val="0"/>
          <w:bCs w:val="0"/>
          <w:caps/>
          <w:color w:val="808080"/>
          <w:sz w:val="24"/>
          <w:szCs w:val="24"/>
        </w:rPr>
        <w:t>_</w:t>
      </w:r>
      <w:r w:rsidRPr="001E467E">
        <w:rPr>
          <w:rFonts w:ascii="Litera Serial" w:hAnsi="Litera Serial" w:cs="宋体" w:hint="eastAsia"/>
          <w:b w:val="0"/>
          <w:bCs w:val="0"/>
          <w:caps/>
          <w:color w:val="808080"/>
          <w:sz w:val="24"/>
          <w:szCs w:val="24"/>
        </w:rPr>
        <w:t>门店</w:t>
      </w:r>
      <w:r w:rsidRPr="001E467E">
        <w:rPr>
          <w:rFonts w:ascii="Litera Serial" w:hAnsi="Litera Serial" w:cs="Litera Serial"/>
          <w:b w:val="0"/>
          <w:bCs w:val="0"/>
          <w:caps/>
          <w:color w:val="808080"/>
          <w:sz w:val="24"/>
          <w:szCs w:val="24"/>
        </w:rPr>
        <w:t>_</w:t>
      </w:r>
      <w:r w:rsidRPr="001E467E">
        <w:rPr>
          <w:rFonts w:ascii="Litera Serial" w:hAnsi="Litera Serial" w:cs="宋体" w:hint="eastAsia"/>
          <w:b w:val="0"/>
          <w:bCs w:val="0"/>
          <w:caps/>
          <w:color w:val="808080"/>
          <w:sz w:val="24"/>
          <w:szCs w:val="24"/>
        </w:rPr>
        <w:t>面积</w:t>
      </w:r>
      <w:bookmarkEnd w:id="903"/>
      <w:bookmarkEnd w:id="904"/>
      <w:bookmarkEnd w:id="905"/>
    </w:p>
    <w:p w:rsidR="000D7A2B" w:rsidRPr="00D86EF1" w:rsidRDefault="000D7A2B" w:rsidP="00651083">
      <w:pPr>
        <w:pStyle w:val="Textbody"/>
        <w:suppressAutoHyphens w:val="0"/>
        <w:spacing w:before="156" w:after="156"/>
        <w:rPr>
          <w:rFonts w:ascii="Verdana" w:hAnsi="Verdana" w:cs="Verdana"/>
          <w:sz w:val="20"/>
          <w:szCs w:val="20"/>
        </w:rPr>
      </w:pPr>
      <w:r w:rsidRPr="00D86EF1">
        <w:rPr>
          <w:rFonts w:ascii="Verdana" w:hAnsi="Verdana" w:cs="Verdana"/>
          <w:sz w:val="20"/>
          <w:szCs w:val="20"/>
        </w:rPr>
        <w:t xml:space="preserve">This table will store monthly data. Each month </w:t>
      </w:r>
      <w:r>
        <w:rPr>
          <w:rFonts w:ascii="Verdana" w:eastAsia="宋体" w:hAnsi="Verdana" w:cs="Verdana"/>
          <w:sz w:val="20"/>
          <w:szCs w:val="20"/>
        </w:rPr>
        <w:t>BBG</w:t>
      </w:r>
      <w:r w:rsidRPr="00D86EF1">
        <w:rPr>
          <w:rFonts w:ascii="Verdana" w:hAnsi="Verdana" w:cs="Verdana"/>
          <w:sz w:val="20"/>
          <w:szCs w:val="20"/>
        </w:rPr>
        <w:t xml:space="preserve"> will provide the data for the division of the areas in each outlet. </w:t>
      </w:r>
    </w:p>
    <w:p w:rsidR="000D7A2B" w:rsidRDefault="000D7A2B" w:rsidP="00651083">
      <w:pPr>
        <w:pStyle w:val="Textbody"/>
        <w:suppressAutoHyphens w:val="0"/>
        <w:rPr>
          <w:ins w:id="906" w:author="Unknown" w:date="2013-09-10T13:44:00Z"/>
          <w:rFonts w:ascii="Verdana" w:eastAsia="宋体" w:hAnsi="Verdana" w:cs="Times New Roman"/>
          <w:color w:val="000000"/>
          <w:sz w:val="20"/>
          <w:szCs w:val="20"/>
        </w:rPr>
      </w:pPr>
      <w:r>
        <w:rPr>
          <w:rFonts w:ascii="Verdana" w:eastAsia="宋体" w:hAnsi="Verdana" w:cs="宋体" w:hint="eastAsia"/>
          <w:color w:val="000000"/>
          <w:sz w:val="20"/>
          <w:szCs w:val="20"/>
        </w:rPr>
        <w:t>此表格将储存月数据。每个月步步高将提供每个门</w:t>
      </w:r>
      <w:proofErr w:type="gramStart"/>
      <w:r>
        <w:rPr>
          <w:rFonts w:ascii="Verdana" w:eastAsia="宋体" w:hAnsi="Verdana" w:cs="宋体" w:hint="eastAsia"/>
          <w:color w:val="000000"/>
          <w:sz w:val="20"/>
          <w:szCs w:val="20"/>
        </w:rPr>
        <w:t>店每个</w:t>
      </w:r>
      <w:proofErr w:type="gramEnd"/>
      <w:r>
        <w:rPr>
          <w:rFonts w:ascii="Verdana" w:eastAsia="宋体" w:hAnsi="Verdana" w:cs="宋体" w:hint="eastAsia"/>
          <w:color w:val="000000"/>
          <w:sz w:val="20"/>
          <w:szCs w:val="20"/>
        </w:rPr>
        <w:t>品类的面积数据。</w:t>
      </w:r>
    </w:p>
    <w:p w:rsidR="000D7A2B" w:rsidRDefault="000D7A2B" w:rsidP="00651083">
      <w:pPr>
        <w:pStyle w:val="Textbody"/>
        <w:suppressAutoHyphens w:val="0"/>
        <w:rPr>
          <w:rFonts w:eastAsia="宋体" w:cs="Times New Roman"/>
        </w:rPr>
      </w:pPr>
      <w:ins w:id="907" w:author="Unknown" w:date="2013-09-10T13:44:00Z">
        <w:r>
          <w:rPr>
            <w:rFonts w:ascii="Verdana" w:eastAsia="宋体" w:hAnsi="Verdana" w:cs="宋体" w:hint="eastAsia"/>
            <w:color w:val="000000"/>
            <w:sz w:val="20"/>
            <w:szCs w:val="20"/>
          </w:rPr>
          <w:t>该数据目前很多新店是没有分部门的面积的，规划设计部也没有提供过来。</w:t>
        </w:r>
      </w:ins>
      <w:ins w:id="908" w:author="Unknown" w:date="2013-09-20T09:37:00Z">
        <w:r>
          <w:rPr>
            <w:rFonts w:ascii="Verdana" w:eastAsia="宋体" w:hAnsi="Verdana" w:cs="Times New Roman"/>
            <w:color w:val="000000"/>
            <w:sz w:val="20"/>
            <w:szCs w:val="20"/>
          </w:rPr>
          <w:br/>
        </w:r>
        <w:proofErr w:type="gramStart"/>
        <w:r>
          <w:rPr>
            <w:rFonts w:ascii="Verdana" w:eastAsia="宋体" w:hAnsi="Verdana" w:cs="Verdana"/>
            <w:color w:val="000000"/>
            <w:sz w:val="20"/>
            <w:szCs w:val="20"/>
          </w:rPr>
          <w:t>this</w:t>
        </w:r>
        <w:proofErr w:type="gramEnd"/>
        <w:r>
          <w:rPr>
            <w:rFonts w:ascii="Verdana" w:eastAsia="宋体" w:hAnsi="Verdana" w:cs="Verdana"/>
            <w:color w:val="000000"/>
            <w:sz w:val="20"/>
            <w:szCs w:val="20"/>
          </w:rPr>
          <w:t xml:space="preserve"> is where we need help from Ben’s department.</w:t>
        </w:r>
      </w:ins>
    </w:p>
    <w:tbl>
      <w:tblPr>
        <w:tblW w:w="0" w:type="auto"/>
        <w:tblInd w:w="2" w:type="dxa"/>
        <w:tblBorders>
          <w:top w:val="single" w:sz="2" w:space="0" w:color="C0C0C0"/>
          <w:left w:val="single" w:sz="2" w:space="0" w:color="C0C0C0"/>
          <w:bottom w:val="single" w:sz="2" w:space="0" w:color="C0C0C0"/>
        </w:tblBorders>
        <w:tblLayout w:type="fixed"/>
        <w:tblCellMar>
          <w:left w:w="10" w:type="dxa"/>
          <w:right w:w="10" w:type="dxa"/>
        </w:tblCellMar>
        <w:tblLook w:val="0000" w:firstRow="0" w:lastRow="0" w:firstColumn="0" w:lastColumn="0" w:noHBand="0" w:noVBand="0"/>
      </w:tblPr>
      <w:tblGrid>
        <w:gridCol w:w="2223"/>
        <w:gridCol w:w="2563"/>
        <w:gridCol w:w="5182"/>
      </w:tblGrid>
      <w:tr w:rsidR="000D7A2B">
        <w:trPr>
          <w:trHeight w:val="291"/>
          <w:tblHeader/>
        </w:trPr>
        <w:tc>
          <w:tcPr>
            <w:tcW w:w="2223" w:type="dxa"/>
            <w:tcBorders>
              <w:top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563" w:type="dxa"/>
            <w:tcBorders>
              <w:top w:val="single" w:sz="2" w:space="0" w:color="C0C0C0"/>
              <w:left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182" w:type="dxa"/>
            <w:tcBorders>
              <w:top w:val="single" w:sz="2" w:space="0" w:color="C0C0C0"/>
              <w:left w:val="single" w:sz="2" w:space="0" w:color="C0C0C0"/>
              <w:bottom w:val="single" w:sz="2" w:space="0" w:color="C0C0C0"/>
              <w:right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22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eastAsia="宋体" w:cs="Times New Roman"/>
              </w:rPr>
            </w:pPr>
            <w:r>
              <w:rPr>
                <w:rFonts w:ascii="Verdana" w:hAnsi="Verdana" w:cs="Verdana"/>
                <w:sz w:val="18"/>
                <w:szCs w:val="18"/>
              </w:rPr>
              <w:t>Date</w:t>
            </w:r>
            <w:r>
              <w:rPr>
                <w:rFonts w:ascii="Verdana" w:eastAsia="宋体" w:hAnsi="Verdana" w:cs="Verdana"/>
                <w:sz w:val="18"/>
                <w:szCs w:val="18"/>
              </w:rPr>
              <w:t xml:space="preserve"> </w:t>
            </w:r>
            <w:r>
              <w:rPr>
                <w:rFonts w:ascii="Verdana" w:eastAsia="宋体" w:hAnsi="Verdana" w:cs="宋体" w:hint="eastAsia"/>
                <w:sz w:val="18"/>
                <w:szCs w:val="18"/>
              </w:rPr>
              <w:t>日期</w:t>
            </w:r>
          </w:p>
        </w:tc>
        <w:tc>
          <w:tcPr>
            <w:tcW w:w="256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eastAsia="宋体" w:cs="Times New Roman"/>
              </w:rPr>
            </w:pPr>
            <w:r>
              <w:rPr>
                <w:rFonts w:ascii="Verdana" w:hAnsi="Verdana" w:cs="Verdana"/>
                <w:sz w:val="18"/>
                <w:szCs w:val="18"/>
              </w:rPr>
              <w:t>Date</w:t>
            </w:r>
            <w:r>
              <w:rPr>
                <w:rFonts w:ascii="Verdana" w:eastAsia="宋体" w:hAnsi="Verdana" w:cs="Verdana"/>
                <w:sz w:val="18"/>
                <w:szCs w:val="18"/>
              </w:rPr>
              <w:t xml:space="preserve"> </w:t>
            </w:r>
            <w:r>
              <w:rPr>
                <w:rFonts w:ascii="Verdana" w:eastAsia="宋体" w:hAnsi="Verdana" w:cs="宋体" w:hint="eastAsia"/>
                <w:sz w:val="18"/>
                <w:szCs w:val="18"/>
              </w:rPr>
              <w:t>日期</w:t>
            </w:r>
          </w:p>
        </w:tc>
        <w:tc>
          <w:tcPr>
            <w:tcW w:w="5182"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eastAsia="宋体" w:hAnsi="Verdana" w:cs="Verdana"/>
                <w:sz w:val="18"/>
                <w:szCs w:val="18"/>
              </w:rPr>
              <w:t>Month</w:t>
            </w:r>
            <w:r>
              <w:rPr>
                <w:rFonts w:ascii="Verdana" w:hAnsi="Verdana" w:cs="Verdana"/>
                <w:sz w:val="18"/>
                <w:szCs w:val="18"/>
              </w:rPr>
              <w:t>ly data</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proofErr w:type="gramStart"/>
            <w:r>
              <w:rPr>
                <w:rFonts w:ascii="Verdana" w:eastAsia="宋体" w:hAnsi="Verdana" w:cs="宋体" w:hint="eastAsia"/>
                <w:sz w:val="18"/>
                <w:szCs w:val="18"/>
              </w:rPr>
              <w:t>月数据</w:t>
            </w:r>
            <w:proofErr w:type="gramEnd"/>
          </w:p>
        </w:tc>
      </w:tr>
      <w:tr w:rsidR="000D7A2B">
        <w:tc>
          <w:tcPr>
            <w:tcW w:w="22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Verdana"/>
                <w:sz w:val="18"/>
                <w:szCs w:val="18"/>
              </w:rPr>
            </w:pPr>
            <w:r>
              <w:rPr>
                <w:rFonts w:ascii="Verdana" w:hAnsi="Verdana" w:cs="Verdana"/>
                <w:sz w:val="18"/>
                <w:szCs w:val="18"/>
              </w:rPr>
              <w:t>outlet_id</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256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182"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From outlet master data.</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proofErr w:type="gramStart"/>
            <w:r>
              <w:rPr>
                <w:rFonts w:ascii="Verdana" w:eastAsia="宋体" w:hAnsi="Verdana" w:cs="宋体" w:hint="eastAsia"/>
                <w:sz w:val="18"/>
                <w:szCs w:val="18"/>
              </w:rPr>
              <w:t>取自门店主</w:t>
            </w:r>
            <w:proofErr w:type="gramEnd"/>
            <w:r>
              <w:rPr>
                <w:rFonts w:ascii="Verdana" w:eastAsia="宋体" w:hAnsi="Verdana" w:cs="宋体" w:hint="eastAsia"/>
                <w:sz w:val="18"/>
                <w:szCs w:val="18"/>
              </w:rPr>
              <w:t>数据</w:t>
            </w:r>
          </w:p>
        </w:tc>
      </w:tr>
      <w:tr w:rsidR="000D7A2B">
        <w:tc>
          <w:tcPr>
            <w:tcW w:w="22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department_id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部门</w:t>
            </w:r>
            <w:r>
              <w:rPr>
                <w:rFonts w:ascii="Verdana" w:eastAsia="宋体" w:hAnsi="Verdana" w:cs="Verdana"/>
                <w:sz w:val="18"/>
                <w:szCs w:val="18"/>
              </w:rPr>
              <w:t>_id</w:t>
            </w:r>
          </w:p>
        </w:tc>
        <w:tc>
          <w:tcPr>
            <w:tcW w:w="256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182"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From department master data.</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取自部门</w:t>
            </w:r>
            <w:proofErr w:type="gramStart"/>
            <w:r>
              <w:rPr>
                <w:rFonts w:ascii="Verdana" w:eastAsia="宋体" w:hAnsi="Verdana" w:cs="宋体" w:hint="eastAsia"/>
                <w:sz w:val="18"/>
                <w:szCs w:val="18"/>
              </w:rPr>
              <w:t>主数据</w:t>
            </w:r>
            <w:proofErr w:type="gramEnd"/>
          </w:p>
        </w:tc>
      </w:tr>
      <w:tr w:rsidR="000D7A2B">
        <w:tc>
          <w:tcPr>
            <w:tcW w:w="22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Verdana"/>
                <w:sz w:val="18"/>
                <w:szCs w:val="18"/>
              </w:rPr>
            </w:pPr>
            <w:r>
              <w:rPr>
                <w:rFonts w:ascii="Verdana" w:hAnsi="Verdana" w:cs="Verdana"/>
                <w:sz w:val="18"/>
                <w:szCs w:val="18"/>
              </w:rPr>
              <w:t>retail_m2</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零售</w:t>
            </w:r>
            <w:r>
              <w:rPr>
                <w:rFonts w:ascii="Verdana" w:eastAsia="宋体" w:hAnsi="Verdana" w:cs="Verdana"/>
                <w:sz w:val="18"/>
                <w:szCs w:val="18"/>
              </w:rPr>
              <w:t>_m2</w:t>
            </w:r>
          </w:p>
        </w:tc>
        <w:tc>
          <w:tcPr>
            <w:tcW w:w="256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hAnsi="Verdana" w:cs="Verdana"/>
                <w:sz w:val="18"/>
                <w:szCs w:val="18"/>
              </w:rPr>
            </w:pPr>
            <w:r>
              <w:rPr>
                <w:rFonts w:ascii="Verdana" w:hAnsi="Verdana" w:cs="Verdana"/>
                <w:sz w:val="18"/>
                <w:szCs w:val="18"/>
              </w:rPr>
              <w:t>Numeric with 2 decimals</w:t>
            </w:r>
          </w:p>
          <w:p w:rsidR="000D7A2B" w:rsidRDefault="000D7A2B" w:rsidP="00AE5372">
            <w:pPr>
              <w:pStyle w:val="TableContents"/>
              <w:suppressLineNumbers w:val="0"/>
              <w:suppressAutoHyphens w:val="0"/>
              <w:spacing w:line="200" w:lineRule="atLeast"/>
              <w:rPr>
                <w:rFonts w:ascii="Verdana" w:hAnsi="Verdana" w:cs="Verdana"/>
                <w:sz w:val="18"/>
                <w:szCs w:val="18"/>
              </w:rPr>
            </w:pPr>
            <w:r>
              <w:rPr>
                <w:rFonts w:ascii="Verdana" w:hAnsi="Verdana" w:cs="SimSun;宋体" w:hint="eastAsia"/>
                <w:sz w:val="18"/>
                <w:szCs w:val="18"/>
              </w:rPr>
              <w:t>数</w:t>
            </w:r>
            <w:r>
              <w:rPr>
                <w:rFonts w:ascii="宋体" w:eastAsia="宋体" w:hAnsi="宋体" w:cs="宋体" w:hint="eastAsia"/>
                <w:sz w:val="18"/>
                <w:szCs w:val="18"/>
              </w:rPr>
              <w:t>值</w:t>
            </w:r>
            <w:r>
              <w:rPr>
                <w:rFonts w:ascii="Verdana" w:hAnsi="Verdana" w:cs="SimSun;宋体" w:hint="eastAsia"/>
                <w:sz w:val="18"/>
                <w:szCs w:val="18"/>
              </w:rPr>
              <w:t>含</w:t>
            </w:r>
            <w:r>
              <w:rPr>
                <w:rFonts w:ascii="Verdana" w:hAnsi="Verdana" w:cs="Verdana"/>
                <w:sz w:val="18"/>
                <w:szCs w:val="18"/>
              </w:rPr>
              <w:t>2</w:t>
            </w:r>
            <w:r>
              <w:rPr>
                <w:rFonts w:ascii="Verdana" w:hAnsi="Verdana" w:cs="SimSun;宋体" w:hint="eastAsia"/>
                <w:sz w:val="18"/>
                <w:szCs w:val="18"/>
              </w:rPr>
              <w:t>位小数</w:t>
            </w:r>
          </w:p>
        </w:tc>
        <w:tc>
          <w:tcPr>
            <w:tcW w:w="5182"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Selling area</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营业面积</w:t>
            </w:r>
          </w:p>
        </w:tc>
      </w:tr>
      <w:tr w:rsidR="000D7A2B">
        <w:tc>
          <w:tcPr>
            <w:tcW w:w="22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Verdana"/>
                <w:sz w:val="18"/>
                <w:szCs w:val="18"/>
              </w:rPr>
            </w:pPr>
            <w:r>
              <w:rPr>
                <w:rFonts w:ascii="Verdana" w:hAnsi="Verdana" w:cs="Verdana"/>
                <w:sz w:val="18"/>
                <w:szCs w:val="18"/>
              </w:rPr>
              <w:t>back_m2</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后台</w:t>
            </w:r>
            <w:r>
              <w:rPr>
                <w:rFonts w:ascii="Verdana" w:eastAsia="宋体" w:hAnsi="Verdana" w:cs="Verdana"/>
                <w:sz w:val="18"/>
                <w:szCs w:val="18"/>
              </w:rPr>
              <w:t>_m2</w:t>
            </w:r>
          </w:p>
        </w:tc>
        <w:tc>
          <w:tcPr>
            <w:tcW w:w="256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hAnsi="Verdana" w:cs="Verdana"/>
                <w:sz w:val="18"/>
                <w:szCs w:val="18"/>
              </w:rPr>
            </w:pPr>
            <w:r>
              <w:rPr>
                <w:rFonts w:ascii="Verdana" w:hAnsi="Verdana" w:cs="Verdana"/>
                <w:sz w:val="18"/>
                <w:szCs w:val="18"/>
              </w:rPr>
              <w:t>Numeric with 2 decimals</w:t>
            </w:r>
          </w:p>
          <w:p w:rsidR="000D7A2B" w:rsidRDefault="000D7A2B" w:rsidP="00AE5372">
            <w:pPr>
              <w:pStyle w:val="TableContents"/>
              <w:suppressLineNumbers w:val="0"/>
              <w:suppressAutoHyphens w:val="0"/>
              <w:spacing w:line="200" w:lineRule="atLeast"/>
              <w:rPr>
                <w:rFonts w:ascii="Verdana" w:hAnsi="Verdana" w:cs="Verdana"/>
                <w:sz w:val="18"/>
                <w:szCs w:val="18"/>
              </w:rPr>
            </w:pPr>
            <w:r>
              <w:rPr>
                <w:rFonts w:ascii="Verdana" w:hAnsi="Verdana" w:cs="SimSun;宋体" w:hint="eastAsia"/>
                <w:sz w:val="18"/>
                <w:szCs w:val="18"/>
              </w:rPr>
              <w:t>数</w:t>
            </w:r>
            <w:r>
              <w:rPr>
                <w:rFonts w:ascii="宋体" w:eastAsia="宋体" w:hAnsi="宋体" w:cs="宋体" w:hint="eastAsia"/>
                <w:sz w:val="18"/>
                <w:szCs w:val="18"/>
              </w:rPr>
              <w:t>值</w:t>
            </w:r>
            <w:r>
              <w:rPr>
                <w:rFonts w:ascii="Verdana" w:hAnsi="Verdana" w:cs="SimSun;宋体" w:hint="eastAsia"/>
                <w:sz w:val="18"/>
                <w:szCs w:val="18"/>
              </w:rPr>
              <w:t>含</w:t>
            </w:r>
            <w:r>
              <w:rPr>
                <w:rFonts w:ascii="Verdana" w:hAnsi="Verdana" w:cs="Verdana"/>
                <w:sz w:val="18"/>
                <w:szCs w:val="18"/>
              </w:rPr>
              <w:t>2</w:t>
            </w:r>
            <w:r>
              <w:rPr>
                <w:rFonts w:ascii="Verdana" w:hAnsi="Verdana" w:cs="SimSun;宋体" w:hint="eastAsia"/>
                <w:sz w:val="18"/>
                <w:szCs w:val="18"/>
              </w:rPr>
              <w:t>位小数</w:t>
            </w:r>
          </w:p>
        </w:tc>
        <w:tc>
          <w:tcPr>
            <w:tcW w:w="5182"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extbody"/>
              <w:widowControl/>
              <w:suppressAutoHyphens w:val="0"/>
              <w:spacing w:after="0" w:line="200" w:lineRule="atLeast"/>
              <w:rPr>
                <w:rFonts w:ascii="Verdana" w:eastAsia="宋体" w:hAnsi="Verdana" w:cs="Times New Roman"/>
                <w:sz w:val="18"/>
                <w:szCs w:val="18"/>
              </w:rPr>
            </w:pPr>
            <w:r>
              <w:rPr>
                <w:rFonts w:ascii="Verdana" w:hAnsi="Verdana" w:cs="Verdana"/>
                <w:sz w:val="18"/>
                <w:szCs w:val="18"/>
              </w:rPr>
              <w:t>Back room storage chiller + receiving area</w:t>
            </w:r>
            <w:r>
              <w:rPr>
                <w:rFonts w:ascii="Verdana" w:eastAsia="宋体" w:hAnsi="Verdana" w:cs="Verdana"/>
                <w:sz w:val="18"/>
                <w:szCs w:val="18"/>
              </w:rPr>
              <w:t xml:space="preserve"> </w:t>
            </w:r>
          </w:p>
          <w:p w:rsidR="000D7A2B" w:rsidRDefault="000D7A2B" w:rsidP="00AE5372">
            <w:pPr>
              <w:pStyle w:val="Textbody"/>
              <w:widowControl/>
              <w:suppressAutoHyphens w:val="0"/>
              <w:spacing w:after="0" w:line="200" w:lineRule="atLeast"/>
              <w:rPr>
                <w:rFonts w:eastAsia="宋体" w:cs="Times New Roman"/>
              </w:rPr>
            </w:pPr>
            <w:r>
              <w:rPr>
                <w:rFonts w:ascii="Verdana" w:eastAsia="宋体" w:hAnsi="Verdana" w:cs="宋体" w:hint="eastAsia"/>
                <w:sz w:val="18"/>
                <w:szCs w:val="18"/>
              </w:rPr>
              <w:t>后台面积如冷冻储存室及收货区域</w:t>
            </w:r>
          </w:p>
        </w:tc>
      </w:tr>
      <w:tr w:rsidR="000D7A2B">
        <w:tc>
          <w:tcPr>
            <w:tcW w:w="22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Verdana"/>
                <w:sz w:val="18"/>
                <w:szCs w:val="18"/>
              </w:rPr>
            </w:pPr>
            <w:r>
              <w:rPr>
                <w:rFonts w:ascii="Verdana" w:hAnsi="Verdana" w:cs="Verdana"/>
                <w:sz w:val="18"/>
                <w:szCs w:val="18"/>
              </w:rPr>
              <w:t>front_m2</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前台</w:t>
            </w:r>
            <w:r>
              <w:rPr>
                <w:rFonts w:ascii="Verdana" w:eastAsia="宋体" w:hAnsi="Verdana" w:cs="Verdana"/>
                <w:sz w:val="18"/>
                <w:szCs w:val="18"/>
              </w:rPr>
              <w:t>_m2</w:t>
            </w:r>
          </w:p>
        </w:tc>
        <w:tc>
          <w:tcPr>
            <w:tcW w:w="256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hAnsi="Verdana" w:cs="Verdana"/>
                <w:sz w:val="18"/>
                <w:szCs w:val="18"/>
              </w:rPr>
            </w:pPr>
            <w:r>
              <w:rPr>
                <w:rFonts w:ascii="Verdana" w:hAnsi="Verdana" w:cs="Verdana"/>
                <w:sz w:val="18"/>
                <w:szCs w:val="18"/>
              </w:rPr>
              <w:t>Numeric with 2 decimals</w:t>
            </w:r>
          </w:p>
          <w:p w:rsidR="000D7A2B" w:rsidRDefault="000D7A2B" w:rsidP="00AE5372">
            <w:pPr>
              <w:pStyle w:val="TableContents"/>
              <w:suppressLineNumbers w:val="0"/>
              <w:suppressAutoHyphens w:val="0"/>
              <w:spacing w:line="200" w:lineRule="atLeast"/>
              <w:rPr>
                <w:rFonts w:ascii="Verdana" w:hAnsi="Verdana" w:cs="Verdana"/>
                <w:sz w:val="18"/>
                <w:szCs w:val="18"/>
              </w:rPr>
            </w:pPr>
            <w:r>
              <w:rPr>
                <w:rFonts w:ascii="Verdana" w:hAnsi="Verdana" w:cs="SimSun;宋体" w:hint="eastAsia"/>
                <w:sz w:val="18"/>
                <w:szCs w:val="18"/>
              </w:rPr>
              <w:t>数</w:t>
            </w:r>
            <w:r>
              <w:rPr>
                <w:rFonts w:ascii="宋体" w:eastAsia="宋体" w:hAnsi="宋体" w:cs="宋体" w:hint="eastAsia"/>
                <w:sz w:val="18"/>
                <w:szCs w:val="18"/>
              </w:rPr>
              <w:t>值</w:t>
            </w:r>
            <w:r>
              <w:rPr>
                <w:rFonts w:ascii="Verdana" w:hAnsi="Verdana" w:cs="SimSun;宋体" w:hint="eastAsia"/>
                <w:sz w:val="18"/>
                <w:szCs w:val="18"/>
              </w:rPr>
              <w:t>含</w:t>
            </w:r>
            <w:r>
              <w:rPr>
                <w:rFonts w:ascii="Verdana" w:hAnsi="Verdana" w:cs="Verdana"/>
                <w:sz w:val="18"/>
                <w:szCs w:val="18"/>
              </w:rPr>
              <w:t>2</w:t>
            </w:r>
            <w:r>
              <w:rPr>
                <w:rFonts w:ascii="Verdana" w:hAnsi="Verdana" w:cs="SimSun;宋体" w:hint="eastAsia"/>
                <w:sz w:val="18"/>
                <w:szCs w:val="18"/>
              </w:rPr>
              <w:t>位小数</w:t>
            </w:r>
          </w:p>
        </w:tc>
        <w:tc>
          <w:tcPr>
            <w:tcW w:w="5182"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extbody"/>
              <w:widowControl/>
              <w:suppressAutoHyphens w:val="0"/>
              <w:spacing w:after="0" w:line="200" w:lineRule="atLeast"/>
              <w:rPr>
                <w:rFonts w:ascii="Verdana" w:eastAsia="宋体" w:hAnsi="Verdana" w:cs="Times New Roman"/>
                <w:sz w:val="18"/>
                <w:szCs w:val="18"/>
              </w:rPr>
            </w:pPr>
            <w:r>
              <w:rPr>
                <w:rFonts w:ascii="Verdana" w:hAnsi="Verdana" w:cs="Verdana"/>
                <w:sz w:val="18"/>
                <w:szCs w:val="18"/>
              </w:rPr>
              <w:t>Cashiers area</w:t>
            </w:r>
            <w:r>
              <w:rPr>
                <w:rFonts w:ascii="Verdana" w:eastAsia="宋体" w:hAnsi="Verdana" w:cs="Verdana"/>
                <w:sz w:val="18"/>
                <w:szCs w:val="18"/>
              </w:rPr>
              <w:t xml:space="preserve"> </w:t>
            </w:r>
          </w:p>
          <w:p w:rsidR="000D7A2B" w:rsidRDefault="000D7A2B" w:rsidP="00AE5372">
            <w:pPr>
              <w:pStyle w:val="Textbody"/>
              <w:widowControl/>
              <w:suppressAutoHyphens w:val="0"/>
              <w:spacing w:after="0" w:line="200" w:lineRule="atLeast"/>
              <w:rPr>
                <w:rFonts w:eastAsia="宋体" w:cs="Times New Roman"/>
              </w:rPr>
            </w:pPr>
            <w:r>
              <w:rPr>
                <w:rFonts w:ascii="Verdana" w:eastAsia="宋体" w:hAnsi="Verdana" w:cs="宋体" w:hint="eastAsia"/>
                <w:sz w:val="18"/>
                <w:szCs w:val="18"/>
              </w:rPr>
              <w:t>收银区</w:t>
            </w:r>
          </w:p>
        </w:tc>
      </w:tr>
      <w:tr w:rsidR="000D7A2B">
        <w:tc>
          <w:tcPr>
            <w:tcW w:w="22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Verdana"/>
                <w:sz w:val="18"/>
                <w:szCs w:val="18"/>
              </w:rPr>
            </w:pPr>
            <w:r>
              <w:rPr>
                <w:rFonts w:ascii="Verdana" w:hAnsi="Verdana" w:cs="Verdana"/>
                <w:sz w:val="18"/>
                <w:szCs w:val="18"/>
              </w:rPr>
              <w:t>tenant_m2</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租赁</w:t>
            </w:r>
            <w:r>
              <w:rPr>
                <w:rFonts w:ascii="Verdana" w:eastAsia="宋体" w:hAnsi="Verdana" w:cs="Verdana"/>
                <w:sz w:val="18"/>
                <w:szCs w:val="18"/>
              </w:rPr>
              <w:t>_m2</w:t>
            </w:r>
          </w:p>
        </w:tc>
        <w:tc>
          <w:tcPr>
            <w:tcW w:w="256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hAnsi="Verdana" w:cs="Verdana"/>
                <w:sz w:val="18"/>
                <w:szCs w:val="18"/>
              </w:rPr>
            </w:pPr>
            <w:r>
              <w:rPr>
                <w:rFonts w:ascii="Verdana" w:hAnsi="Verdana" w:cs="Verdana"/>
                <w:sz w:val="18"/>
                <w:szCs w:val="18"/>
              </w:rPr>
              <w:t>Numeric with 2 decimals</w:t>
            </w:r>
          </w:p>
          <w:p w:rsidR="000D7A2B" w:rsidRDefault="000D7A2B" w:rsidP="00AE5372">
            <w:pPr>
              <w:pStyle w:val="TableContents"/>
              <w:suppressLineNumbers w:val="0"/>
              <w:suppressAutoHyphens w:val="0"/>
              <w:spacing w:line="200" w:lineRule="atLeast"/>
              <w:rPr>
                <w:rFonts w:ascii="Verdana" w:hAnsi="Verdana" w:cs="Verdana"/>
                <w:sz w:val="18"/>
                <w:szCs w:val="18"/>
              </w:rPr>
            </w:pPr>
            <w:r>
              <w:rPr>
                <w:rFonts w:ascii="Verdana" w:hAnsi="Verdana" w:cs="SimSun;宋体" w:hint="eastAsia"/>
                <w:sz w:val="18"/>
                <w:szCs w:val="18"/>
              </w:rPr>
              <w:t>数</w:t>
            </w:r>
            <w:r>
              <w:rPr>
                <w:rFonts w:ascii="宋体" w:eastAsia="宋体" w:hAnsi="宋体" w:cs="宋体" w:hint="eastAsia"/>
                <w:sz w:val="18"/>
                <w:szCs w:val="18"/>
              </w:rPr>
              <w:t>值</w:t>
            </w:r>
            <w:r>
              <w:rPr>
                <w:rFonts w:ascii="Verdana" w:hAnsi="Verdana" w:cs="SimSun;宋体" w:hint="eastAsia"/>
                <w:sz w:val="18"/>
                <w:szCs w:val="18"/>
              </w:rPr>
              <w:t>含</w:t>
            </w:r>
            <w:r>
              <w:rPr>
                <w:rFonts w:ascii="Verdana" w:hAnsi="Verdana" w:cs="Verdana"/>
                <w:sz w:val="18"/>
                <w:szCs w:val="18"/>
              </w:rPr>
              <w:t>2</w:t>
            </w:r>
            <w:r>
              <w:rPr>
                <w:rFonts w:ascii="Verdana" w:hAnsi="Verdana" w:cs="SimSun;宋体" w:hint="eastAsia"/>
                <w:sz w:val="18"/>
                <w:szCs w:val="18"/>
              </w:rPr>
              <w:t>位小数</w:t>
            </w:r>
          </w:p>
        </w:tc>
        <w:tc>
          <w:tcPr>
            <w:tcW w:w="5182"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Tenant area</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租赁面积</w:t>
            </w:r>
          </w:p>
        </w:tc>
      </w:tr>
      <w:tr w:rsidR="000D7A2B">
        <w:tc>
          <w:tcPr>
            <w:tcW w:w="22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common_area_m2</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共有</w:t>
            </w:r>
            <w:r>
              <w:rPr>
                <w:rFonts w:ascii="Verdana" w:eastAsia="宋体" w:hAnsi="Verdana" w:cs="Verdana"/>
                <w:sz w:val="18"/>
                <w:szCs w:val="18"/>
              </w:rPr>
              <w:t>_</w:t>
            </w:r>
            <w:r>
              <w:rPr>
                <w:rFonts w:ascii="Verdana" w:eastAsia="宋体" w:hAnsi="Verdana" w:cs="宋体" w:hint="eastAsia"/>
                <w:sz w:val="18"/>
                <w:szCs w:val="18"/>
              </w:rPr>
              <w:t>面积</w:t>
            </w:r>
            <w:r>
              <w:rPr>
                <w:rFonts w:ascii="Verdana" w:eastAsia="宋体" w:hAnsi="Verdana" w:cs="Verdana"/>
                <w:sz w:val="18"/>
                <w:szCs w:val="18"/>
              </w:rPr>
              <w:t>_m2</w:t>
            </w:r>
          </w:p>
        </w:tc>
        <w:tc>
          <w:tcPr>
            <w:tcW w:w="2563"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hAnsi="Verdana" w:cs="Verdana"/>
                <w:sz w:val="18"/>
                <w:szCs w:val="18"/>
              </w:rPr>
            </w:pPr>
            <w:r>
              <w:rPr>
                <w:rFonts w:ascii="Verdana" w:hAnsi="Verdana" w:cs="Verdana"/>
                <w:sz w:val="18"/>
                <w:szCs w:val="18"/>
              </w:rPr>
              <w:t>Numeric with 2 decimals</w:t>
            </w:r>
          </w:p>
          <w:p w:rsidR="000D7A2B" w:rsidRDefault="000D7A2B" w:rsidP="00AE5372">
            <w:pPr>
              <w:pStyle w:val="TableContents"/>
              <w:suppressLineNumbers w:val="0"/>
              <w:suppressAutoHyphens w:val="0"/>
              <w:spacing w:line="200" w:lineRule="atLeast"/>
              <w:rPr>
                <w:rFonts w:ascii="Verdana" w:hAnsi="Verdana" w:cs="Verdana"/>
                <w:sz w:val="18"/>
                <w:szCs w:val="18"/>
              </w:rPr>
            </w:pPr>
            <w:r>
              <w:rPr>
                <w:rFonts w:ascii="Verdana" w:hAnsi="Verdana" w:cs="SimSun;宋体" w:hint="eastAsia"/>
                <w:sz w:val="18"/>
                <w:szCs w:val="18"/>
              </w:rPr>
              <w:t>数</w:t>
            </w:r>
            <w:r>
              <w:rPr>
                <w:rFonts w:ascii="宋体" w:eastAsia="宋体" w:hAnsi="宋体" w:cs="宋体" w:hint="eastAsia"/>
                <w:sz w:val="18"/>
                <w:szCs w:val="18"/>
              </w:rPr>
              <w:t>值</w:t>
            </w:r>
            <w:r>
              <w:rPr>
                <w:rFonts w:ascii="Verdana" w:hAnsi="Verdana" w:cs="SimSun;宋体" w:hint="eastAsia"/>
                <w:sz w:val="18"/>
                <w:szCs w:val="18"/>
              </w:rPr>
              <w:t>含</w:t>
            </w:r>
            <w:r>
              <w:rPr>
                <w:rFonts w:ascii="Verdana" w:hAnsi="Verdana" w:cs="Verdana"/>
                <w:sz w:val="18"/>
                <w:szCs w:val="18"/>
              </w:rPr>
              <w:t>2</w:t>
            </w:r>
            <w:r>
              <w:rPr>
                <w:rFonts w:ascii="Verdana" w:hAnsi="Verdana" w:cs="SimSun;宋体" w:hint="eastAsia"/>
                <w:sz w:val="18"/>
                <w:szCs w:val="18"/>
              </w:rPr>
              <w:t>位小数</w:t>
            </w:r>
          </w:p>
        </w:tc>
        <w:tc>
          <w:tcPr>
            <w:tcW w:w="5182"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Common area</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共享区域</w:t>
            </w:r>
          </w:p>
        </w:tc>
      </w:tr>
    </w:tbl>
    <w:p w:rsidR="000D7A2B" w:rsidRDefault="000D7A2B" w:rsidP="001E467E">
      <w:pPr>
        <w:pStyle w:val="2"/>
        <w:keepNext w:val="0"/>
        <w:widowControl/>
        <w:numPr>
          <w:ilvl w:val="0"/>
          <w:numId w:val="0"/>
        </w:numPr>
        <w:tabs>
          <w:tab w:val="left" w:pos="432"/>
          <w:tab w:val="left" w:pos="576"/>
        </w:tabs>
        <w:suppressAutoHyphens w:val="0"/>
        <w:spacing w:before="0" w:after="0" w:line="150" w:lineRule="atLeast"/>
        <w:rPr>
          <w:rFonts w:cs="Times New Roman"/>
        </w:rPr>
      </w:pPr>
    </w:p>
    <w:p w:rsidR="000D7A2B" w:rsidRPr="001E467E"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909" w:name="_Toc231271060"/>
      <w:bookmarkStart w:id="910" w:name="_Toc238874676"/>
      <w:bookmarkStart w:id="911" w:name="_Toc369255778"/>
      <w:r w:rsidRPr="001E467E">
        <w:rPr>
          <w:rFonts w:ascii="Litera Serial" w:hAnsi="Litera Serial" w:cs="Litera Serial"/>
          <w:b w:val="0"/>
          <w:bCs w:val="0"/>
          <w:caps/>
          <w:color w:val="808080"/>
          <w:sz w:val="24"/>
          <w:szCs w:val="24"/>
        </w:rPr>
        <w:t xml:space="preserve">txn_EMPLOYEE_worked_HOURS </w:t>
      </w:r>
      <w:r w:rsidRPr="001E467E">
        <w:rPr>
          <w:rFonts w:ascii="Litera Serial" w:hAnsi="Litera Serial" w:cs="宋体" w:hint="eastAsia"/>
          <w:b w:val="0"/>
          <w:bCs w:val="0"/>
          <w:caps/>
          <w:color w:val="808080"/>
          <w:sz w:val="24"/>
          <w:szCs w:val="24"/>
        </w:rPr>
        <w:t>交易型</w:t>
      </w:r>
      <w:r w:rsidRPr="001E467E">
        <w:rPr>
          <w:rFonts w:ascii="Litera Serial" w:hAnsi="Litera Serial" w:cs="Litera Serial"/>
          <w:b w:val="0"/>
          <w:bCs w:val="0"/>
          <w:caps/>
          <w:color w:val="808080"/>
          <w:sz w:val="24"/>
          <w:szCs w:val="24"/>
        </w:rPr>
        <w:t>_</w:t>
      </w:r>
      <w:r w:rsidRPr="001E467E">
        <w:rPr>
          <w:rFonts w:ascii="Litera Serial" w:hAnsi="Litera Serial" w:cs="宋体" w:hint="eastAsia"/>
          <w:b w:val="0"/>
          <w:bCs w:val="0"/>
          <w:caps/>
          <w:color w:val="808080"/>
          <w:sz w:val="24"/>
          <w:szCs w:val="24"/>
        </w:rPr>
        <w:t>员工</w:t>
      </w:r>
      <w:r w:rsidRPr="001E467E">
        <w:rPr>
          <w:rFonts w:ascii="Litera Serial" w:hAnsi="Litera Serial" w:cs="Litera Serial"/>
          <w:b w:val="0"/>
          <w:bCs w:val="0"/>
          <w:caps/>
          <w:color w:val="808080"/>
          <w:sz w:val="24"/>
          <w:szCs w:val="24"/>
        </w:rPr>
        <w:t>_</w:t>
      </w:r>
      <w:r w:rsidRPr="001E467E">
        <w:rPr>
          <w:rFonts w:ascii="Litera Serial" w:hAnsi="Litera Serial" w:cs="宋体" w:hint="eastAsia"/>
          <w:b w:val="0"/>
          <w:bCs w:val="0"/>
          <w:caps/>
          <w:color w:val="808080"/>
          <w:sz w:val="24"/>
          <w:szCs w:val="24"/>
        </w:rPr>
        <w:t>工作</w:t>
      </w:r>
      <w:r w:rsidRPr="001E467E">
        <w:rPr>
          <w:rFonts w:ascii="Litera Serial" w:hAnsi="Litera Serial" w:cs="Litera Serial"/>
          <w:b w:val="0"/>
          <w:bCs w:val="0"/>
          <w:caps/>
          <w:color w:val="808080"/>
          <w:sz w:val="24"/>
          <w:szCs w:val="24"/>
        </w:rPr>
        <w:t>_</w:t>
      </w:r>
      <w:r w:rsidRPr="001E467E">
        <w:rPr>
          <w:rFonts w:ascii="Litera Serial" w:hAnsi="Litera Serial" w:cs="宋体" w:hint="eastAsia"/>
          <w:b w:val="0"/>
          <w:bCs w:val="0"/>
          <w:caps/>
          <w:color w:val="808080"/>
          <w:sz w:val="24"/>
          <w:szCs w:val="24"/>
        </w:rPr>
        <w:t>小时</w:t>
      </w:r>
      <w:bookmarkEnd w:id="909"/>
      <w:bookmarkEnd w:id="910"/>
      <w:bookmarkEnd w:id="911"/>
    </w:p>
    <w:p w:rsidR="000D7A2B" w:rsidRDefault="000D7A2B" w:rsidP="00651083">
      <w:pPr>
        <w:pStyle w:val="Textbody"/>
        <w:suppressAutoHyphens w:val="0"/>
        <w:spacing w:before="156" w:after="156"/>
        <w:rPr>
          <w:rFonts w:ascii="Verdana" w:hAnsi="Verdana" w:cs="Verdana"/>
          <w:sz w:val="20"/>
          <w:szCs w:val="20"/>
        </w:rPr>
      </w:pPr>
      <w:r w:rsidRPr="00D86EF1">
        <w:rPr>
          <w:rFonts w:ascii="Verdana" w:hAnsi="Verdana" w:cs="Verdana"/>
          <w:sz w:val="20"/>
          <w:szCs w:val="20"/>
        </w:rPr>
        <w:t xml:space="preserve">This table will store monthly data. Each month </w:t>
      </w:r>
      <w:r>
        <w:rPr>
          <w:rFonts w:ascii="Verdana" w:eastAsia="宋体" w:hAnsi="Verdana" w:cs="Verdana"/>
          <w:sz w:val="20"/>
          <w:szCs w:val="20"/>
        </w:rPr>
        <w:t>BBG</w:t>
      </w:r>
      <w:r w:rsidRPr="00D86EF1">
        <w:rPr>
          <w:rFonts w:ascii="Verdana" w:hAnsi="Verdana" w:cs="Verdana"/>
          <w:sz w:val="20"/>
          <w:szCs w:val="20"/>
        </w:rPr>
        <w:t xml:space="preserve"> will provide the data for each one of the employees indicating the total number of hours worked in each department.</w:t>
      </w:r>
    </w:p>
    <w:p w:rsidR="000D7A2B" w:rsidRDefault="000D7A2B" w:rsidP="00651083">
      <w:pPr>
        <w:pStyle w:val="Textbody"/>
        <w:suppressAutoHyphens w:val="0"/>
        <w:spacing w:before="156" w:after="156"/>
        <w:rPr>
          <w:rFonts w:ascii="Verdana" w:eastAsia="宋体" w:hAnsi="Verdana" w:cs="Times New Roman"/>
          <w:color w:val="000000"/>
          <w:sz w:val="20"/>
          <w:szCs w:val="20"/>
        </w:rPr>
      </w:pPr>
      <w:r>
        <w:rPr>
          <w:rFonts w:ascii="Verdana" w:eastAsia="宋体" w:hAnsi="Verdana" w:cs="宋体" w:hint="eastAsia"/>
          <w:color w:val="000000"/>
          <w:sz w:val="20"/>
          <w:szCs w:val="20"/>
        </w:rPr>
        <w:t>此表格将储存月数据。每个月步步高将提供每一个员工的数据表示在每个大类下的员工工时总计。</w:t>
      </w:r>
    </w:p>
    <w:p w:rsidR="000D7A2B" w:rsidRDefault="000D7A2B" w:rsidP="00651083">
      <w:pPr>
        <w:pStyle w:val="Textbody"/>
        <w:suppressAutoHyphens w:val="0"/>
        <w:spacing w:before="156" w:after="156"/>
        <w:rPr>
          <w:rFonts w:eastAsia="宋体" w:cs="Times New Roman"/>
        </w:rPr>
      </w:pPr>
      <w:ins w:id="912" w:author="Unknown" w:date="2013-09-10T13:44:00Z">
        <w:r>
          <w:rPr>
            <w:rFonts w:eastAsia="宋体" w:cs="宋体" w:hint="eastAsia"/>
          </w:rPr>
          <w:t>现有的</w:t>
        </w:r>
        <w:r>
          <w:rPr>
            <w:rFonts w:eastAsia="宋体"/>
          </w:rPr>
          <w:t>HR</w:t>
        </w:r>
        <w:r>
          <w:rPr>
            <w:rFonts w:eastAsia="宋体" w:cs="宋体" w:hint="eastAsia"/>
          </w:rPr>
          <w:t>系统中无法给出每个员工的工作时数。尤其是小时工。正式职工反正是默认每天八小时。</w:t>
        </w:r>
      </w:ins>
      <w:ins w:id="913" w:author="Unknown" w:date="2013-09-20T09:35:00Z">
        <w:r>
          <w:rPr>
            <w:rFonts w:eastAsia="宋体" w:cs="Times New Roman"/>
          </w:rPr>
          <w:br/>
        </w:r>
      </w:ins>
      <w:proofErr w:type="gramStart"/>
      <w:ins w:id="914" w:author="Unknown" w:date="2013-09-20T09:36:00Z">
        <w:r>
          <w:rPr>
            <w:rFonts w:eastAsia="宋体"/>
          </w:rPr>
          <w:t>the</w:t>
        </w:r>
        <w:proofErr w:type="gramEnd"/>
        <w:r>
          <w:rPr>
            <w:rFonts w:eastAsia="宋体"/>
          </w:rPr>
          <w:t xml:space="preserve"> current HR system can not provide every employee’s worked hours,especially for hourly workers,and regular employee’s hour is defaulted to be 8 hours per day.</w:t>
        </w:r>
      </w:ins>
    </w:p>
    <w:tbl>
      <w:tblPr>
        <w:tblW w:w="0" w:type="auto"/>
        <w:tblInd w:w="2" w:type="dxa"/>
        <w:tblBorders>
          <w:top w:val="single" w:sz="2" w:space="0" w:color="C0C0C0"/>
          <w:left w:val="single" w:sz="2" w:space="0" w:color="C0C0C0"/>
          <w:bottom w:val="single" w:sz="2" w:space="0" w:color="C0C0C0"/>
        </w:tblBorders>
        <w:tblLayout w:type="fixed"/>
        <w:tblCellMar>
          <w:left w:w="10" w:type="dxa"/>
          <w:right w:w="10" w:type="dxa"/>
        </w:tblCellMar>
        <w:tblLook w:val="0000" w:firstRow="0" w:lastRow="0" w:firstColumn="0" w:lastColumn="0" w:noHBand="0" w:noVBand="0"/>
      </w:tblPr>
      <w:tblGrid>
        <w:gridCol w:w="1977"/>
        <w:gridCol w:w="2618"/>
        <w:gridCol w:w="5373"/>
      </w:tblGrid>
      <w:tr w:rsidR="000D7A2B">
        <w:trPr>
          <w:cantSplit/>
          <w:tblHeader/>
        </w:trPr>
        <w:tc>
          <w:tcPr>
            <w:tcW w:w="1977" w:type="dxa"/>
            <w:tcBorders>
              <w:top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618" w:type="dxa"/>
            <w:tcBorders>
              <w:top w:val="single" w:sz="2" w:space="0" w:color="C0C0C0"/>
              <w:left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373" w:type="dxa"/>
            <w:tcBorders>
              <w:top w:val="single" w:sz="2" w:space="0" w:color="C0C0C0"/>
              <w:left w:val="single" w:sz="2" w:space="0" w:color="C0C0C0"/>
              <w:bottom w:val="single" w:sz="2" w:space="0" w:color="C0C0C0"/>
              <w:right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rPr>
          <w:cantSplit/>
        </w:trPr>
        <w:tc>
          <w:tcPr>
            <w:tcW w:w="1977"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Date</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日期</w:t>
            </w:r>
          </w:p>
        </w:tc>
        <w:tc>
          <w:tcPr>
            <w:tcW w:w="2618"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Date</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日期</w:t>
            </w:r>
          </w:p>
        </w:tc>
        <w:tc>
          <w:tcPr>
            <w:tcW w:w="537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extbody"/>
              <w:widowControl/>
              <w:suppressAutoHyphens w:val="0"/>
              <w:spacing w:after="0" w:line="200" w:lineRule="atLeast"/>
              <w:rPr>
                <w:rFonts w:ascii="Verdana" w:eastAsia="宋体" w:hAnsi="Verdana" w:cs="Times New Roman"/>
                <w:sz w:val="18"/>
                <w:szCs w:val="18"/>
              </w:rPr>
            </w:pPr>
            <w:r>
              <w:rPr>
                <w:rFonts w:ascii="Verdana" w:hAnsi="Verdana" w:cs="Verdana"/>
                <w:sz w:val="18"/>
                <w:szCs w:val="18"/>
              </w:rPr>
              <w:t>Last day of the month</w:t>
            </w:r>
            <w:r>
              <w:rPr>
                <w:rFonts w:ascii="Verdana" w:eastAsia="宋体" w:hAnsi="Verdana" w:cs="Verdana"/>
                <w:sz w:val="18"/>
                <w:szCs w:val="18"/>
              </w:rPr>
              <w:t xml:space="preserve"> </w:t>
            </w:r>
          </w:p>
          <w:p w:rsidR="000D7A2B" w:rsidRDefault="000D7A2B" w:rsidP="00AE5372">
            <w:pPr>
              <w:pStyle w:val="Textbody"/>
              <w:widowControl/>
              <w:suppressAutoHyphens w:val="0"/>
              <w:spacing w:after="0" w:line="200" w:lineRule="atLeast"/>
              <w:rPr>
                <w:rFonts w:eastAsia="宋体" w:cs="Times New Roman"/>
              </w:rPr>
            </w:pPr>
            <w:r>
              <w:rPr>
                <w:rFonts w:ascii="Verdana" w:eastAsia="宋体" w:hAnsi="Verdana" w:cs="宋体" w:hint="eastAsia"/>
                <w:sz w:val="18"/>
                <w:szCs w:val="18"/>
              </w:rPr>
              <w:t>每个月的最后一天</w:t>
            </w:r>
          </w:p>
        </w:tc>
      </w:tr>
      <w:tr w:rsidR="000D7A2B">
        <w:trPr>
          <w:cantSplit/>
        </w:trPr>
        <w:tc>
          <w:tcPr>
            <w:tcW w:w="1977"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full_name</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全</w:t>
            </w:r>
            <w:r>
              <w:rPr>
                <w:rFonts w:ascii="Verdana" w:eastAsia="宋体" w:hAnsi="Verdana" w:cs="Verdana"/>
                <w:sz w:val="18"/>
                <w:szCs w:val="18"/>
              </w:rPr>
              <w:t>_</w:t>
            </w:r>
            <w:r>
              <w:rPr>
                <w:rFonts w:ascii="Verdana" w:eastAsia="宋体" w:hAnsi="Verdana" w:cs="宋体" w:hint="eastAsia"/>
                <w:sz w:val="18"/>
                <w:szCs w:val="18"/>
              </w:rPr>
              <w:t>名</w:t>
            </w:r>
          </w:p>
        </w:tc>
        <w:tc>
          <w:tcPr>
            <w:tcW w:w="2618"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Text</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文本</w:t>
            </w:r>
          </w:p>
        </w:tc>
        <w:tc>
          <w:tcPr>
            <w:tcW w:w="537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cs="Times New Roman"/>
              </w:rPr>
            </w:pPr>
          </w:p>
        </w:tc>
      </w:tr>
      <w:tr w:rsidR="000D7A2B">
        <w:trPr>
          <w:cantSplit/>
        </w:trPr>
        <w:tc>
          <w:tcPr>
            <w:tcW w:w="1977"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Verdana"/>
                <w:sz w:val="18"/>
                <w:szCs w:val="18"/>
              </w:rPr>
            </w:pPr>
            <w:r>
              <w:rPr>
                <w:rFonts w:ascii="Verdana" w:hAnsi="Verdana" w:cs="Verdana"/>
                <w:sz w:val="18"/>
                <w:szCs w:val="18"/>
              </w:rPr>
              <w:t>employee_id</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员工</w:t>
            </w:r>
            <w:r>
              <w:rPr>
                <w:rFonts w:ascii="Verdana" w:eastAsia="宋体" w:hAnsi="Verdana" w:cs="Verdana"/>
                <w:sz w:val="18"/>
                <w:szCs w:val="18"/>
              </w:rPr>
              <w:t>_id</w:t>
            </w:r>
          </w:p>
        </w:tc>
        <w:tc>
          <w:tcPr>
            <w:tcW w:w="2618"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37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The Id of the employee</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员工</w:t>
            </w:r>
            <w:r>
              <w:rPr>
                <w:rFonts w:ascii="Verdana" w:eastAsia="宋体" w:hAnsi="Verdana" w:cs="Verdana"/>
                <w:sz w:val="18"/>
                <w:szCs w:val="18"/>
              </w:rPr>
              <w:t>ID</w:t>
            </w:r>
          </w:p>
        </w:tc>
      </w:tr>
      <w:tr w:rsidR="000D7A2B">
        <w:trPr>
          <w:cantSplit/>
        </w:trPr>
        <w:tc>
          <w:tcPr>
            <w:tcW w:w="1977"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job_description_id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工作</w:t>
            </w:r>
            <w:r>
              <w:rPr>
                <w:rFonts w:ascii="Verdana" w:eastAsia="宋体" w:hAnsi="Verdana" w:cs="Verdana"/>
                <w:sz w:val="18"/>
                <w:szCs w:val="18"/>
              </w:rPr>
              <w:t>_</w:t>
            </w:r>
            <w:r>
              <w:rPr>
                <w:rFonts w:ascii="Verdana" w:eastAsia="宋体" w:hAnsi="Verdana" w:cs="宋体" w:hint="eastAsia"/>
                <w:sz w:val="18"/>
                <w:szCs w:val="18"/>
              </w:rPr>
              <w:t>描述</w:t>
            </w:r>
            <w:r>
              <w:rPr>
                <w:rFonts w:ascii="Verdana" w:eastAsia="宋体" w:hAnsi="Verdana" w:cs="Verdana"/>
                <w:sz w:val="18"/>
                <w:szCs w:val="18"/>
              </w:rPr>
              <w:t>_id</w:t>
            </w:r>
          </w:p>
        </w:tc>
        <w:tc>
          <w:tcPr>
            <w:tcW w:w="2618"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37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From job description master data</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取自工作描述</w:t>
            </w:r>
            <w:proofErr w:type="gramStart"/>
            <w:r>
              <w:rPr>
                <w:rFonts w:ascii="Verdana" w:eastAsia="宋体" w:hAnsi="Verdana" w:cs="宋体" w:hint="eastAsia"/>
                <w:sz w:val="18"/>
                <w:szCs w:val="18"/>
              </w:rPr>
              <w:t>主数据</w:t>
            </w:r>
            <w:proofErr w:type="gramEnd"/>
          </w:p>
        </w:tc>
      </w:tr>
      <w:tr w:rsidR="000D7A2B">
        <w:trPr>
          <w:cantSplit/>
        </w:trPr>
        <w:tc>
          <w:tcPr>
            <w:tcW w:w="1977"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outlet_id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2618"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37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From outlet master data.</w:t>
            </w:r>
          </w:p>
          <w:p w:rsidR="000D7A2B" w:rsidRDefault="000D7A2B" w:rsidP="00AE5372">
            <w:pPr>
              <w:pStyle w:val="TableContents"/>
              <w:suppressLineNumbers w:val="0"/>
              <w:suppressAutoHyphens w:val="0"/>
              <w:spacing w:line="200" w:lineRule="atLeast"/>
              <w:rPr>
                <w:rFonts w:eastAsia="宋体" w:cs="Times New Roman"/>
              </w:rPr>
            </w:pPr>
            <w:proofErr w:type="gramStart"/>
            <w:r>
              <w:rPr>
                <w:rFonts w:ascii="Verdana" w:eastAsia="宋体" w:hAnsi="Verdana" w:cs="宋体" w:hint="eastAsia"/>
                <w:sz w:val="18"/>
                <w:szCs w:val="18"/>
              </w:rPr>
              <w:t>取自门店主</w:t>
            </w:r>
            <w:proofErr w:type="gramEnd"/>
            <w:r>
              <w:rPr>
                <w:rFonts w:ascii="Verdana" w:eastAsia="宋体" w:hAnsi="Verdana" w:cs="宋体" w:hint="eastAsia"/>
                <w:sz w:val="18"/>
                <w:szCs w:val="18"/>
              </w:rPr>
              <w:t>数据</w:t>
            </w:r>
          </w:p>
        </w:tc>
      </w:tr>
      <w:tr w:rsidR="000D7A2B">
        <w:trPr>
          <w:cantSplit/>
        </w:trPr>
        <w:tc>
          <w:tcPr>
            <w:tcW w:w="1977"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department_id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部门</w:t>
            </w:r>
            <w:r>
              <w:rPr>
                <w:rFonts w:ascii="Verdana" w:eastAsia="宋体" w:hAnsi="Verdana" w:cs="Verdana"/>
                <w:sz w:val="18"/>
                <w:szCs w:val="18"/>
              </w:rPr>
              <w:t>_id</w:t>
            </w:r>
          </w:p>
        </w:tc>
        <w:tc>
          <w:tcPr>
            <w:tcW w:w="2618"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37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From department master data.</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取自部门</w:t>
            </w:r>
            <w:proofErr w:type="gramStart"/>
            <w:r>
              <w:rPr>
                <w:rFonts w:ascii="Verdana" w:eastAsia="宋体" w:hAnsi="Verdana" w:cs="宋体" w:hint="eastAsia"/>
                <w:sz w:val="18"/>
                <w:szCs w:val="18"/>
              </w:rPr>
              <w:t>主数据</w:t>
            </w:r>
            <w:proofErr w:type="gramEnd"/>
          </w:p>
        </w:tc>
      </w:tr>
      <w:tr w:rsidR="000D7A2B">
        <w:trPr>
          <w:cantSplit/>
        </w:trPr>
        <w:tc>
          <w:tcPr>
            <w:tcW w:w="1977"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lastRenderedPageBreak/>
              <w:t>hours_month</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小时</w:t>
            </w:r>
            <w:r>
              <w:rPr>
                <w:rFonts w:ascii="Verdana" w:eastAsia="宋体" w:hAnsi="Verdana" w:cs="Verdana"/>
                <w:sz w:val="18"/>
                <w:szCs w:val="18"/>
              </w:rPr>
              <w:t>_</w:t>
            </w:r>
            <w:r>
              <w:rPr>
                <w:rFonts w:ascii="Verdana" w:eastAsia="宋体" w:hAnsi="Verdana" w:cs="宋体" w:hint="eastAsia"/>
                <w:sz w:val="18"/>
                <w:szCs w:val="18"/>
              </w:rPr>
              <w:t>月</w:t>
            </w:r>
          </w:p>
        </w:tc>
        <w:tc>
          <w:tcPr>
            <w:tcW w:w="2618"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Numeric without decimals</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数值不含小数</w:t>
            </w:r>
          </w:p>
        </w:tc>
        <w:tc>
          <w:tcPr>
            <w:tcW w:w="537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Total number of hours worked per department at given month</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一个月内每个大类的总计工时</w:t>
            </w:r>
          </w:p>
        </w:tc>
      </w:tr>
      <w:tr w:rsidR="000D7A2B">
        <w:trPr>
          <w:cantSplit/>
        </w:trPr>
        <w:tc>
          <w:tcPr>
            <w:tcW w:w="1977"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employee_type</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员工</w:t>
            </w:r>
            <w:r>
              <w:rPr>
                <w:rFonts w:ascii="Verdana" w:eastAsia="宋体" w:hAnsi="Verdana" w:cs="Verdana"/>
                <w:sz w:val="18"/>
                <w:szCs w:val="18"/>
              </w:rPr>
              <w:t>_</w:t>
            </w:r>
            <w:r>
              <w:rPr>
                <w:rFonts w:ascii="Verdana" w:eastAsia="宋体" w:hAnsi="Verdana" w:cs="宋体" w:hint="eastAsia"/>
                <w:sz w:val="18"/>
                <w:szCs w:val="18"/>
              </w:rPr>
              <w:t>类型</w:t>
            </w:r>
          </w:p>
        </w:tc>
        <w:tc>
          <w:tcPr>
            <w:tcW w:w="2618"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'FT', 'PT', 'SPG'</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“全职”“兼职”“促销员”</w:t>
            </w:r>
          </w:p>
        </w:tc>
        <w:tc>
          <w:tcPr>
            <w:tcW w:w="537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hAnsi="Verdana" w:cs="Verdana"/>
                <w:color w:val="000000"/>
                <w:sz w:val="18"/>
                <w:szCs w:val="18"/>
              </w:rPr>
            </w:pPr>
            <w:r>
              <w:rPr>
                <w:rFonts w:ascii="Verdana" w:hAnsi="Verdana" w:cs="Verdana"/>
                <w:color w:val="000000"/>
                <w:sz w:val="18"/>
                <w:szCs w:val="18"/>
              </w:rPr>
              <w:t xml:space="preserve">'FT'=40 hours per week; </w:t>
            </w:r>
          </w:p>
          <w:p w:rsidR="000D7A2B" w:rsidRDefault="000D7A2B" w:rsidP="00AE5372">
            <w:pPr>
              <w:pStyle w:val="TableContents"/>
              <w:suppressLineNumbers w:val="0"/>
              <w:suppressAutoHyphens w:val="0"/>
              <w:spacing w:line="200" w:lineRule="atLeast"/>
              <w:rPr>
                <w:rFonts w:ascii="Verdana" w:hAnsi="Verdana" w:cs="Verdana"/>
                <w:color w:val="000000"/>
                <w:sz w:val="18"/>
                <w:szCs w:val="18"/>
              </w:rPr>
            </w:pPr>
            <w:r>
              <w:rPr>
                <w:rFonts w:ascii="Verdana" w:hAnsi="Verdana" w:cs="Verdana"/>
                <w:color w:val="000000"/>
                <w:sz w:val="18"/>
                <w:szCs w:val="18"/>
              </w:rPr>
              <w:t>'PT'=hourly paid for any number hours in any week;</w:t>
            </w:r>
          </w:p>
          <w:p w:rsidR="000D7A2B" w:rsidRDefault="000D7A2B" w:rsidP="00AE5372">
            <w:pPr>
              <w:pStyle w:val="TableContents"/>
              <w:suppressLineNumbers w:val="0"/>
              <w:suppressAutoHyphens w:val="0"/>
              <w:spacing w:line="200" w:lineRule="atLeast"/>
              <w:rPr>
                <w:rFonts w:ascii="Verdana" w:eastAsia="宋体" w:hAnsi="Verdana" w:cs="Times New Roman"/>
                <w:color w:val="000000"/>
                <w:sz w:val="18"/>
                <w:szCs w:val="18"/>
              </w:rPr>
            </w:pPr>
            <w:r>
              <w:rPr>
                <w:rFonts w:ascii="Verdana" w:hAnsi="Verdana" w:cs="Verdana"/>
                <w:color w:val="000000"/>
                <w:sz w:val="18"/>
                <w:szCs w:val="18"/>
              </w:rPr>
              <w:t>'SPG'=hourly workers paid by suppliers</w:t>
            </w:r>
          </w:p>
          <w:p w:rsidR="000D7A2B" w:rsidRDefault="000D7A2B" w:rsidP="00AE5372">
            <w:pPr>
              <w:pStyle w:val="TableContents"/>
              <w:suppressLineNumbers w:val="0"/>
              <w:suppressAutoHyphens w:val="0"/>
              <w:spacing w:line="200" w:lineRule="atLeast"/>
              <w:rPr>
                <w:rFonts w:ascii="Verdana" w:eastAsia="宋体" w:hAnsi="Verdana" w:cs="Times New Roman"/>
                <w:color w:val="000000"/>
                <w:sz w:val="18"/>
                <w:szCs w:val="18"/>
              </w:rPr>
            </w:pPr>
            <w:r>
              <w:rPr>
                <w:rFonts w:ascii="Verdana" w:eastAsia="宋体" w:hAnsi="Verdana" w:cs="宋体" w:hint="eastAsia"/>
                <w:color w:val="000000"/>
                <w:sz w:val="18"/>
                <w:szCs w:val="18"/>
              </w:rPr>
              <w:t>“</w:t>
            </w:r>
            <w:r>
              <w:rPr>
                <w:rFonts w:ascii="Verdana" w:eastAsia="宋体" w:hAnsi="Verdana" w:cs="Verdana"/>
                <w:color w:val="000000"/>
                <w:sz w:val="18"/>
                <w:szCs w:val="18"/>
              </w:rPr>
              <w:t>FT</w:t>
            </w:r>
            <w:r>
              <w:rPr>
                <w:rFonts w:ascii="Verdana" w:eastAsia="宋体" w:hAnsi="Verdana" w:cs="宋体" w:hint="eastAsia"/>
                <w:color w:val="000000"/>
                <w:sz w:val="18"/>
                <w:szCs w:val="18"/>
              </w:rPr>
              <w:t>”</w:t>
            </w:r>
            <w:r>
              <w:rPr>
                <w:rFonts w:ascii="Verdana" w:eastAsia="宋体" w:hAnsi="Verdana" w:cs="Verdana"/>
                <w:color w:val="000000"/>
                <w:sz w:val="18"/>
                <w:szCs w:val="18"/>
              </w:rPr>
              <w:t xml:space="preserve">= </w:t>
            </w:r>
            <w:r>
              <w:rPr>
                <w:rFonts w:ascii="Verdana" w:eastAsia="宋体" w:hAnsi="Verdana" w:cs="宋体" w:hint="eastAsia"/>
                <w:color w:val="000000"/>
                <w:sz w:val="18"/>
                <w:szCs w:val="18"/>
              </w:rPr>
              <w:t>每周</w:t>
            </w:r>
            <w:r>
              <w:rPr>
                <w:rFonts w:ascii="Verdana" w:eastAsia="宋体" w:hAnsi="Verdana" w:cs="Verdana"/>
                <w:color w:val="000000"/>
                <w:sz w:val="18"/>
                <w:szCs w:val="18"/>
              </w:rPr>
              <w:t>40</w:t>
            </w:r>
            <w:r>
              <w:rPr>
                <w:rFonts w:ascii="Verdana" w:eastAsia="宋体" w:hAnsi="Verdana" w:cs="宋体" w:hint="eastAsia"/>
                <w:color w:val="000000"/>
                <w:sz w:val="18"/>
                <w:szCs w:val="18"/>
              </w:rPr>
              <w:t>小时</w:t>
            </w:r>
          </w:p>
          <w:p w:rsidR="000D7A2B" w:rsidRDefault="000D7A2B" w:rsidP="00AE5372">
            <w:pPr>
              <w:pStyle w:val="TableContents"/>
              <w:suppressLineNumbers w:val="0"/>
              <w:suppressAutoHyphens w:val="0"/>
              <w:spacing w:line="200" w:lineRule="atLeast"/>
              <w:rPr>
                <w:rFonts w:ascii="Verdana" w:eastAsia="宋体" w:hAnsi="Verdana" w:cs="Times New Roman"/>
                <w:color w:val="000000"/>
                <w:sz w:val="18"/>
                <w:szCs w:val="18"/>
              </w:rPr>
            </w:pPr>
            <w:r>
              <w:rPr>
                <w:rFonts w:ascii="Verdana" w:eastAsia="宋体" w:hAnsi="Verdana" w:cs="宋体" w:hint="eastAsia"/>
                <w:color w:val="000000"/>
                <w:sz w:val="18"/>
                <w:szCs w:val="18"/>
              </w:rPr>
              <w:t>“</w:t>
            </w:r>
            <w:r>
              <w:rPr>
                <w:rFonts w:ascii="Verdana" w:eastAsia="宋体" w:hAnsi="Verdana" w:cs="Verdana"/>
                <w:color w:val="000000"/>
                <w:sz w:val="18"/>
                <w:szCs w:val="18"/>
              </w:rPr>
              <w:t>PT</w:t>
            </w:r>
            <w:r>
              <w:rPr>
                <w:rFonts w:ascii="Verdana" w:eastAsia="宋体" w:hAnsi="Verdana" w:cs="宋体" w:hint="eastAsia"/>
                <w:color w:val="000000"/>
                <w:sz w:val="18"/>
                <w:szCs w:val="18"/>
              </w:rPr>
              <w:t>”</w:t>
            </w:r>
            <w:r>
              <w:rPr>
                <w:rFonts w:ascii="Verdana" w:eastAsia="宋体" w:hAnsi="Verdana" w:cs="Verdana"/>
                <w:color w:val="000000"/>
                <w:sz w:val="18"/>
                <w:szCs w:val="18"/>
              </w:rPr>
              <w:t xml:space="preserve">= </w:t>
            </w:r>
            <w:r>
              <w:rPr>
                <w:rFonts w:ascii="Verdana" w:eastAsia="宋体" w:hAnsi="Verdana" w:cs="宋体" w:hint="eastAsia"/>
                <w:color w:val="000000"/>
                <w:sz w:val="18"/>
                <w:szCs w:val="18"/>
              </w:rPr>
              <w:t>在任何一周内按照实际工时支付工钱</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color w:val="000000"/>
                <w:sz w:val="18"/>
                <w:szCs w:val="18"/>
              </w:rPr>
              <w:t>“</w:t>
            </w:r>
            <w:r>
              <w:rPr>
                <w:rFonts w:ascii="Verdana" w:eastAsia="宋体" w:hAnsi="Verdana" w:cs="Verdana"/>
                <w:color w:val="000000"/>
                <w:sz w:val="18"/>
                <w:szCs w:val="18"/>
              </w:rPr>
              <w:t>SPG</w:t>
            </w:r>
            <w:r>
              <w:rPr>
                <w:rFonts w:ascii="Verdana" w:eastAsia="宋体" w:hAnsi="Verdana" w:cs="宋体" w:hint="eastAsia"/>
                <w:color w:val="000000"/>
                <w:sz w:val="18"/>
                <w:szCs w:val="18"/>
              </w:rPr>
              <w:t>”</w:t>
            </w:r>
            <w:r>
              <w:rPr>
                <w:rFonts w:ascii="Verdana" w:eastAsia="宋体" w:hAnsi="Verdana" w:cs="Verdana"/>
                <w:color w:val="000000"/>
                <w:sz w:val="18"/>
                <w:szCs w:val="18"/>
              </w:rPr>
              <w:t>=</w:t>
            </w:r>
            <w:r>
              <w:rPr>
                <w:rFonts w:ascii="Verdana" w:eastAsia="宋体" w:hAnsi="Verdana" w:cs="宋体" w:hint="eastAsia"/>
                <w:color w:val="000000"/>
                <w:sz w:val="18"/>
                <w:szCs w:val="18"/>
              </w:rPr>
              <w:t>由供应商支付的小时工</w:t>
            </w:r>
          </w:p>
        </w:tc>
      </w:tr>
      <w:tr w:rsidR="000D7A2B">
        <w:trPr>
          <w:cantSplit/>
        </w:trPr>
        <w:tc>
          <w:tcPr>
            <w:tcW w:w="1977"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start_date</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开始</w:t>
            </w:r>
            <w:r>
              <w:rPr>
                <w:rFonts w:ascii="Verdana" w:eastAsia="宋体" w:hAnsi="Verdana" w:cs="Verdana"/>
                <w:sz w:val="18"/>
                <w:szCs w:val="18"/>
              </w:rPr>
              <w:t>_</w:t>
            </w:r>
            <w:r>
              <w:rPr>
                <w:rFonts w:ascii="Verdana" w:eastAsia="宋体" w:hAnsi="Verdana" w:cs="宋体" w:hint="eastAsia"/>
                <w:sz w:val="18"/>
                <w:szCs w:val="18"/>
              </w:rPr>
              <w:t>日期</w:t>
            </w:r>
          </w:p>
        </w:tc>
        <w:tc>
          <w:tcPr>
            <w:tcW w:w="2618"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Date</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日期</w:t>
            </w:r>
          </w:p>
        </w:tc>
        <w:tc>
          <w:tcPr>
            <w:tcW w:w="537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Pr="000478B2"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 xml:space="preserve">Date of when employee started working at </w:t>
            </w:r>
            <w:r>
              <w:rPr>
                <w:rFonts w:ascii="Verdana" w:eastAsia="宋体" w:hAnsi="Verdana" w:cs="Verdana"/>
                <w:sz w:val="18"/>
                <w:szCs w:val="18"/>
              </w:rPr>
              <w:t>BBG</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当一个员工在步步</w:t>
            </w:r>
            <w:proofErr w:type="gramStart"/>
            <w:r>
              <w:rPr>
                <w:rFonts w:ascii="Verdana" w:eastAsia="宋体" w:hAnsi="Verdana" w:cs="宋体" w:hint="eastAsia"/>
                <w:sz w:val="18"/>
                <w:szCs w:val="18"/>
              </w:rPr>
              <w:t>高开始</w:t>
            </w:r>
            <w:proofErr w:type="gramEnd"/>
            <w:r>
              <w:rPr>
                <w:rFonts w:ascii="Verdana" w:eastAsia="宋体" w:hAnsi="Verdana" w:cs="宋体" w:hint="eastAsia"/>
                <w:sz w:val="18"/>
                <w:szCs w:val="18"/>
              </w:rPr>
              <w:t>工作的日期</w:t>
            </w:r>
          </w:p>
        </w:tc>
      </w:tr>
      <w:tr w:rsidR="000D7A2B">
        <w:trPr>
          <w:cantSplit/>
        </w:trPr>
        <w:tc>
          <w:tcPr>
            <w:tcW w:w="1977"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end_date</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结束</w:t>
            </w:r>
            <w:r>
              <w:rPr>
                <w:rFonts w:ascii="Verdana" w:eastAsia="宋体" w:hAnsi="Verdana" w:cs="Verdana"/>
                <w:sz w:val="18"/>
                <w:szCs w:val="18"/>
              </w:rPr>
              <w:t>_</w:t>
            </w:r>
            <w:r>
              <w:rPr>
                <w:rFonts w:ascii="Verdana" w:eastAsia="宋体" w:hAnsi="Verdana" w:cs="宋体" w:hint="eastAsia"/>
                <w:sz w:val="18"/>
                <w:szCs w:val="18"/>
              </w:rPr>
              <w:t>日期</w:t>
            </w:r>
          </w:p>
        </w:tc>
        <w:tc>
          <w:tcPr>
            <w:tcW w:w="2618"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Date</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日期</w:t>
            </w:r>
          </w:p>
        </w:tc>
        <w:tc>
          <w:tcPr>
            <w:tcW w:w="537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 xml:space="preserve">Date of the employee leaves the company.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当一个员工离开公司的日期</w:t>
            </w:r>
          </w:p>
        </w:tc>
      </w:tr>
      <w:tr w:rsidR="000D7A2B">
        <w:trPr>
          <w:cantSplit/>
        </w:trPr>
        <w:tc>
          <w:tcPr>
            <w:tcW w:w="1977"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eastAsia="宋体" w:cs="Times New Roman"/>
              </w:rPr>
            </w:pPr>
            <w:r>
              <w:rPr>
                <w:rFonts w:ascii="Verdana" w:hAnsi="Verdana" w:cs="Verdana"/>
                <w:sz w:val="18"/>
                <w:szCs w:val="18"/>
              </w:rPr>
              <w:t>Gender</w:t>
            </w:r>
            <w:r>
              <w:rPr>
                <w:rFonts w:ascii="Verdana" w:eastAsia="宋体" w:hAnsi="Verdana" w:cs="Verdana"/>
                <w:sz w:val="18"/>
                <w:szCs w:val="18"/>
              </w:rPr>
              <w:t xml:space="preserve"> </w:t>
            </w:r>
            <w:r>
              <w:rPr>
                <w:rFonts w:ascii="Verdana" w:eastAsia="宋体" w:hAnsi="Verdana" w:cs="宋体" w:hint="eastAsia"/>
                <w:sz w:val="18"/>
                <w:szCs w:val="18"/>
              </w:rPr>
              <w:t>性别</w:t>
            </w:r>
          </w:p>
        </w:tc>
        <w:tc>
          <w:tcPr>
            <w:tcW w:w="2618"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cs="Times New Roman"/>
              </w:rPr>
            </w:pPr>
            <w:r>
              <w:rPr>
                <w:rFonts w:ascii="Verdana" w:hAnsi="Verdana" w:cs="Verdana"/>
                <w:sz w:val="18"/>
                <w:szCs w:val="18"/>
              </w:rPr>
              <w:t>'F', 'M'</w:t>
            </w:r>
          </w:p>
        </w:tc>
        <w:tc>
          <w:tcPr>
            <w:tcW w:w="537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 xml:space="preserve">'F'= female; 'M'= Male </w:t>
            </w:r>
          </w:p>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eastAsia="宋体" w:hAnsi="Verdana" w:cs="宋体" w:hint="eastAsia"/>
                <w:sz w:val="18"/>
                <w:szCs w:val="18"/>
              </w:rPr>
              <w:t>“</w:t>
            </w:r>
            <w:r>
              <w:rPr>
                <w:rFonts w:ascii="Verdana" w:eastAsia="宋体" w:hAnsi="Verdana" w:cs="Verdana"/>
                <w:sz w:val="18"/>
                <w:szCs w:val="18"/>
              </w:rPr>
              <w:t>F</w:t>
            </w:r>
            <w:r>
              <w:rPr>
                <w:rFonts w:ascii="Verdana" w:eastAsia="宋体" w:hAnsi="Verdana" w:cs="宋体" w:hint="eastAsia"/>
                <w:sz w:val="18"/>
                <w:szCs w:val="18"/>
              </w:rPr>
              <w:t>”</w:t>
            </w:r>
            <w:r>
              <w:rPr>
                <w:rFonts w:ascii="Verdana" w:eastAsia="宋体" w:hAnsi="Verdana" w:cs="Verdana"/>
                <w:sz w:val="18"/>
                <w:szCs w:val="18"/>
              </w:rPr>
              <w:t xml:space="preserve">= </w:t>
            </w:r>
            <w:r>
              <w:rPr>
                <w:rFonts w:ascii="Verdana" w:eastAsia="宋体" w:hAnsi="Verdana" w:cs="宋体" w:hint="eastAsia"/>
                <w:sz w:val="18"/>
                <w:szCs w:val="18"/>
              </w:rPr>
              <w:t>女性</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w:t>
            </w:r>
            <w:r>
              <w:rPr>
                <w:rFonts w:ascii="Verdana" w:eastAsia="宋体" w:hAnsi="Verdana" w:cs="Verdana"/>
                <w:sz w:val="18"/>
                <w:szCs w:val="18"/>
              </w:rPr>
              <w:t>M</w:t>
            </w:r>
            <w:r>
              <w:rPr>
                <w:rFonts w:ascii="Verdana" w:eastAsia="宋体" w:hAnsi="Verdana" w:cs="宋体" w:hint="eastAsia"/>
                <w:sz w:val="18"/>
                <w:szCs w:val="18"/>
              </w:rPr>
              <w:t>”</w:t>
            </w:r>
            <w:r>
              <w:rPr>
                <w:rFonts w:ascii="Verdana" w:eastAsia="宋体" w:hAnsi="Verdana" w:cs="Verdana"/>
                <w:sz w:val="18"/>
                <w:szCs w:val="18"/>
              </w:rPr>
              <w:t xml:space="preserve">= </w:t>
            </w:r>
            <w:r>
              <w:rPr>
                <w:rFonts w:ascii="Verdana" w:eastAsia="宋体" w:hAnsi="Verdana" w:cs="宋体" w:hint="eastAsia"/>
                <w:sz w:val="18"/>
                <w:szCs w:val="18"/>
              </w:rPr>
              <w:t>男性</w:t>
            </w:r>
          </w:p>
        </w:tc>
      </w:tr>
      <w:tr w:rsidR="000D7A2B">
        <w:trPr>
          <w:cantSplit/>
        </w:trPr>
        <w:tc>
          <w:tcPr>
            <w:tcW w:w="1977"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Verdana"/>
                <w:sz w:val="18"/>
                <w:szCs w:val="18"/>
              </w:rPr>
            </w:pPr>
            <w:r>
              <w:rPr>
                <w:rFonts w:ascii="Verdana" w:hAnsi="Verdana" w:cs="Verdana"/>
                <w:sz w:val="18"/>
                <w:szCs w:val="18"/>
              </w:rPr>
              <w:t>date_of_birth</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eastAsia="宋体" w:hAnsi="Verdana" w:cs="宋体" w:hint="eastAsia"/>
                <w:sz w:val="18"/>
                <w:szCs w:val="18"/>
              </w:rPr>
              <w:t>生日</w:t>
            </w:r>
            <w:r>
              <w:rPr>
                <w:rFonts w:ascii="Verdana" w:eastAsia="宋体" w:hAnsi="Verdana" w:cs="Verdana"/>
                <w:sz w:val="18"/>
                <w:szCs w:val="18"/>
              </w:rPr>
              <w:t>_</w:t>
            </w:r>
            <w:r>
              <w:rPr>
                <w:rFonts w:ascii="Verdana" w:eastAsia="宋体" w:hAnsi="Verdana" w:cs="宋体" w:hint="eastAsia"/>
                <w:sz w:val="18"/>
                <w:szCs w:val="18"/>
              </w:rPr>
              <w:t>的</w:t>
            </w:r>
            <w:r>
              <w:rPr>
                <w:rFonts w:ascii="Verdana" w:eastAsia="宋体" w:hAnsi="Verdana" w:cs="Verdana"/>
                <w:sz w:val="18"/>
                <w:szCs w:val="18"/>
              </w:rPr>
              <w:t>_</w:t>
            </w:r>
            <w:r>
              <w:rPr>
                <w:rFonts w:ascii="Verdana" w:eastAsia="宋体" w:hAnsi="Verdana" w:cs="宋体" w:hint="eastAsia"/>
                <w:sz w:val="18"/>
                <w:szCs w:val="18"/>
              </w:rPr>
              <w:t>日期</w:t>
            </w:r>
          </w:p>
        </w:tc>
        <w:tc>
          <w:tcPr>
            <w:tcW w:w="2618"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Date</w:t>
            </w:r>
            <w:r>
              <w:rPr>
                <w:rFonts w:ascii="Verdana" w:eastAsia="宋体" w:hAnsi="Verdana" w:cs="Verdana"/>
                <w:sz w:val="18"/>
                <w:szCs w:val="18"/>
              </w:rPr>
              <w:t xml:space="preserv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日期</w:t>
            </w:r>
          </w:p>
        </w:tc>
        <w:tc>
          <w:tcPr>
            <w:tcW w:w="537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color w:val="000000"/>
                <w:sz w:val="18"/>
                <w:szCs w:val="18"/>
              </w:rPr>
            </w:pPr>
            <w:r>
              <w:rPr>
                <w:rFonts w:ascii="Verdana" w:hAnsi="Verdana" w:cs="Verdana"/>
                <w:color w:val="000000"/>
                <w:sz w:val="18"/>
                <w:szCs w:val="18"/>
              </w:rPr>
              <w:t>yyyy/mm/dd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color w:val="000000"/>
                <w:sz w:val="18"/>
                <w:szCs w:val="18"/>
              </w:rPr>
              <w:t>年</w:t>
            </w:r>
            <w:r>
              <w:rPr>
                <w:rFonts w:ascii="Verdana" w:eastAsia="宋体" w:hAnsi="Verdana" w:cs="Verdana"/>
                <w:color w:val="000000"/>
                <w:sz w:val="18"/>
                <w:szCs w:val="18"/>
              </w:rPr>
              <w:t>/</w:t>
            </w:r>
            <w:r>
              <w:rPr>
                <w:rFonts w:ascii="Verdana" w:eastAsia="宋体" w:hAnsi="Verdana" w:cs="宋体" w:hint="eastAsia"/>
                <w:color w:val="000000"/>
                <w:sz w:val="18"/>
                <w:szCs w:val="18"/>
              </w:rPr>
              <w:t>月</w:t>
            </w:r>
            <w:r>
              <w:rPr>
                <w:rFonts w:ascii="Verdana" w:eastAsia="宋体" w:hAnsi="Verdana" w:cs="Verdana"/>
                <w:color w:val="000000"/>
                <w:sz w:val="18"/>
                <w:szCs w:val="18"/>
              </w:rPr>
              <w:t>/</w:t>
            </w:r>
            <w:r>
              <w:rPr>
                <w:rFonts w:ascii="Verdana" w:eastAsia="宋体" w:hAnsi="Verdana" w:cs="宋体" w:hint="eastAsia"/>
                <w:color w:val="000000"/>
                <w:sz w:val="18"/>
                <w:szCs w:val="18"/>
              </w:rPr>
              <w:t>日</w:t>
            </w:r>
          </w:p>
        </w:tc>
      </w:tr>
    </w:tbl>
    <w:p w:rsidR="000D7A2B" w:rsidRDefault="000D7A2B" w:rsidP="00C66070">
      <w:pPr>
        <w:pStyle w:val="2"/>
        <w:keepNext w:val="0"/>
        <w:widowControl/>
        <w:numPr>
          <w:ilvl w:val="0"/>
          <w:numId w:val="0"/>
        </w:numPr>
        <w:tabs>
          <w:tab w:val="left" w:pos="432"/>
          <w:tab w:val="left" w:pos="576"/>
        </w:tabs>
        <w:suppressAutoHyphens w:val="0"/>
        <w:spacing w:before="0" w:after="0" w:line="150" w:lineRule="atLeast"/>
        <w:rPr>
          <w:rFonts w:cs="Times New Roman"/>
        </w:rPr>
      </w:pPr>
    </w:p>
    <w:p w:rsidR="000D7A2B" w:rsidRPr="00C66070" w:rsidRDefault="000D7A2B" w:rsidP="00AF51AD">
      <w:pPr>
        <w:pStyle w:val="2"/>
        <w:keepNext w:val="0"/>
        <w:numPr>
          <w:ilvl w:val="0"/>
          <w:numId w:val="6"/>
        </w:numPr>
        <w:tabs>
          <w:tab w:val="left" w:pos="576"/>
        </w:tabs>
        <w:suppressAutoHyphens w:val="0"/>
        <w:spacing w:before="0" w:after="0"/>
        <w:rPr>
          <w:rFonts w:ascii="Litera Serial" w:hAnsi="Litera Serial" w:cs="Litera Serial"/>
          <w:b w:val="0"/>
          <w:bCs w:val="0"/>
          <w:caps/>
          <w:color w:val="808080"/>
          <w:sz w:val="24"/>
          <w:szCs w:val="24"/>
        </w:rPr>
      </w:pPr>
      <w:bookmarkStart w:id="915" w:name="_Toc238874677"/>
      <w:bookmarkStart w:id="916" w:name="_Toc369255779"/>
      <w:r w:rsidRPr="00C66070">
        <w:rPr>
          <w:rFonts w:ascii="Litera Serial" w:hAnsi="Litera Serial" w:cs="Litera Serial"/>
          <w:b w:val="0"/>
          <w:bCs w:val="0"/>
          <w:caps/>
          <w:color w:val="808080"/>
          <w:sz w:val="24"/>
          <w:szCs w:val="24"/>
        </w:rPr>
        <w:t xml:space="preserve">txn_outlet_inventory </w:t>
      </w:r>
      <w:r w:rsidRPr="00C66070">
        <w:rPr>
          <w:rFonts w:ascii="Litera Serial" w:hAnsi="Litera Serial" w:cs="宋体" w:hint="eastAsia"/>
          <w:b w:val="0"/>
          <w:bCs w:val="0"/>
          <w:caps/>
          <w:color w:val="808080"/>
          <w:sz w:val="24"/>
          <w:szCs w:val="24"/>
        </w:rPr>
        <w:t>交易型</w:t>
      </w:r>
      <w:r w:rsidRPr="00C66070">
        <w:rPr>
          <w:rFonts w:ascii="Litera Serial" w:hAnsi="Litera Serial" w:cs="Litera Serial"/>
          <w:b w:val="0"/>
          <w:bCs w:val="0"/>
          <w:caps/>
          <w:color w:val="808080"/>
          <w:sz w:val="24"/>
          <w:szCs w:val="24"/>
        </w:rPr>
        <w:t>_</w:t>
      </w:r>
      <w:r w:rsidRPr="00C66070">
        <w:rPr>
          <w:rFonts w:ascii="Litera Serial" w:hAnsi="Litera Serial" w:cs="宋体" w:hint="eastAsia"/>
          <w:b w:val="0"/>
          <w:bCs w:val="0"/>
          <w:caps/>
          <w:color w:val="808080"/>
          <w:sz w:val="24"/>
          <w:szCs w:val="24"/>
        </w:rPr>
        <w:t>门店</w:t>
      </w:r>
      <w:r w:rsidRPr="00C66070">
        <w:rPr>
          <w:rFonts w:ascii="Litera Serial" w:hAnsi="Litera Serial" w:cs="Litera Serial"/>
          <w:b w:val="0"/>
          <w:bCs w:val="0"/>
          <w:caps/>
          <w:color w:val="808080"/>
          <w:sz w:val="24"/>
          <w:szCs w:val="24"/>
        </w:rPr>
        <w:t>_</w:t>
      </w:r>
      <w:r w:rsidRPr="00C66070">
        <w:rPr>
          <w:rFonts w:ascii="Litera Serial" w:hAnsi="Litera Serial" w:cs="宋体" w:hint="eastAsia"/>
          <w:b w:val="0"/>
          <w:bCs w:val="0"/>
          <w:caps/>
          <w:color w:val="808080"/>
          <w:sz w:val="24"/>
          <w:szCs w:val="24"/>
        </w:rPr>
        <w:t>库存</w:t>
      </w:r>
      <w:bookmarkEnd w:id="915"/>
      <w:bookmarkEnd w:id="916"/>
    </w:p>
    <w:p w:rsidR="000D7A2B" w:rsidRPr="00F25E50" w:rsidRDefault="000D7A2B" w:rsidP="00651083">
      <w:pPr>
        <w:pStyle w:val="Textbody"/>
        <w:suppressAutoHyphens w:val="0"/>
        <w:spacing w:before="120"/>
        <w:rPr>
          <w:rFonts w:ascii="Verdana" w:hAnsi="Verdana" w:cs="Verdana"/>
          <w:sz w:val="20"/>
          <w:szCs w:val="20"/>
        </w:rPr>
      </w:pPr>
      <w:r w:rsidRPr="00F25E50">
        <w:rPr>
          <w:rFonts w:ascii="Verdana" w:hAnsi="Verdana" w:cs="Verdana"/>
          <w:sz w:val="20"/>
          <w:szCs w:val="20"/>
        </w:rPr>
        <w:t>This table will contain the state of the inventory for the last day of the month. The inventory can be from a Store or Distribution Center.</w:t>
      </w:r>
    </w:p>
    <w:p w:rsidR="000D7A2B" w:rsidRPr="00F25E50" w:rsidRDefault="000D7A2B" w:rsidP="00651083">
      <w:pPr>
        <w:pStyle w:val="Textbody"/>
        <w:suppressAutoHyphens w:val="0"/>
        <w:spacing w:after="0" w:line="360" w:lineRule="auto"/>
        <w:rPr>
          <w:rFonts w:ascii="Verdana" w:eastAsia="宋体" w:hAnsi="Verdana" w:cs="Times New Roman"/>
          <w:sz w:val="20"/>
          <w:szCs w:val="20"/>
        </w:rPr>
      </w:pPr>
      <w:r w:rsidRPr="00F25E50">
        <w:rPr>
          <w:rFonts w:ascii="Verdana" w:eastAsia="宋体" w:hAnsi="Verdana" w:cs="宋体" w:hint="eastAsia"/>
          <w:sz w:val="20"/>
          <w:szCs w:val="20"/>
        </w:rPr>
        <w:t>此表格将包含每个月最后一天的库存情况。库存可以是来自一个门店或物流中心。</w:t>
      </w:r>
    </w:p>
    <w:p w:rsidR="000D7A2B" w:rsidRDefault="000D7A2B" w:rsidP="00651083">
      <w:pPr>
        <w:pStyle w:val="Textbody"/>
        <w:suppressAutoHyphens w:val="0"/>
        <w:rPr>
          <w:rFonts w:eastAsia="宋体" w:cs="Times New Roman"/>
        </w:rPr>
      </w:pPr>
    </w:p>
    <w:tbl>
      <w:tblPr>
        <w:tblW w:w="0" w:type="auto"/>
        <w:tblInd w:w="2" w:type="dxa"/>
        <w:tblBorders>
          <w:top w:val="single" w:sz="2" w:space="0" w:color="C0C0C0"/>
          <w:left w:val="single" w:sz="2" w:space="0" w:color="C0C0C0"/>
          <w:bottom w:val="single" w:sz="2" w:space="0" w:color="C0C0C0"/>
        </w:tblBorders>
        <w:tblLayout w:type="fixed"/>
        <w:tblCellMar>
          <w:left w:w="10" w:type="dxa"/>
          <w:right w:w="10" w:type="dxa"/>
        </w:tblCellMar>
        <w:tblLook w:val="0000" w:firstRow="0" w:lastRow="0" w:firstColumn="0" w:lastColumn="0" w:noHBand="0" w:noVBand="0"/>
      </w:tblPr>
      <w:tblGrid>
        <w:gridCol w:w="1623"/>
        <w:gridCol w:w="2802"/>
        <w:gridCol w:w="5553"/>
      </w:tblGrid>
      <w:tr w:rsidR="000D7A2B">
        <w:tc>
          <w:tcPr>
            <w:tcW w:w="1623" w:type="dxa"/>
            <w:tcBorders>
              <w:top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p>
        </w:tc>
        <w:tc>
          <w:tcPr>
            <w:tcW w:w="2802" w:type="dxa"/>
            <w:tcBorders>
              <w:top w:val="single" w:sz="2" w:space="0" w:color="C0C0C0"/>
              <w:left w:val="single" w:sz="2" w:space="0" w:color="C0C0C0"/>
              <w:bottom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p>
        </w:tc>
        <w:tc>
          <w:tcPr>
            <w:tcW w:w="5553" w:type="dxa"/>
            <w:tcBorders>
              <w:top w:val="single" w:sz="2" w:space="0" w:color="C0C0C0"/>
              <w:left w:val="single" w:sz="2" w:space="0" w:color="C0C0C0"/>
              <w:bottom w:val="single" w:sz="2" w:space="0" w:color="C0C0C0"/>
              <w:right w:val="single" w:sz="2" w:space="0" w:color="C0C0C0"/>
            </w:tcBorders>
            <w:shd w:val="clear" w:color="auto" w:fill="E6E6E6"/>
            <w:tcMar>
              <w:top w:w="0" w:type="dxa"/>
              <w:left w:w="108" w:type="dxa"/>
              <w:bottom w:w="0" w:type="dxa"/>
              <w:right w:w="108" w:type="dxa"/>
            </w:tcMar>
          </w:tcPr>
          <w:p w:rsidR="000D7A2B" w:rsidRDefault="000D7A2B" w:rsidP="00AE5372">
            <w:pPr>
              <w:pStyle w:val="TableHeading"/>
              <w:suppressLineNumbers w:val="0"/>
              <w:suppressAutoHyphens w:val="0"/>
              <w:spacing w:line="200" w:lineRule="atLeast"/>
              <w:jc w:val="left"/>
              <w:rPr>
                <w:rFonts w:eastAsia="宋体" w:cs="Times New Roman"/>
              </w:rPr>
            </w:pPr>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p>
        </w:tc>
      </w:tr>
      <w:tr w:rsidR="000D7A2B">
        <w:tc>
          <w:tcPr>
            <w:tcW w:w="16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Date</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日期</w:t>
            </w:r>
          </w:p>
        </w:tc>
        <w:tc>
          <w:tcPr>
            <w:tcW w:w="280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Date</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日期</w:t>
            </w:r>
          </w:p>
        </w:tc>
        <w:tc>
          <w:tcPr>
            <w:tcW w:w="555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Last day of the month</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每个月的最后一天</w:t>
            </w:r>
          </w:p>
        </w:tc>
      </w:tr>
      <w:tr w:rsidR="000D7A2B">
        <w:tc>
          <w:tcPr>
            <w:tcW w:w="16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outlet_id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门店</w:t>
            </w:r>
            <w:r>
              <w:rPr>
                <w:rFonts w:ascii="Verdana" w:eastAsia="宋体" w:hAnsi="Verdana" w:cs="Verdana"/>
                <w:sz w:val="18"/>
                <w:szCs w:val="18"/>
              </w:rPr>
              <w:t>_id</w:t>
            </w:r>
          </w:p>
        </w:tc>
        <w:tc>
          <w:tcPr>
            <w:tcW w:w="280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55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From outlet master data.</w:t>
            </w:r>
          </w:p>
          <w:p w:rsidR="000D7A2B" w:rsidRDefault="000D7A2B" w:rsidP="00AE5372">
            <w:pPr>
              <w:pStyle w:val="TableContents"/>
              <w:suppressLineNumbers w:val="0"/>
              <w:suppressAutoHyphens w:val="0"/>
              <w:spacing w:line="200" w:lineRule="atLeast"/>
              <w:rPr>
                <w:rFonts w:eastAsia="宋体" w:cs="Times New Roman"/>
              </w:rPr>
            </w:pPr>
            <w:proofErr w:type="gramStart"/>
            <w:r>
              <w:rPr>
                <w:rFonts w:ascii="Verdana" w:eastAsia="宋体" w:hAnsi="Verdana" w:cs="宋体" w:hint="eastAsia"/>
                <w:sz w:val="18"/>
                <w:szCs w:val="18"/>
              </w:rPr>
              <w:t>取自门店主</w:t>
            </w:r>
            <w:proofErr w:type="gramEnd"/>
            <w:r>
              <w:rPr>
                <w:rFonts w:ascii="Verdana" w:eastAsia="宋体" w:hAnsi="Verdana" w:cs="宋体" w:hint="eastAsia"/>
                <w:sz w:val="18"/>
                <w:szCs w:val="18"/>
              </w:rPr>
              <w:t>数据</w:t>
            </w:r>
          </w:p>
        </w:tc>
      </w:tr>
      <w:tr w:rsidR="000D7A2B">
        <w:tc>
          <w:tcPr>
            <w:tcW w:w="16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department_id</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部门</w:t>
            </w:r>
            <w:r>
              <w:rPr>
                <w:rFonts w:ascii="Verdana" w:eastAsia="宋体" w:hAnsi="Verdana" w:cs="Verdana"/>
                <w:sz w:val="18"/>
                <w:szCs w:val="18"/>
              </w:rPr>
              <w:t>_id</w:t>
            </w:r>
          </w:p>
        </w:tc>
        <w:tc>
          <w:tcPr>
            <w:tcW w:w="280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Alphanumeric id</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字母数字</w:t>
            </w:r>
            <w:r>
              <w:rPr>
                <w:rFonts w:ascii="Verdana" w:eastAsia="宋体" w:hAnsi="Verdana" w:cs="Verdana"/>
                <w:sz w:val="18"/>
                <w:szCs w:val="18"/>
              </w:rPr>
              <w:t>ID</w:t>
            </w:r>
          </w:p>
        </w:tc>
        <w:tc>
          <w:tcPr>
            <w:tcW w:w="555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From department master data.</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取自部门</w:t>
            </w:r>
            <w:proofErr w:type="gramStart"/>
            <w:r>
              <w:rPr>
                <w:rFonts w:ascii="Verdana" w:eastAsia="宋体" w:hAnsi="Verdana" w:cs="宋体" w:hint="eastAsia"/>
                <w:sz w:val="18"/>
                <w:szCs w:val="18"/>
              </w:rPr>
              <w:t>主数据</w:t>
            </w:r>
            <w:proofErr w:type="gramEnd"/>
          </w:p>
        </w:tc>
      </w:tr>
      <w:tr w:rsidR="000D7A2B" w:rsidRPr="00C66070">
        <w:tc>
          <w:tcPr>
            <w:tcW w:w="16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 xml:space="preserve">unit_type </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p>
        </w:tc>
        <w:tc>
          <w:tcPr>
            <w:tcW w:w="280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cs="Times New Roman"/>
              </w:rPr>
            </w:pPr>
            <w:r>
              <w:rPr>
                <w:rFonts w:ascii="Verdana" w:hAnsi="Verdana" w:cs="Verdana"/>
                <w:sz w:val="18"/>
                <w:szCs w:val="18"/>
              </w:rPr>
              <w:t>'kg', 'units'</w:t>
            </w:r>
          </w:p>
        </w:tc>
        <w:tc>
          <w:tcPr>
            <w:tcW w:w="555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cs="Times New Roman"/>
              </w:rPr>
            </w:pPr>
          </w:p>
        </w:tc>
      </w:tr>
      <w:tr w:rsidR="000D7A2B">
        <w:tc>
          <w:tcPr>
            <w:tcW w:w="16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num_units</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数量</w:t>
            </w:r>
            <w:r>
              <w:rPr>
                <w:rFonts w:ascii="Verdana" w:eastAsia="宋体" w:hAnsi="Verdana" w:cs="Verdana"/>
                <w:sz w:val="18"/>
                <w:szCs w:val="18"/>
              </w:rPr>
              <w:t>_</w:t>
            </w:r>
            <w:r>
              <w:rPr>
                <w:rFonts w:ascii="Verdana" w:eastAsia="宋体" w:hAnsi="Verdana" w:cs="宋体" w:hint="eastAsia"/>
                <w:sz w:val="18"/>
                <w:szCs w:val="18"/>
              </w:rPr>
              <w:t>单位</w:t>
            </w:r>
          </w:p>
        </w:tc>
        <w:tc>
          <w:tcPr>
            <w:tcW w:w="280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Numeric without decimals</w:t>
            </w:r>
          </w:p>
          <w:p w:rsidR="000D7A2B" w:rsidRDefault="000D7A2B" w:rsidP="00AE5372">
            <w:pPr>
              <w:pStyle w:val="TableContents"/>
              <w:suppressLineNumbers w:val="0"/>
              <w:suppressAutoHyphens w:val="0"/>
              <w:spacing w:line="200" w:lineRule="atLeast"/>
              <w:rPr>
                <w:rFonts w:cs="Times New Roman"/>
              </w:rPr>
            </w:pPr>
            <w:r>
              <w:rPr>
                <w:rFonts w:ascii="Verdana" w:eastAsia="宋体" w:hAnsi="Verdana" w:cs="宋体" w:hint="eastAsia"/>
                <w:sz w:val="18"/>
                <w:szCs w:val="18"/>
              </w:rPr>
              <w:t>数值不含小数</w:t>
            </w:r>
          </w:p>
        </w:tc>
        <w:tc>
          <w:tcPr>
            <w:tcW w:w="555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Indicates the number of Kg or units per department.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表示每个大类的</w:t>
            </w:r>
            <w:r>
              <w:rPr>
                <w:rFonts w:ascii="Verdana" w:eastAsia="宋体" w:hAnsi="Verdana" w:cs="Verdana"/>
                <w:sz w:val="18"/>
                <w:szCs w:val="18"/>
              </w:rPr>
              <w:t>Kg</w:t>
            </w:r>
            <w:r>
              <w:rPr>
                <w:rFonts w:ascii="Verdana" w:eastAsia="宋体" w:hAnsi="Verdana" w:cs="宋体" w:hint="eastAsia"/>
                <w:sz w:val="18"/>
                <w:szCs w:val="18"/>
              </w:rPr>
              <w:t>数量或单位数量</w:t>
            </w:r>
          </w:p>
        </w:tc>
      </w:tr>
      <w:tr w:rsidR="000D7A2B">
        <w:tc>
          <w:tcPr>
            <w:tcW w:w="16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retail_value</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零售</w:t>
            </w:r>
            <w:r>
              <w:rPr>
                <w:rFonts w:ascii="Verdana" w:eastAsia="宋体" w:hAnsi="Verdana" w:cs="Verdana"/>
                <w:sz w:val="18"/>
                <w:szCs w:val="18"/>
              </w:rPr>
              <w:t>_</w:t>
            </w:r>
            <w:r>
              <w:rPr>
                <w:rFonts w:ascii="Verdana" w:eastAsia="宋体" w:hAnsi="Verdana" w:cs="宋体" w:hint="eastAsia"/>
                <w:sz w:val="18"/>
                <w:szCs w:val="18"/>
              </w:rPr>
              <w:t>值</w:t>
            </w:r>
          </w:p>
        </w:tc>
        <w:tc>
          <w:tcPr>
            <w:tcW w:w="280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Monetary</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货币</w:t>
            </w:r>
          </w:p>
        </w:tc>
        <w:tc>
          <w:tcPr>
            <w:tcW w:w="555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Monetary value excluding taxes per department.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每个大类不含税的货币值</w:t>
            </w:r>
          </w:p>
        </w:tc>
      </w:tr>
      <w:tr w:rsidR="000D7A2B">
        <w:tc>
          <w:tcPr>
            <w:tcW w:w="1623" w:type="dxa"/>
            <w:tcBorders>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cost_value</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值</w:t>
            </w:r>
          </w:p>
        </w:tc>
        <w:tc>
          <w:tcPr>
            <w:tcW w:w="2802" w:type="dxa"/>
            <w:tcBorders>
              <w:left w:val="single" w:sz="2" w:space="0" w:color="C0C0C0"/>
              <w:bottom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bookmarkStart w:id="917" w:name="__DdeLink__3144_194719846"/>
            <w:bookmarkEnd w:id="917"/>
            <w:r>
              <w:rPr>
                <w:rFonts w:ascii="Verdana" w:hAnsi="Verdana" w:cs="Verdana"/>
                <w:sz w:val="18"/>
                <w:szCs w:val="18"/>
              </w:rPr>
              <w:t>Monetary</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货币</w:t>
            </w:r>
          </w:p>
        </w:tc>
        <w:tc>
          <w:tcPr>
            <w:tcW w:w="5553" w:type="dxa"/>
            <w:tcBorders>
              <w:left w:val="single" w:sz="2" w:space="0" w:color="C0C0C0"/>
              <w:bottom w:val="single" w:sz="2" w:space="0" w:color="C0C0C0"/>
              <w:right w:val="single" w:sz="2" w:space="0" w:color="C0C0C0"/>
            </w:tcBorders>
            <w:shd w:val="clear" w:color="auto" w:fill="FFFFFF"/>
            <w:tcMar>
              <w:top w:w="0" w:type="dxa"/>
              <w:left w:w="108" w:type="dxa"/>
              <w:bottom w:w="0" w:type="dxa"/>
              <w:right w:w="108" w:type="dxa"/>
            </w:tcMar>
          </w:tcPr>
          <w:p w:rsidR="000D7A2B" w:rsidRDefault="000D7A2B" w:rsidP="00AE5372">
            <w:pPr>
              <w:pStyle w:val="TableContents"/>
              <w:suppressLineNumbers w:val="0"/>
              <w:suppressAutoHyphens w:val="0"/>
              <w:spacing w:line="200" w:lineRule="atLeast"/>
              <w:rPr>
                <w:rFonts w:ascii="Verdana" w:eastAsia="宋体" w:hAnsi="Verdana" w:cs="Times New Roman"/>
                <w:sz w:val="18"/>
                <w:szCs w:val="18"/>
              </w:rPr>
            </w:pPr>
            <w:r>
              <w:rPr>
                <w:rFonts w:ascii="Verdana" w:hAnsi="Verdana" w:cs="Verdana"/>
                <w:sz w:val="18"/>
                <w:szCs w:val="18"/>
              </w:rPr>
              <w:t>Monetary value excluding taxes per department.</w:t>
            </w:r>
          </w:p>
          <w:p w:rsidR="000D7A2B" w:rsidRDefault="000D7A2B" w:rsidP="00AE5372">
            <w:pPr>
              <w:pStyle w:val="TableContents"/>
              <w:suppressLineNumbers w:val="0"/>
              <w:suppressAutoHyphens w:val="0"/>
              <w:spacing w:line="200" w:lineRule="atLeast"/>
              <w:rPr>
                <w:rFonts w:eastAsia="宋体" w:cs="Times New Roman"/>
              </w:rPr>
            </w:pPr>
            <w:r>
              <w:rPr>
                <w:rFonts w:ascii="Verdana" w:eastAsia="宋体" w:hAnsi="Verdana" w:cs="宋体" w:hint="eastAsia"/>
                <w:sz w:val="18"/>
                <w:szCs w:val="18"/>
              </w:rPr>
              <w:t>每个大类不含税的货币值</w:t>
            </w:r>
          </w:p>
        </w:tc>
      </w:tr>
    </w:tbl>
    <w:p w:rsidR="000D7A2B" w:rsidRPr="00900CE1" w:rsidRDefault="000D7A2B" w:rsidP="00EC0D3E">
      <w:pPr>
        <w:pStyle w:val="Textbody"/>
        <w:suppressAutoHyphens w:val="0"/>
        <w:spacing w:after="0"/>
        <w:rPr>
          <w:rFonts w:ascii="Verdana" w:eastAsia="宋体" w:hAnsi="Verdana" w:cs="Times New Roman"/>
          <w:sz w:val="20"/>
          <w:szCs w:val="20"/>
        </w:rPr>
      </w:pPr>
    </w:p>
    <w:p w:rsidR="000D7A2B" w:rsidRPr="00672EBC" w:rsidRDefault="000D7A2B" w:rsidP="008C292C">
      <w:pPr>
        <w:pStyle w:val="2"/>
        <w:keepNext w:val="0"/>
        <w:numPr>
          <w:ilvl w:val="0"/>
          <w:numId w:val="6"/>
        </w:numPr>
        <w:tabs>
          <w:tab w:val="left" w:pos="576"/>
        </w:tabs>
        <w:suppressAutoHyphens w:val="0"/>
        <w:spacing w:before="0" w:after="0"/>
        <w:rPr>
          <w:ins w:id="918" w:author="Unknown" w:date="2013-09-18T16:34:00Z"/>
          <w:rFonts w:ascii="Litera Serial" w:hAnsi="Litera Serial" w:cs="Litera Serial"/>
          <w:bCs w:val="0"/>
          <w:caps/>
          <w:color w:val="C00000"/>
          <w:sz w:val="24"/>
          <w:szCs w:val="24"/>
        </w:rPr>
      </w:pPr>
      <w:bookmarkStart w:id="919" w:name="_Toc369255780"/>
      <w:bookmarkStart w:id="920" w:name="_Toc237064932"/>
      <w:bookmarkStart w:id="921" w:name="_Toc238874678"/>
      <w:ins w:id="922" w:author="Unknown" w:date="2013-09-18T16:34:00Z">
        <w:r w:rsidRPr="00672EBC">
          <w:rPr>
            <w:rFonts w:ascii="Litera Serial" w:hAnsi="Litera Serial" w:cs="宋体" w:hint="eastAsia"/>
            <w:bCs w:val="0"/>
            <w:caps/>
            <w:color w:val="C00000"/>
            <w:sz w:val="24"/>
            <w:szCs w:val="24"/>
          </w:rPr>
          <w:t>交易型</w:t>
        </w:r>
        <w:r w:rsidRPr="00672EBC">
          <w:rPr>
            <w:rFonts w:ascii="Litera Serial" w:hAnsi="Litera Serial" w:cs="Litera Serial"/>
            <w:bCs w:val="0"/>
            <w:caps/>
            <w:color w:val="C00000"/>
            <w:sz w:val="24"/>
            <w:szCs w:val="24"/>
          </w:rPr>
          <w:t>_</w:t>
        </w:r>
        <w:r w:rsidRPr="00672EBC">
          <w:rPr>
            <w:rFonts w:ascii="Litera Serial" w:hAnsi="Litera Serial" w:cs="宋体" w:hint="eastAsia"/>
            <w:bCs w:val="0"/>
            <w:caps/>
            <w:color w:val="C00000"/>
            <w:sz w:val="24"/>
            <w:szCs w:val="24"/>
          </w:rPr>
          <w:t>供应商</w:t>
        </w:r>
      </w:ins>
      <w:ins w:id="923" w:author="Unknown" w:date="2013-09-20T09:34:00Z">
        <w:r w:rsidRPr="00672EBC">
          <w:rPr>
            <w:rFonts w:ascii="Litera Serial" w:hAnsi="Litera Serial" w:cs="Litera Serial"/>
            <w:bCs w:val="0"/>
            <w:caps/>
            <w:color w:val="C00000"/>
            <w:sz w:val="24"/>
            <w:szCs w:val="24"/>
          </w:rPr>
          <w:t>_</w:t>
        </w:r>
      </w:ins>
      <w:ins w:id="924" w:author="Unknown" w:date="2013-09-18T16:34:00Z">
        <w:r w:rsidRPr="00672EBC">
          <w:rPr>
            <w:rFonts w:ascii="Litera Serial" w:hAnsi="Litera Serial" w:cs="宋体" w:hint="eastAsia"/>
            <w:bCs w:val="0"/>
            <w:caps/>
            <w:color w:val="C00000"/>
            <w:sz w:val="24"/>
            <w:szCs w:val="24"/>
          </w:rPr>
          <w:t>销售</w:t>
        </w:r>
      </w:ins>
      <w:ins w:id="925" w:author="Unknown" w:date="2013-09-20T09:33:00Z">
        <w:r w:rsidRPr="00672EBC">
          <w:rPr>
            <w:rFonts w:ascii="Litera Serial" w:hAnsi="Litera Serial" w:cs="Litera Serial"/>
            <w:bCs w:val="0"/>
            <w:caps/>
            <w:color w:val="C00000"/>
            <w:sz w:val="24"/>
            <w:szCs w:val="24"/>
          </w:rPr>
          <w:t xml:space="preserve"> TXN_supplier_sales</w:t>
        </w:r>
      </w:ins>
      <w:r w:rsidR="007C220C">
        <w:rPr>
          <w:rFonts w:ascii="Litera Serial" w:hAnsi="Litera Serial" w:cs="Litera Serial" w:hint="eastAsia"/>
          <w:bCs w:val="0"/>
          <w:caps/>
          <w:color w:val="C00000"/>
          <w:sz w:val="24"/>
          <w:szCs w:val="24"/>
        </w:rPr>
        <w:t>（增加表格）</w:t>
      </w:r>
      <w:bookmarkEnd w:id="919"/>
    </w:p>
    <w:p w:rsidR="000D7A2B" w:rsidRPr="00672EBC" w:rsidRDefault="000D7A2B" w:rsidP="008C292C">
      <w:pPr>
        <w:rPr>
          <w:ins w:id="926" w:author="Unknown" w:date="2013-09-18T16:34:00Z"/>
          <w:rFonts w:ascii="Verdana" w:eastAsia="宋体" w:hAnsi="Verdana" w:cs="Times New Roman"/>
          <w:sz w:val="20"/>
          <w:szCs w:val="20"/>
        </w:rPr>
      </w:pPr>
      <w:ins w:id="927" w:author="Unknown" w:date="2013-09-20T09:35:00Z">
        <w:r>
          <w:rPr>
            <w:rFonts w:ascii="Verdana" w:eastAsia="宋体" w:hAnsi="Verdana" w:cs="Verdana"/>
            <w:sz w:val="20"/>
            <w:szCs w:val="20"/>
          </w:rPr>
          <w:t>This table includes the sales by supplier</w:t>
        </w:r>
      </w:ins>
    </w:p>
    <w:p w:rsidR="000D7A2B" w:rsidRDefault="000D7A2B" w:rsidP="00672EBC">
      <w:pPr>
        <w:rPr>
          <w:ins w:id="928" w:author="Unknown" w:date="2013-09-18T16:34:00Z"/>
          <w:rFonts w:eastAsia="宋体" w:cs="Times New Roman"/>
          <w:sz w:val="20"/>
          <w:szCs w:val="20"/>
        </w:rPr>
      </w:pPr>
      <w:ins w:id="929" w:author="Unknown" w:date="2013-09-18T16:34:00Z">
        <w:r w:rsidRPr="00392B59">
          <w:rPr>
            <w:rFonts w:ascii="宋体" w:eastAsia="宋体" w:hAnsi="Verdana" w:cs="宋体" w:hint="eastAsia"/>
            <w:sz w:val="20"/>
            <w:szCs w:val="20"/>
          </w:rPr>
          <w:t>此</w:t>
        </w:r>
      </w:ins>
      <w:ins w:id="930" w:author="Unknown" w:date="2013-09-18T16:35:00Z">
        <w:r>
          <w:rPr>
            <w:rFonts w:ascii="宋体" w:eastAsia="宋体" w:hAnsi="Verdana" w:cs="宋体" w:hint="eastAsia"/>
            <w:sz w:val="20"/>
            <w:szCs w:val="20"/>
          </w:rPr>
          <w:t>表格包括了</w:t>
        </w:r>
        <w:proofErr w:type="gramStart"/>
        <w:r>
          <w:rPr>
            <w:rFonts w:ascii="宋体" w:eastAsia="宋体" w:hAnsi="Verdana" w:cs="宋体" w:hint="eastAsia"/>
            <w:sz w:val="20"/>
            <w:szCs w:val="20"/>
          </w:rPr>
          <w:t>分供应</w:t>
        </w:r>
        <w:proofErr w:type="gramEnd"/>
        <w:r>
          <w:rPr>
            <w:rFonts w:ascii="宋体" w:eastAsia="宋体" w:hAnsi="Verdana" w:cs="宋体" w:hint="eastAsia"/>
            <w:sz w:val="20"/>
            <w:szCs w:val="20"/>
          </w:rPr>
          <w:t>商的销售</w:t>
        </w:r>
      </w:ins>
      <w:ins w:id="931" w:author="Unknown" w:date="2013-09-18T16:37:00Z">
        <w:r>
          <w:rPr>
            <w:rFonts w:ascii="宋体" w:eastAsia="宋体" w:hAnsi="Verdana" w:cs="宋体" w:hint="eastAsia"/>
            <w:sz w:val="20"/>
            <w:szCs w:val="20"/>
          </w:rPr>
          <w:t>状况</w:t>
        </w:r>
      </w:ins>
      <w:ins w:id="932" w:author="Unknown" w:date="2013-09-18T16:35:00Z">
        <w:r>
          <w:rPr>
            <w:rFonts w:ascii="宋体" w:eastAsia="宋体" w:hAnsi="Verdana" w:cs="宋体" w:hint="eastAsia"/>
            <w:sz w:val="20"/>
            <w:szCs w:val="20"/>
          </w:rPr>
          <w:t>。</w:t>
        </w:r>
      </w:ins>
      <w:ins w:id="933" w:author="Unknown" w:date="2013-09-20T09:35:00Z">
        <w:r>
          <w:rPr>
            <w:rFonts w:ascii="宋体" w:eastAsia="宋体" w:hAnsi="Verdana" w:cs="Times New Roman"/>
            <w:sz w:val="20"/>
            <w:szCs w:val="20"/>
          </w:rPr>
          <w:br/>
        </w:r>
      </w:ins>
      <w:ins w:id="934" w:author="ralph" w:date="2013-10-10T14:51:00Z">
        <w:r>
          <w:rPr>
            <w:rFonts w:ascii="宋体" w:eastAsia="宋体" w:hAnsi="Verdana" w:cs="宋体" w:hint="eastAsia"/>
            <w:sz w:val="20"/>
            <w:szCs w:val="20"/>
          </w:rPr>
          <w:t>此表格是否包含了所有的供应商数据，不止是主供应商</w:t>
        </w:r>
      </w:ins>
      <w:ins w:id="935" w:author="Unknown" w:date="2013-10-10T11:31:00Z">
        <w:r>
          <w:rPr>
            <w:rFonts w:ascii="宋体" w:eastAsia="宋体" w:hAnsi="Verdana" w:cs="宋体"/>
            <w:sz w:val="20"/>
            <w:szCs w:val="20"/>
          </w:rPr>
          <w:t>does it include all the suppliers,not just primary per table 19</w:t>
        </w:r>
      </w:ins>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43"/>
        <w:gridCol w:w="1732"/>
        <w:gridCol w:w="6777"/>
      </w:tblGrid>
      <w:tr w:rsidR="000D7A2B">
        <w:trPr>
          <w:cantSplit/>
          <w:tblHeader/>
          <w:ins w:id="936" w:author="Unknown" w:date="2013-09-18T16:34:00Z"/>
        </w:trPr>
        <w:tc>
          <w:tcPr>
            <w:tcW w:w="1343" w:type="dxa"/>
            <w:shd w:val="clear" w:color="auto" w:fill="E6E6E6"/>
            <w:tcMar>
              <w:top w:w="0" w:type="dxa"/>
              <w:left w:w="108" w:type="dxa"/>
              <w:bottom w:w="0" w:type="dxa"/>
              <w:right w:w="108" w:type="dxa"/>
            </w:tcMar>
          </w:tcPr>
          <w:p w:rsidR="000D7A2B" w:rsidRDefault="000D7A2B" w:rsidP="007F1301">
            <w:pPr>
              <w:pStyle w:val="TableHeading"/>
              <w:suppressLineNumbers w:val="0"/>
              <w:suppressAutoHyphens w:val="0"/>
              <w:spacing w:line="276" w:lineRule="auto"/>
              <w:rPr>
                <w:ins w:id="937" w:author="Unknown" w:date="2013-09-18T16:34:00Z"/>
                <w:rFonts w:eastAsia="宋体" w:cs="Times New Roman"/>
              </w:rPr>
            </w:pPr>
            <w:ins w:id="938" w:author="Unknown" w:date="2013-09-18T16:34:00Z">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ins>
          </w:p>
        </w:tc>
        <w:tc>
          <w:tcPr>
            <w:tcW w:w="1732" w:type="dxa"/>
            <w:shd w:val="clear" w:color="auto" w:fill="E6E6E6"/>
            <w:tcMar>
              <w:top w:w="0" w:type="dxa"/>
              <w:left w:w="108" w:type="dxa"/>
              <w:bottom w:w="0" w:type="dxa"/>
              <w:right w:w="108" w:type="dxa"/>
            </w:tcMar>
          </w:tcPr>
          <w:p w:rsidR="000D7A2B" w:rsidRDefault="000D7A2B" w:rsidP="007F1301">
            <w:pPr>
              <w:pStyle w:val="TableHeading"/>
              <w:suppressLineNumbers w:val="0"/>
              <w:suppressAutoHyphens w:val="0"/>
              <w:spacing w:line="276" w:lineRule="auto"/>
              <w:rPr>
                <w:ins w:id="939" w:author="Unknown" w:date="2013-09-18T16:34:00Z"/>
                <w:rFonts w:eastAsia="宋体" w:cs="Times New Roman"/>
              </w:rPr>
            </w:pPr>
            <w:ins w:id="940" w:author="Unknown" w:date="2013-09-18T16:34:00Z">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ins>
          </w:p>
        </w:tc>
        <w:tc>
          <w:tcPr>
            <w:tcW w:w="6777" w:type="dxa"/>
            <w:shd w:val="clear" w:color="auto" w:fill="E6E6E6"/>
            <w:tcMar>
              <w:top w:w="0" w:type="dxa"/>
              <w:left w:w="108" w:type="dxa"/>
              <w:bottom w:w="0" w:type="dxa"/>
              <w:right w:w="108" w:type="dxa"/>
            </w:tcMar>
          </w:tcPr>
          <w:p w:rsidR="000D7A2B" w:rsidRDefault="000D7A2B" w:rsidP="007F1301">
            <w:pPr>
              <w:pStyle w:val="TableHeading"/>
              <w:suppressLineNumbers w:val="0"/>
              <w:suppressAutoHyphens w:val="0"/>
              <w:spacing w:line="276" w:lineRule="auto"/>
              <w:rPr>
                <w:ins w:id="941" w:author="Unknown" w:date="2013-09-18T16:34:00Z"/>
                <w:rFonts w:eastAsia="宋体" w:cs="Times New Roman"/>
              </w:rPr>
            </w:pPr>
            <w:ins w:id="942" w:author="Unknown" w:date="2013-09-18T16:34:00Z">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ins>
          </w:p>
        </w:tc>
      </w:tr>
      <w:tr w:rsidR="000D7A2B">
        <w:trPr>
          <w:trHeight w:val="349"/>
          <w:ins w:id="943" w:author="Unknown" w:date="2013-09-18T16:34:00Z"/>
        </w:trPr>
        <w:tc>
          <w:tcPr>
            <w:tcW w:w="1343"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944" w:author="Unknown" w:date="2013-09-18T16:34:00Z"/>
                <w:rFonts w:ascii="Verdana" w:eastAsia="宋体" w:hAnsi="Verdana" w:cs="Times New Roman"/>
                <w:sz w:val="18"/>
                <w:szCs w:val="18"/>
              </w:rPr>
            </w:pPr>
            <w:ins w:id="945" w:author="Unknown" w:date="2013-09-18T16:34:00Z">
              <w:r>
                <w:rPr>
                  <w:rFonts w:ascii="Verdana" w:hAnsi="Verdana" w:cs="Verdana"/>
                  <w:sz w:val="18"/>
                  <w:szCs w:val="18"/>
                </w:rPr>
                <w:t>Date</w:t>
              </w:r>
            </w:ins>
          </w:p>
          <w:p w:rsidR="000D7A2B" w:rsidRDefault="000D7A2B" w:rsidP="007F1301">
            <w:pPr>
              <w:pStyle w:val="TableContents"/>
              <w:suppressLineNumbers w:val="0"/>
              <w:suppressAutoHyphens w:val="0"/>
              <w:spacing w:line="276" w:lineRule="auto"/>
              <w:rPr>
                <w:ins w:id="946" w:author="Unknown" w:date="2013-09-18T16:34:00Z"/>
                <w:rFonts w:eastAsia="宋体" w:cs="Times New Roman"/>
              </w:rPr>
            </w:pPr>
            <w:ins w:id="947" w:author="Unknown" w:date="2013-09-18T16:34:00Z">
              <w:r>
                <w:rPr>
                  <w:rFonts w:ascii="Verdana" w:eastAsia="宋体" w:hAnsi="Verdana" w:cs="宋体" w:hint="eastAsia"/>
                  <w:sz w:val="18"/>
                  <w:szCs w:val="18"/>
                </w:rPr>
                <w:t>日期</w:t>
              </w:r>
            </w:ins>
          </w:p>
        </w:tc>
        <w:tc>
          <w:tcPr>
            <w:tcW w:w="1732"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948" w:author="Unknown" w:date="2013-09-18T16:34:00Z"/>
                <w:rFonts w:ascii="Verdana" w:eastAsia="宋体" w:hAnsi="Verdana" w:cs="Times New Roman"/>
                <w:sz w:val="18"/>
                <w:szCs w:val="18"/>
              </w:rPr>
            </w:pPr>
            <w:ins w:id="949" w:author="Unknown" w:date="2013-09-18T16:34:00Z">
              <w:r>
                <w:rPr>
                  <w:rFonts w:ascii="Verdana" w:hAnsi="Verdana" w:cs="Verdana"/>
                  <w:sz w:val="18"/>
                  <w:szCs w:val="18"/>
                </w:rPr>
                <w:t>Date</w:t>
              </w:r>
            </w:ins>
          </w:p>
          <w:p w:rsidR="000D7A2B" w:rsidRDefault="000D7A2B" w:rsidP="007F1301">
            <w:pPr>
              <w:pStyle w:val="TableContents"/>
              <w:suppressLineNumbers w:val="0"/>
              <w:suppressAutoHyphens w:val="0"/>
              <w:spacing w:line="276" w:lineRule="auto"/>
              <w:rPr>
                <w:ins w:id="950" w:author="Unknown" w:date="2013-09-18T16:34:00Z"/>
                <w:rFonts w:eastAsia="宋体" w:cs="Times New Roman"/>
              </w:rPr>
            </w:pPr>
            <w:ins w:id="951" w:author="Unknown" w:date="2013-09-18T16:34:00Z">
              <w:r>
                <w:rPr>
                  <w:rFonts w:ascii="Verdana" w:eastAsia="宋体" w:hAnsi="Verdana" w:cs="宋体" w:hint="eastAsia"/>
                  <w:sz w:val="18"/>
                  <w:szCs w:val="18"/>
                </w:rPr>
                <w:t>日期</w:t>
              </w:r>
            </w:ins>
          </w:p>
        </w:tc>
        <w:tc>
          <w:tcPr>
            <w:tcW w:w="6777"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952" w:author="Unknown" w:date="2013-09-18T16:34:00Z"/>
                <w:rFonts w:ascii="Verdana" w:eastAsia="宋体" w:hAnsi="Verdana" w:cs="Times New Roman"/>
                <w:sz w:val="18"/>
                <w:szCs w:val="18"/>
              </w:rPr>
            </w:pPr>
            <w:ins w:id="953" w:author="Unknown" w:date="2013-09-18T16:34:00Z">
              <w:r>
                <w:rPr>
                  <w:rFonts w:ascii="Verdana" w:hAnsi="Verdana" w:cs="Verdana"/>
                  <w:sz w:val="18"/>
                  <w:szCs w:val="18"/>
                </w:rPr>
                <w:t>Daily data</w:t>
              </w:r>
            </w:ins>
          </w:p>
          <w:p w:rsidR="000D7A2B" w:rsidRDefault="000D7A2B" w:rsidP="007F1301">
            <w:pPr>
              <w:pStyle w:val="TableContents"/>
              <w:suppressLineNumbers w:val="0"/>
              <w:suppressAutoHyphens w:val="0"/>
              <w:spacing w:line="276" w:lineRule="auto"/>
              <w:rPr>
                <w:ins w:id="954" w:author="Unknown" w:date="2013-09-18T16:34:00Z"/>
                <w:rFonts w:eastAsia="宋体" w:cs="Times New Roman"/>
              </w:rPr>
            </w:pPr>
            <w:proofErr w:type="gramStart"/>
            <w:ins w:id="955" w:author="Unknown" w:date="2013-09-18T16:34:00Z">
              <w:r>
                <w:rPr>
                  <w:rFonts w:ascii="Verdana" w:eastAsia="宋体" w:hAnsi="Verdana" w:cs="宋体" w:hint="eastAsia"/>
                  <w:sz w:val="18"/>
                  <w:szCs w:val="18"/>
                </w:rPr>
                <w:t>日数据</w:t>
              </w:r>
              <w:proofErr w:type="gramEnd"/>
            </w:ins>
          </w:p>
        </w:tc>
      </w:tr>
      <w:tr w:rsidR="000D7A2B">
        <w:trPr>
          <w:ins w:id="956" w:author="Unknown" w:date="2013-09-18T16:34:00Z"/>
        </w:trPr>
        <w:tc>
          <w:tcPr>
            <w:tcW w:w="1343"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957" w:author="Unknown" w:date="2013-09-18T16:34:00Z"/>
                <w:rFonts w:ascii="Verdana" w:eastAsia="宋体" w:hAnsi="Verdana" w:cs="Times New Roman"/>
                <w:sz w:val="18"/>
                <w:szCs w:val="18"/>
              </w:rPr>
            </w:pPr>
            <w:ins w:id="958" w:author="Unknown" w:date="2013-09-18T16:34:00Z">
              <w:r>
                <w:rPr>
                  <w:rFonts w:ascii="Verdana" w:eastAsia="宋体" w:hAnsi="Verdana" w:cs="Verdana"/>
                  <w:sz w:val="18"/>
                  <w:szCs w:val="18"/>
                </w:rPr>
                <w:t>outlet</w:t>
              </w:r>
              <w:r>
                <w:rPr>
                  <w:rFonts w:ascii="Verdana" w:hAnsi="Verdana" w:cs="Verdana"/>
                  <w:sz w:val="18"/>
                  <w:szCs w:val="18"/>
                </w:rPr>
                <w:t xml:space="preserve"> ID</w:t>
              </w:r>
            </w:ins>
          </w:p>
          <w:p w:rsidR="000D7A2B" w:rsidRDefault="000D7A2B" w:rsidP="007F1301">
            <w:pPr>
              <w:pStyle w:val="TableContents"/>
              <w:suppressLineNumbers w:val="0"/>
              <w:suppressAutoHyphens w:val="0"/>
              <w:spacing w:line="276" w:lineRule="auto"/>
              <w:rPr>
                <w:ins w:id="959" w:author="Unknown" w:date="2013-09-18T16:34:00Z"/>
                <w:rFonts w:eastAsia="宋体" w:cs="Times New Roman"/>
              </w:rPr>
            </w:pPr>
            <w:ins w:id="960" w:author="Unknown" w:date="2013-09-18T16:34:00Z">
              <w:r>
                <w:rPr>
                  <w:rFonts w:ascii="Verdana" w:eastAsia="宋体" w:hAnsi="Verdana" w:cs="宋体" w:hint="eastAsia"/>
                  <w:sz w:val="18"/>
                  <w:szCs w:val="18"/>
                </w:rPr>
                <w:t>门店</w:t>
              </w:r>
              <w:r>
                <w:rPr>
                  <w:rFonts w:ascii="Verdana" w:eastAsia="宋体" w:hAnsi="Verdana" w:cs="Verdana"/>
                  <w:sz w:val="18"/>
                  <w:szCs w:val="18"/>
                </w:rPr>
                <w:t>_ID</w:t>
              </w:r>
            </w:ins>
          </w:p>
        </w:tc>
        <w:tc>
          <w:tcPr>
            <w:tcW w:w="1732"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961" w:author="Unknown" w:date="2013-09-18T16:34:00Z"/>
                <w:rFonts w:ascii="Verdana" w:eastAsia="宋体" w:hAnsi="Verdana" w:cs="Times New Roman"/>
                <w:sz w:val="18"/>
                <w:szCs w:val="18"/>
              </w:rPr>
            </w:pPr>
            <w:ins w:id="962" w:author="Unknown" w:date="2013-09-18T16:34:00Z">
              <w:r>
                <w:rPr>
                  <w:rFonts w:ascii="Verdana" w:hAnsi="Verdana" w:cs="Verdana"/>
                  <w:sz w:val="18"/>
                  <w:szCs w:val="18"/>
                </w:rPr>
                <w:t>Alphanumeric id</w:t>
              </w:r>
            </w:ins>
          </w:p>
          <w:p w:rsidR="000D7A2B" w:rsidRDefault="000D7A2B" w:rsidP="007F1301">
            <w:pPr>
              <w:pStyle w:val="TableContents"/>
              <w:suppressLineNumbers w:val="0"/>
              <w:suppressAutoHyphens w:val="0"/>
              <w:spacing w:line="276" w:lineRule="auto"/>
              <w:rPr>
                <w:ins w:id="963" w:author="Unknown" w:date="2013-09-18T16:34:00Z"/>
                <w:rFonts w:cs="Times New Roman"/>
              </w:rPr>
            </w:pPr>
            <w:ins w:id="964" w:author="Unknown" w:date="2013-09-18T16:34:00Z">
              <w:r>
                <w:rPr>
                  <w:rFonts w:ascii="Verdana" w:eastAsia="宋体" w:hAnsi="Verdana" w:cs="宋体" w:hint="eastAsia"/>
                  <w:sz w:val="18"/>
                  <w:szCs w:val="18"/>
                </w:rPr>
                <w:t>字母数字</w:t>
              </w:r>
              <w:r>
                <w:rPr>
                  <w:rFonts w:ascii="Verdana" w:eastAsia="宋体" w:hAnsi="Verdana" w:cs="Verdana"/>
                  <w:sz w:val="18"/>
                  <w:szCs w:val="18"/>
                </w:rPr>
                <w:t>id</w:t>
              </w:r>
            </w:ins>
          </w:p>
        </w:tc>
        <w:tc>
          <w:tcPr>
            <w:tcW w:w="6777"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965" w:author="Unknown" w:date="2013-09-18T16:34:00Z"/>
                <w:rFonts w:ascii="Verdana" w:eastAsia="宋体" w:hAnsi="Verdana" w:cs="Times New Roman"/>
                <w:sz w:val="18"/>
                <w:szCs w:val="18"/>
              </w:rPr>
            </w:pPr>
            <w:ins w:id="966" w:author="Unknown" w:date="2013-09-18T16:34:00Z">
              <w:r>
                <w:rPr>
                  <w:rFonts w:ascii="Verdana" w:hAnsi="Verdana" w:cs="Verdana"/>
                  <w:sz w:val="18"/>
                  <w:szCs w:val="18"/>
                </w:rPr>
                <w:t>This identifier must be related with the outlet master data when outlet is a store (ST)</w:t>
              </w:r>
            </w:ins>
          </w:p>
          <w:p w:rsidR="000D7A2B" w:rsidRDefault="000D7A2B" w:rsidP="007F1301">
            <w:pPr>
              <w:pStyle w:val="TableContents"/>
              <w:suppressLineNumbers w:val="0"/>
              <w:suppressAutoHyphens w:val="0"/>
              <w:spacing w:line="276" w:lineRule="auto"/>
              <w:rPr>
                <w:ins w:id="967" w:author="Unknown" w:date="2013-09-18T16:34:00Z"/>
                <w:rFonts w:eastAsia="宋体" w:cs="Times New Roman"/>
              </w:rPr>
            </w:pPr>
            <w:ins w:id="968" w:author="Unknown" w:date="2013-09-18T16:34:00Z">
              <w:r>
                <w:rPr>
                  <w:rFonts w:ascii="Verdana" w:eastAsia="宋体" w:hAnsi="Verdana" w:cs="宋体" w:hint="eastAsia"/>
                  <w:sz w:val="18"/>
                  <w:szCs w:val="18"/>
                </w:rPr>
                <w:lastRenderedPageBreak/>
                <w:t>当门店是一个门店（营业门店）时，此标识符必须与门店主数据进行关联</w:t>
              </w:r>
            </w:ins>
          </w:p>
        </w:tc>
      </w:tr>
      <w:tr w:rsidR="000D7A2B">
        <w:trPr>
          <w:ins w:id="969" w:author="Unknown" w:date="2013-09-18T16:34:00Z"/>
        </w:trPr>
        <w:tc>
          <w:tcPr>
            <w:tcW w:w="1343"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970" w:author="Unknown" w:date="2013-09-18T16:34:00Z"/>
                <w:rFonts w:ascii="Verdana" w:eastAsia="宋体" w:hAnsi="Verdana" w:cs="Times New Roman"/>
                <w:sz w:val="18"/>
                <w:szCs w:val="18"/>
              </w:rPr>
            </w:pPr>
            <w:ins w:id="971" w:author="Unknown" w:date="2013-09-18T16:34:00Z">
              <w:r>
                <w:rPr>
                  <w:rFonts w:ascii="Verdana" w:hAnsi="Verdana" w:cs="Verdana"/>
                  <w:sz w:val="18"/>
                  <w:szCs w:val="18"/>
                </w:rPr>
                <w:lastRenderedPageBreak/>
                <w:t>supplier_ID</w:t>
              </w:r>
            </w:ins>
          </w:p>
          <w:p w:rsidR="000D7A2B" w:rsidRDefault="000D7A2B" w:rsidP="007F1301">
            <w:pPr>
              <w:pStyle w:val="TableContents"/>
              <w:suppressLineNumbers w:val="0"/>
              <w:suppressAutoHyphens w:val="0"/>
              <w:spacing w:line="276" w:lineRule="auto"/>
              <w:rPr>
                <w:ins w:id="972" w:author="Unknown" w:date="2013-09-18T16:34:00Z"/>
                <w:rFonts w:eastAsia="宋体" w:cs="Times New Roman"/>
              </w:rPr>
            </w:pPr>
            <w:ins w:id="973" w:author="Unknown" w:date="2013-09-18T16:34:00Z">
              <w:r>
                <w:rPr>
                  <w:rFonts w:ascii="Verdana" w:eastAsia="宋体" w:hAnsi="Verdana" w:cs="宋体" w:hint="eastAsia"/>
                  <w:sz w:val="18"/>
                  <w:szCs w:val="18"/>
                </w:rPr>
                <w:t>供应商</w:t>
              </w:r>
              <w:r>
                <w:rPr>
                  <w:rFonts w:ascii="Verdana" w:eastAsia="宋体" w:hAnsi="Verdana" w:cs="Verdana"/>
                  <w:sz w:val="18"/>
                  <w:szCs w:val="18"/>
                </w:rPr>
                <w:t>_ID</w:t>
              </w:r>
            </w:ins>
          </w:p>
        </w:tc>
        <w:tc>
          <w:tcPr>
            <w:tcW w:w="1732"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974" w:author="Unknown" w:date="2013-09-18T16:34:00Z"/>
                <w:rFonts w:ascii="Verdana" w:eastAsia="宋体" w:hAnsi="Verdana" w:cs="Times New Roman"/>
                <w:sz w:val="18"/>
                <w:szCs w:val="18"/>
              </w:rPr>
            </w:pPr>
            <w:ins w:id="975" w:author="Unknown" w:date="2013-09-18T16:34:00Z">
              <w:r>
                <w:rPr>
                  <w:rFonts w:ascii="Verdana" w:hAnsi="Verdana" w:cs="Verdana"/>
                  <w:sz w:val="18"/>
                  <w:szCs w:val="18"/>
                </w:rPr>
                <w:t>Alphanumeric id</w:t>
              </w:r>
            </w:ins>
          </w:p>
          <w:p w:rsidR="000D7A2B" w:rsidRDefault="000D7A2B" w:rsidP="007F1301">
            <w:pPr>
              <w:pStyle w:val="TableContents"/>
              <w:suppressLineNumbers w:val="0"/>
              <w:suppressAutoHyphens w:val="0"/>
              <w:spacing w:line="276" w:lineRule="auto"/>
              <w:rPr>
                <w:ins w:id="976" w:author="Unknown" w:date="2013-09-18T16:34:00Z"/>
                <w:rFonts w:cs="Times New Roman"/>
              </w:rPr>
            </w:pPr>
            <w:ins w:id="977" w:author="Unknown" w:date="2013-09-18T16:34:00Z">
              <w:r>
                <w:rPr>
                  <w:rFonts w:ascii="Verdana" w:eastAsia="宋体" w:hAnsi="Verdana" w:cs="宋体" w:hint="eastAsia"/>
                  <w:sz w:val="18"/>
                  <w:szCs w:val="18"/>
                </w:rPr>
                <w:t>字母数字</w:t>
              </w:r>
              <w:r>
                <w:rPr>
                  <w:rFonts w:ascii="Verdana" w:eastAsia="宋体" w:hAnsi="Verdana" w:cs="Verdana"/>
                  <w:sz w:val="18"/>
                  <w:szCs w:val="18"/>
                </w:rPr>
                <w:t>id</w:t>
              </w:r>
            </w:ins>
          </w:p>
        </w:tc>
        <w:tc>
          <w:tcPr>
            <w:tcW w:w="6777" w:type="dxa"/>
            <w:shd w:val="clear" w:color="auto" w:fill="FFFFFF"/>
            <w:tcMar>
              <w:top w:w="0" w:type="dxa"/>
              <w:left w:w="108" w:type="dxa"/>
              <w:bottom w:w="0" w:type="dxa"/>
              <w:right w:w="108" w:type="dxa"/>
            </w:tcMar>
          </w:tcPr>
          <w:p w:rsidR="000D7A2B" w:rsidRPr="004E575D" w:rsidRDefault="000D7A2B" w:rsidP="007F1301">
            <w:pPr>
              <w:pStyle w:val="TableContents"/>
              <w:suppressLineNumbers w:val="0"/>
              <w:suppressAutoHyphens w:val="0"/>
              <w:spacing w:line="276" w:lineRule="auto"/>
              <w:rPr>
                <w:ins w:id="978" w:author="Unknown" w:date="2013-09-18T16:34:00Z"/>
                <w:rFonts w:eastAsia="宋体" w:cs="Times New Roman"/>
              </w:rPr>
            </w:pPr>
            <w:ins w:id="979" w:author="Unknown" w:date="2013-09-20T09:34:00Z">
              <w:r>
                <w:rPr>
                  <w:rFonts w:ascii="Verdana" w:eastAsia="宋体" w:hAnsi="Verdana" w:cs="Verdana"/>
                  <w:sz w:val="18"/>
                  <w:szCs w:val="18"/>
                </w:rPr>
                <w:t>Sales supplier code</w:t>
              </w:r>
              <w:r>
                <w:rPr>
                  <w:rFonts w:ascii="Verdana" w:eastAsia="宋体" w:hAnsi="Verdana" w:cs="Times New Roman"/>
                  <w:sz w:val="18"/>
                  <w:szCs w:val="18"/>
                </w:rPr>
                <w:br/>
              </w:r>
            </w:ins>
            <w:ins w:id="980" w:author="Unknown" w:date="2013-09-18T16:36:00Z">
              <w:r>
                <w:rPr>
                  <w:rFonts w:ascii="Verdana" w:eastAsia="宋体" w:hAnsi="Verdana" w:cs="宋体" w:hint="eastAsia"/>
                  <w:sz w:val="18"/>
                  <w:szCs w:val="18"/>
                </w:rPr>
                <w:t>销售的供应商编码</w:t>
              </w:r>
            </w:ins>
          </w:p>
        </w:tc>
      </w:tr>
      <w:tr w:rsidR="000D7A2B">
        <w:trPr>
          <w:ins w:id="981" w:author="Unknown" w:date="2013-09-18T16:34:00Z"/>
        </w:trPr>
        <w:tc>
          <w:tcPr>
            <w:tcW w:w="1343"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982" w:author="Unknown" w:date="2013-09-18T16:34:00Z"/>
                <w:rFonts w:ascii="Verdana" w:eastAsia="宋体" w:hAnsi="Verdana" w:cs="Times New Roman"/>
                <w:sz w:val="18"/>
                <w:szCs w:val="18"/>
              </w:rPr>
            </w:pPr>
            <w:ins w:id="983" w:author="Unknown" w:date="2013-09-18T16:34:00Z">
              <w:r>
                <w:rPr>
                  <w:rFonts w:ascii="Verdana" w:hAnsi="Verdana" w:cs="Verdana"/>
                  <w:sz w:val="18"/>
                  <w:szCs w:val="18"/>
                </w:rPr>
                <w:t>Product_ID</w:t>
              </w:r>
            </w:ins>
          </w:p>
          <w:p w:rsidR="000D7A2B" w:rsidRDefault="000D7A2B" w:rsidP="007F1301">
            <w:pPr>
              <w:pStyle w:val="TableContents"/>
              <w:suppressLineNumbers w:val="0"/>
              <w:suppressAutoHyphens w:val="0"/>
              <w:spacing w:line="276" w:lineRule="auto"/>
              <w:rPr>
                <w:ins w:id="984" w:author="Unknown" w:date="2013-09-18T16:34:00Z"/>
                <w:rFonts w:eastAsia="宋体" w:cs="Times New Roman"/>
              </w:rPr>
            </w:pPr>
            <w:ins w:id="985" w:author="Unknown" w:date="2013-09-18T16:34:00Z">
              <w:r>
                <w:rPr>
                  <w:rFonts w:ascii="Verdana" w:eastAsia="宋体" w:hAnsi="Verdana" w:cs="宋体" w:hint="eastAsia"/>
                  <w:sz w:val="18"/>
                  <w:szCs w:val="18"/>
                </w:rPr>
                <w:t>商品</w:t>
              </w:r>
              <w:r>
                <w:rPr>
                  <w:rFonts w:ascii="Verdana" w:eastAsia="宋体" w:hAnsi="Verdana" w:cs="Verdana"/>
                  <w:sz w:val="18"/>
                  <w:szCs w:val="18"/>
                </w:rPr>
                <w:t>_ID</w:t>
              </w:r>
            </w:ins>
          </w:p>
        </w:tc>
        <w:tc>
          <w:tcPr>
            <w:tcW w:w="1732"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986" w:author="Unknown" w:date="2013-09-18T16:34:00Z"/>
                <w:rFonts w:ascii="Verdana" w:eastAsia="宋体" w:hAnsi="Verdana" w:cs="Times New Roman"/>
                <w:sz w:val="18"/>
                <w:szCs w:val="18"/>
              </w:rPr>
            </w:pPr>
            <w:ins w:id="987" w:author="Unknown" w:date="2013-09-18T16:34:00Z">
              <w:r>
                <w:rPr>
                  <w:rFonts w:ascii="Verdana" w:hAnsi="Verdana" w:cs="Verdana"/>
                  <w:sz w:val="18"/>
                  <w:szCs w:val="18"/>
                </w:rPr>
                <w:t>Alphanumeric id</w:t>
              </w:r>
            </w:ins>
          </w:p>
          <w:p w:rsidR="000D7A2B" w:rsidRDefault="000D7A2B" w:rsidP="007F1301">
            <w:pPr>
              <w:pStyle w:val="TableContents"/>
              <w:suppressLineNumbers w:val="0"/>
              <w:suppressAutoHyphens w:val="0"/>
              <w:spacing w:line="276" w:lineRule="auto"/>
              <w:rPr>
                <w:ins w:id="988" w:author="Unknown" w:date="2013-09-18T16:34:00Z"/>
                <w:rFonts w:cs="Times New Roman"/>
              </w:rPr>
            </w:pPr>
            <w:ins w:id="989" w:author="Unknown" w:date="2013-09-18T16:34:00Z">
              <w:r>
                <w:rPr>
                  <w:rFonts w:ascii="Verdana" w:eastAsia="宋体" w:hAnsi="Verdana" w:cs="宋体" w:hint="eastAsia"/>
                  <w:sz w:val="18"/>
                  <w:szCs w:val="18"/>
                </w:rPr>
                <w:t>字母数字</w:t>
              </w:r>
              <w:r>
                <w:rPr>
                  <w:rFonts w:ascii="Verdana" w:eastAsia="宋体" w:hAnsi="Verdana" w:cs="Verdana"/>
                  <w:sz w:val="18"/>
                  <w:szCs w:val="18"/>
                </w:rPr>
                <w:t>id</w:t>
              </w:r>
            </w:ins>
          </w:p>
        </w:tc>
        <w:tc>
          <w:tcPr>
            <w:tcW w:w="6777"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990" w:author="Unknown" w:date="2013-09-18T16:34:00Z"/>
                <w:rFonts w:ascii="Verdana" w:eastAsia="宋体" w:hAnsi="Verdana" w:cs="Times New Roman"/>
                <w:sz w:val="18"/>
                <w:szCs w:val="18"/>
              </w:rPr>
            </w:pPr>
            <w:ins w:id="991" w:author="Unknown" w:date="2013-09-18T16:34:00Z">
              <w:r>
                <w:rPr>
                  <w:rFonts w:ascii="Verdana" w:hAnsi="Verdana" w:cs="Verdana"/>
                  <w:sz w:val="18"/>
                  <w:szCs w:val="18"/>
                </w:rPr>
                <w:t>This identifier must be related with the SKU code in master product data</w:t>
              </w:r>
            </w:ins>
          </w:p>
          <w:p w:rsidR="000D7A2B" w:rsidRDefault="000D7A2B" w:rsidP="007F1301">
            <w:pPr>
              <w:pStyle w:val="TableContents"/>
              <w:suppressLineNumbers w:val="0"/>
              <w:suppressAutoHyphens w:val="0"/>
              <w:spacing w:line="276" w:lineRule="auto"/>
              <w:rPr>
                <w:ins w:id="992" w:author="Unknown" w:date="2013-09-18T16:34:00Z"/>
                <w:rFonts w:eastAsia="宋体" w:cs="Times New Roman"/>
              </w:rPr>
            </w:pPr>
            <w:ins w:id="993" w:author="Unknown" w:date="2013-09-18T16:34:00Z">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ins>
          </w:p>
        </w:tc>
      </w:tr>
      <w:tr w:rsidR="000D7A2B">
        <w:trPr>
          <w:ins w:id="994" w:author="Unknown" w:date="2013-09-18T16:34:00Z"/>
        </w:trPr>
        <w:tc>
          <w:tcPr>
            <w:tcW w:w="1343"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995" w:author="Unknown" w:date="2013-09-18T16:34:00Z"/>
                <w:rFonts w:ascii="Verdana" w:eastAsia="宋体" w:hAnsi="Verdana" w:cs="Times New Roman"/>
                <w:sz w:val="18"/>
                <w:szCs w:val="18"/>
              </w:rPr>
            </w:pPr>
            <w:ins w:id="996" w:author="Unknown" w:date="2013-09-18T16:34:00Z">
              <w:r>
                <w:rPr>
                  <w:rFonts w:ascii="Verdana" w:hAnsi="Verdana" w:cs="Verdana"/>
                  <w:sz w:val="18"/>
                  <w:szCs w:val="18"/>
                </w:rPr>
                <w:t>units_type</w:t>
              </w:r>
            </w:ins>
          </w:p>
          <w:p w:rsidR="000D7A2B" w:rsidRDefault="000D7A2B" w:rsidP="007F1301">
            <w:pPr>
              <w:pStyle w:val="TableContents"/>
              <w:suppressLineNumbers w:val="0"/>
              <w:suppressAutoHyphens w:val="0"/>
              <w:spacing w:line="276" w:lineRule="auto"/>
              <w:rPr>
                <w:ins w:id="997" w:author="Unknown" w:date="2013-09-18T16:34:00Z"/>
                <w:rFonts w:eastAsia="宋体" w:cs="Times New Roman"/>
              </w:rPr>
            </w:pPr>
            <w:ins w:id="998" w:author="Unknown" w:date="2013-09-18T16:34:00Z">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ins>
          </w:p>
        </w:tc>
        <w:tc>
          <w:tcPr>
            <w:tcW w:w="1732" w:type="dxa"/>
            <w:shd w:val="clear" w:color="auto" w:fill="FFFFFF"/>
            <w:tcMar>
              <w:top w:w="0" w:type="dxa"/>
              <w:left w:w="108" w:type="dxa"/>
              <w:bottom w:w="0" w:type="dxa"/>
              <w:right w:w="108" w:type="dxa"/>
            </w:tcMar>
          </w:tcPr>
          <w:p w:rsidR="000D7A2B" w:rsidRDefault="000D7A2B" w:rsidP="007F1301">
            <w:pPr>
              <w:pStyle w:val="Textbody"/>
              <w:suppressAutoHyphens w:val="0"/>
              <w:spacing w:line="276" w:lineRule="auto"/>
              <w:rPr>
                <w:ins w:id="999" w:author="Unknown" w:date="2013-09-18T16:34:00Z"/>
                <w:rFonts w:cs="Times New Roman"/>
              </w:rPr>
            </w:pPr>
            <w:ins w:id="1000" w:author="Unknown" w:date="2013-09-18T16:34:00Z">
              <w:r>
                <w:rPr>
                  <w:rFonts w:ascii="Verdana" w:hAnsi="Verdana" w:cs="Verdana"/>
                  <w:sz w:val="18"/>
                  <w:szCs w:val="18"/>
                </w:rPr>
                <w:t>'Kg' or 'units'</w:t>
              </w:r>
            </w:ins>
          </w:p>
        </w:tc>
        <w:tc>
          <w:tcPr>
            <w:tcW w:w="6777" w:type="dxa"/>
            <w:shd w:val="clear" w:color="auto" w:fill="FFFFFF"/>
            <w:tcMar>
              <w:top w:w="0" w:type="dxa"/>
              <w:left w:w="108" w:type="dxa"/>
              <w:bottom w:w="0" w:type="dxa"/>
              <w:right w:w="108" w:type="dxa"/>
            </w:tcMar>
          </w:tcPr>
          <w:p w:rsidR="000D7A2B" w:rsidRDefault="000D7A2B" w:rsidP="007F1301">
            <w:pPr>
              <w:pStyle w:val="Textbody"/>
              <w:suppressAutoHyphens w:val="0"/>
              <w:spacing w:line="276" w:lineRule="auto"/>
              <w:rPr>
                <w:ins w:id="1001" w:author="Unknown" w:date="2013-09-18T16:34:00Z"/>
                <w:rFonts w:cs="Times New Roman"/>
              </w:rPr>
            </w:pPr>
            <w:ins w:id="1002" w:author="Unknown" w:date="2013-09-18T16:34:00Z">
              <w:r>
                <w:rPr>
                  <w:rFonts w:ascii="Verdana" w:hAnsi="Verdana" w:cs="Verdana"/>
                  <w:sz w:val="18"/>
                  <w:szCs w:val="18"/>
                </w:rPr>
                <w:t>Kg or units</w:t>
              </w:r>
            </w:ins>
          </w:p>
        </w:tc>
      </w:tr>
      <w:tr w:rsidR="000D7A2B">
        <w:trPr>
          <w:ins w:id="1003" w:author="Unknown" w:date="2013-09-18T16:34:00Z"/>
        </w:trPr>
        <w:tc>
          <w:tcPr>
            <w:tcW w:w="1343"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004" w:author="Unknown" w:date="2013-09-18T16:34:00Z"/>
                <w:rFonts w:ascii="Verdana" w:eastAsia="宋体" w:hAnsi="Verdana" w:cs="Times New Roman"/>
                <w:sz w:val="18"/>
                <w:szCs w:val="18"/>
              </w:rPr>
            </w:pPr>
            <w:ins w:id="1005" w:author="Unknown" w:date="2013-09-18T16:34:00Z">
              <w:r>
                <w:rPr>
                  <w:rFonts w:ascii="Verdana" w:hAnsi="Verdana" w:cs="Verdana"/>
                  <w:sz w:val="18"/>
                  <w:szCs w:val="18"/>
                </w:rPr>
                <w:t>Quantity</w:t>
              </w:r>
            </w:ins>
          </w:p>
          <w:p w:rsidR="000D7A2B" w:rsidRDefault="000D7A2B" w:rsidP="007F1301">
            <w:pPr>
              <w:pStyle w:val="TableContents"/>
              <w:suppressLineNumbers w:val="0"/>
              <w:suppressAutoHyphens w:val="0"/>
              <w:spacing w:line="276" w:lineRule="auto"/>
              <w:rPr>
                <w:ins w:id="1006" w:author="Unknown" w:date="2013-09-18T16:34:00Z"/>
                <w:rFonts w:eastAsia="宋体" w:cs="Times New Roman"/>
              </w:rPr>
            </w:pPr>
            <w:ins w:id="1007" w:author="Unknown" w:date="2013-09-18T16:34:00Z">
              <w:r>
                <w:rPr>
                  <w:rFonts w:ascii="Verdana" w:eastAsia="宋体" w:hAnsi="Verdana" w:cs="宋体" w:hint="eastAsia"/>
                  <w:sz w:val="18"/>
                  <w:szCs w:val="18"/>
                </w:rPr>
                <w:t>数量</w:t>
              </w:r>
            </w:ins>
          </w:p>
        </w:tc>
        <w:tc>
          <w:tcPr>
            <w:tcW w:w="1732"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008" w:author="Unknown" w:date="2013-09-18T16:34:00Z"/>
                <w:rFonts w:ascii="Verdana" w:eastAsia="宋体" w:hAnsi="Verdana" w:cs="Times New Roman"/>
                <w:sz w:val="18"/>
                <w:szCs w:val="18"/>
              </w:rPr>
            </w:pPr>
            <w:ins w:id="1009" w:author="Unknown" w:date="2013-09-18T16:34:00Z">
              <w:r>
                <w:rPr>
                  <w:rFonts w:ascii="Verdana" w:hAnsi="Verdana" w:cs="Verdana"/>
                  <w:sz w:val="18"/>
                  <w:szCs w:val="18"/>
                </w:rPr>
                <w:t>Numeric</w:t>
              </w:r>
            </w:ins>
          </w:p>
          <w:p w:rsidR="000D7A2B" w:rsidRDefault="000D7A2B" w:rsidP="007F1301">
            <w:pPr>
              <w:pStyle w:val="TableContents"/>
              <w:suppressLineNumbers w:val="0"/>
              <w:suppressAutoHyphens w:val="0"/>
              <w:spacing w:line="276" w:lineRule="auto"/>
              <w:rPr>
                <w:ins w:id="1010" w:author="Unknown" w:date="2013-09-18T16:34:00Z"/>
                <w:rFonts w:eastAsia="宋体" w:cs="Times New Roman"/>
              </w:rPr>
            </w:pPr>
            <w:ins w:id="1011" w:author="Unknown" w:date="2013-09-18T16:34:00Z">
              <w:r>
                <w:rPr>
                  <w:rFonts w:ascii="Verdana" w:eastAsia="宋体" w:hAnsi="Verdana" w:cs="宋体" w:hint="eastAsia"/>
                  <w:sz w:val="18"/>
                  <w:szCs w:val="18"/>
                </w:rPr>
                <w:t>数字</w:t>
              </w:r>
            </w:ins>
          </w:p>
        </w:tc>
        <w:tc>
          <w:tcPr>
            <w:tcW w:w="6777"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012" w:author="Unknown" w:date="2013-09-18T16:34:00Z"/>
                <w:rFonts w:ascii="Verdana" w:eastAsia="宋体" w:hAnsi="Verdana" w:cs="Times New Roman"/>
                <w:sz w:val="18"/>
                <w:szCs w:val="18"/>
              </w:rPr>
            </w:pPr>
            <w:ins w:id="1013" w:author="Unknown" w:date="2013-09-18T16:34:00Z">
              <w:r>
                <w:rPr>
                  <w:rFonts w:ascii="Verdana" w:hAnsi="Verdana" w:cs="Verdana"/>
                  <w:sz w:val="18"/>
                  <w:szCs w:val="18"/>
                </w:rPr>
                <w:t xml:space="preserve">How many weight or units of the product. </w:t>
              </w:r>
            </w:ins>
          </w:p>
          <w:p w:rsidR="000D7A2B" w:rsidRDefault="000D7A2B" w:rsidP="004E575D">
            <w:pPr>
              <w:pStyle w:val="TableContents"/>
              <w:suppressLineNumbers w:val="0"/>
              <w:suppressAutoHyphens w:val="0"/>
              <w:spacing w:line="276" w:lineRule="auto"/>
              <w:rPr>
                <w:ins w:id="1014" w:author="Unknown" w:date="2013-09-18T16:34:00Z"/>
                <w:rFonts w:eastAsia="宋体" w:cs="Times New Roman"/>
              </w:rPr>
            </w:pPr>
            <w:ins w:id="1015" w:author="Unknown" w:date="2013-09-18T16:34:00Z">
              <w:r>
                <w:rPr>
                  <w:rFonts w:ascii="Verdana" w:eastAsia="宋体" w:hAnsi="Verdana" w:cs="宋体" w:hint="eastAsia"/>
                  <w:sz w:val="18"/>
                  <w:szCs w:val="18"/>
                </w:rPr>
                <w:t>商品的</w:t>
              </w:r>
            </w:ins>
            <w:ins w:id="1016" w:author="Unknown" w:date="2013-09-18T16:36:00Z">
              <w:r>
                <w:rPr>
                  <w:rFonts w:ascii="Verdana" w:eastAsia="宋体" w:hAnsi="Verdana" w:cs="宋体" w:hint="eastAsia"/>
                  <w:sz w:val="18"/>
                  <w:szCs w:val="18"/>
                </w:rPr>
                <w:t>销售</w:t>
              </w:r>
            </w:ins>
            <w:ins w:id="1017" w:author="Unknown" w:date="2013-09-18T16:34:00Z">
              <w:r>
                <w:rPr>
                  <w:rFonts w:ascii="Verdana" w:eastAsia="宋体" w:hAnsi="Verdana" w:cs="宋体" w:hint="eastAsia"/>
                  <w:sz w:val="18"/>
                  <w:szCs w:val="18"/>
                </w:rPr>
                <w:t>重量</w:t>
              </w:r>
            </w:ins>
          </w:p>
        </w:tc>
      </w:tr>
      <w:tr w:rsidR="000D7A2B">
        <w:trPr>
          <w:ins w:id="1018" w:author="Unknown" w:date="2013-09-18T16:34:00Z"/>
        </w:trPr>
        <w:tc>
          <w:tcPr>
            <w:tcW w:w="1343"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019" w:author="Unknown" w:date="2013-09-18T16:34:00Z"/>
                <w:rFonts w:ascii="Verdana" w:eastAsia="宋体" w:hAnsi="Verdana" w:cs="Times New Roman"/>
                <w:sz w:val="18"/>
                <w:szCs w:val="18"/>
              </w:rPr>
            </w:pPr>
            <w:ins w:id="1020" w:author="Unknown" w:date="2013-09-18T16:34:00Z">
              <w:r>
                <w:rPr>
                  <w:rFonts w:ascii="Verdana" w:hAnsi="Verdana" w:cs="Verdana"/>
                  <w:sz w:val="18"/>
                  <w:szCs w:val="18"/>
                </w:rPr>
                <w:t>cost_value</w:t>
              </w:r>
            </w:ins>
          </w:p>
          <w:p w:rsidR="000D7A2B" w:rsidRDefault="000D7A2B" w:rsidP="007F1301">
            <w:pPr>
              <w:pStyle w:val="TableContents"/>
              <w:suppressLineNumbers w:val="0"/>
              <w:suppressAutoHyphens w:val="0"/>
              <w:spacing w:line="276" w:lineRule="auto"/>
              <w:rPr>
                <w:ins w:id="1021" w:author="Unknown" w:date="2013-09-18T16:34:00Z"/>
                <w:rFonts w:eastAsia="宋体" w:cs="Times New Roman"/>
              </w:rPr>
            </w:pPr>
            <w:ins w:id="1022" w:author="Unknown" w:date="2013-09-18T16:34:00Z">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ins>
          </w:p>
        </w:tc>
        <w:tc>
          <w:tcPr>
            <w:tcW w:w="1732"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023" w:author="Unknown" w:date="2013-09-18T16:34:00Z"/>
                <w:rFonts w:ascii="Verdana" w:eastAsia="宋体" w:hAnsi="Verdana" w:cs="Times New Roman"/>
                <w:sz w:val="18"/>
                <w:szCs w:val="18"/>
              </w:rPr>
            </w:pPr>
            <w:ins w:id="1024" w:author="Unknown" w:date="2013-09-18T16:34:00Z">
              <w:r>
                <w:rPr>
                  <w:rFonts w:ascii="Verdana" w:hAnsi="Verdana" w:cs="Verdana"/>
                  <w:sz w:val="18"/>
                  <w:szCs w:val="18"/>
                </w:rPr>
                <w:t>Monetary</w:t>
              </w:r>
            </w:ins>
          </w:p>
          <w:p w:rsidR="000D7A2B" w:rsidRDefault="000D7A2B" w:rsidP="007F1301">
            <w:pPr>
              <w:pStyle w:val="TableContents"/>
              <w:suppressLineNumbers w:val="0"/>
              <w:suppressAutoHyphens w:val="0"/>
              <w:spacing w:line="276" w:lineRule="auto"/>
              <w:rPr>
                <w:ins w:id="1025" w:author="Unknown" w:date="2013-09-18T16:34:00Z"/>
                <w:rFonts w:eastAsia="宋体" w:cs="Times New Roman"/>
              </w:rPr>
            </w:pPr>
            <w:ins w:id="1026" w:author="Unknown" w:date="2013-09-18T16:34:00Z">
              <w:r>
                <w:rPr>
                  <w:rFonts w:ascii="Verdana" w:eastAsia="宋体" w:hAnsi="Verdana" w:cs="宋体" w:hint="eastAsia"/>
                  <w:sz w:val="18"/>
                  <w:szCs w:val="18"/>
                </w:rPr>
                <w:t>货币</w:t>
              </w:r>
            </w:ins>
          </w:p>
        </w:tc>
        <w:tc>
          <w:tcPr>
            <w:tcW w:w="6777" w:type="dxa"/>
            <w:shd w:val="clear" w:color="auto" w:fill="FFFFFF"/>
            <w:tcMar>
              <w:top w:w="0" w:type="dxa"/>
              <w:left w:w="108" w:type="dxa"/>
              <w:bottom w:w="0" w:type="dxa"/>
              <w:right w:w="108" w:type="dxa"/>
            </w:tcMar>
          </w:tcPr>
          <w:p w:rsidR="000D7A2B" w:rsidRDefault="000D7A2B" w:rsidP="004E575D">
            <w:pPr>
              <w:pStyle w:val="TableContents"/>
              <w:suppressLineNumbers w:val="0"/>
              <w:suppressAutoHyphens w:val="0"/>
              <w:spacing w:line="276" w:lineRule="auto"/>
              <w:rPr>
                <w:ins w:id="1027" w:author="Unknown" w:date="2013-09-18T16:34:00Z"/>
                <w:rFonts w:eastAsia="宋体" w:cs="Times New Roman"/>
              </w:rPr>
            </w:pPr>
            <w:ins w:id="1028" w:author="Unknown" w:date="2013-09-20T09:34:00Z">
              <w:r>
                <w:rPr>
                  <w:rFonts w:ascii="Verdana" w:eastAsia="宋体" w:hAnsi="Verdana" w:cs="Verdana"/>
                  <w:sz w:val="18"/>
                  <w:szCs w:val="18"/>
                </w:rPr>
                <w:t>This is the total cost value of supplier</w:t>
              </w:r>
            </w:ins>
            <w:proofErr w:type="gramStart"/>
            <w:ins w:id="1029" w:author="Unknown" w:date="2013-09-20T09:35:00Z">
              <w:r>
                <w:rPr>
                  <w:rFonts w:ascii="Verdana" w:eastAsia="宋体" w:hAnsi="Verdana" w:cs="Verdana"/>
                  <w:sz w:val="18"/>
                  <w:szCs w:val="18"/>
                </w:rPr>
                <w:t>’</w:t>
              </w:r>
              <w:proofErr w:type="gramEnd"/>
              <w:r>
                <w:rPr>
                  <w:rFonts w:ascii="Verdana" w:eastAsia="宋体" w:hAnsi="Verdana" w:cs="Verdana"/>
                  <w:sz w:val="18"/>
                  <w:szCs w:val="18"/>
                </w:rPr>
                <w:t>s</w:t>
              </w:r>
            </w:ins>
            <w:ins w:id="1030" w:author="Unknown" w:date="2013-09-20T09:34:00Z">
              <w:r>
                <w:rPr>
                  <w:rFonts w:ascii="Verdana" w:eastAsia="宋体" w:hAnsi="Verdana" w:cs="Verdana"/>
                  <w:sz w:val="18"/>
                  <w:szCs w:val="18"/>
                </w:rPr>
                <w:t xml:space="preserve"> sales</w:t>
              </w:r>
              <w:r>
                <w:rPr>
                  <w:rFonts w:ascii="Verdana" w:eastAsia="宋体" w:hAnsi="Verdana" w:cs="Verdana"/>
                  <w:sz w:val="18"/>
                  <w:szCs w:val="18"/>
                </w:rPr>
                <w:br/>
              </w:r>
            </w:ins>
            <w:ins w:id="1031" w:author="Unknown" w:date="2013-09-18T16:36:00Z">
              <w:r>
                <w:rPr>
                  <w:rFonts w:ascii="Verdana" w:eastAsia="宋体" w:hAnsi="Verdana" w:cs="宋体" w:hint="eastAsia"/>
                  <w:sz w:val="18"/>
                  <w:szCs w:val="18"/>
                </w:rPr>
                <w:t>供应商的销售总成本金额</w:t>
              </w:r>
            </w:ins>
          </w:p>
        </w:tc>
      </w:tr>
    </w:tbl>
    <w:p w:rsidR="000D7A2B" w:rsidRPr="00672EBC" w:rsidRDefault="000D7A2B" w:rsidP="00672EBC">
      <w:pPr>
        <w:pStyle w:val="Textbody"/>
        <w:rPr>
          <w:ins w:id="1032" w:author="Unknown" w:date="2013-09-18T16:37:00Z"/>
          <w:rFonts w:cs="Times New Roman"/>
          <w:b/>
          <w:color w:val="C00000"/>
        </w:rPr>
      </w:pPr>
    </w:p>
    <w:p w:rsidR="000D7A2B" w:rsidRPr="00672EBC" w:rsidRDefault="000D7A2B" w:rsidP="00D14D12">
      <w:pPr>
        <w:pStyle w:val="2"/>
        <w:keepNext w:val="0"/>
        <w:numPr>
          <w:ilvl w:val="0"/>
          <w:numId w:val="6"/>
        </w:numPr>
        <w:tabs>
          <w:tab w:val="left" w:pos="576"/>
        </w:tabs>
        <w:suppressAutoHyphens w:val="0"/>
        <w:spacing w:before="0" w:after="0"/>
        <w:rPr>
          <w:ins w:id="1033" w:author="Unknown" w:date="2013-09-18T16:37:00Z"/>
          <w:rFonts w:ascii="Litera Serial" w:hAnsi="Litera Serial" w:cs="Litera Serial"/>
          <w:bCs w:val="0"/>
          <w:caps/>
          <w:color w:val="C00000"/>
          <w:sz w:val="24"/>
          <w:szCs w:val="24"/>
        </w:rPr>
      </w:pPr>
      <w:bookmarkStart w:id="1034" w:name="_Toc369255781"/>
      <w:ins w:id="1035" w:author="Unknown" w:date="2013-09-18T16:37:00Z">
        <w:r w:rsidRPr="00672EBC">
          <w:rPr>
            <w:rFonts w:ascii="Litera Serial" w:hAnsi="Litera Serial" w:cs="宋体" w:hint="eastAsia"/>
            <w:bCs w:val="0"/>
            <w:caps/>
            <w:color w:val="C00000"/>
            <w:sz w:val="24"/>
            <w:szCs w:val="24"/>
          </w:rPr>
          <w:t>交易型</w:t>
        </w:r>
        <w:r w:rsidRPr="00672EBC">
          <w:rPr>
            <w:rFonts w:ascii="Litera Serial" w:hAnsi="Litera Serial" w:cs="Litera Serial"/>
            <w:bCs w:val="0"/>
            <w:caps/>
            <w:color w:val="C00000"/>
            <w:sz w:val="24"/>
            <w:szCs w:val="24"/>
          </w:rPr>
          <w:t>_</w:t>
        </w:r>
        <w:r w:rsidRPr="00672EBC">
          <w:rPr>
            <w:rFonts w:ascii="Litera Serial" w:hAnsi="Litera Serial" w:cs="宋体" w:hint="eastAsia"/>
            <w:bCs w:val="0"/>
            <w:caps/>
            <w:color w:val="C00000"/>
            <w:sz w:val="24"/>
            <w:szCs w:val="24"/>
          </w:rPr>
          <w:t>供应商</w:t>
        </w:r>
      </w:ins>
      <w:ins w:id="1036" w:author="Unknown" w:date="2013-09-20T09:32:00Z">
        <w:r w:rsidRPr="00672EBC">
          <w:rPr>
            <w:rFonts w:ascii="Litera Serial" w:hAnsi="Litera Serial" w:cs="Litera Serial"/>
            <w:bCs w:val="0"/>
            <w:caps/>
            <w:color w:val="C00000"/>
            <w:sz w:val="24"/>
            <w:szCs w:val="24"/>
          </w:rPr>
          <w:t>_</w:t>
        </w:r>
      </w:ins>
      <w:ins w:id="1037" w:author="ralph" w:date="2013-10-11T09:06:00Z">
        <w:r w:rsidRPr="00672EBC">
          <w:rPr>
            <w:rFonts w:ascii="Litera Serial" w:hAnsi="Litera Serial" w:cs="Litera Serial"/>
            <w:bCs w:val="0"/>
            <w:caps/>
            <w:color w:val="C00000"/>
            <w:sz w:val="24"/>
            <w:szCs w:val="24"/>
          </w:rPr>
          <w:t xml:space="preserve">DC </w:t>
        </w:r>
      </w:ins>
      <w:ins w:id="1038" w:author="Unknown" w:date="2013-09-18T16:37:00Z">
        <w:r w:rsidRPr="00672EBC">
          <w:rPr>
            <w:rFonts w:ascii="Litera Serial" w:hAnsi="Litera Serial" w:cs="宋体" w:hint="eastAsia"/>
            <w:bCs w:val="0"/>
            <w:caps/>
            <w:color w:val="C00000"/>
            <w:sz w:val="24"/>
            <w:szCs w:val="24"/>
          </w:rPr>
          <w:t>库存</w:t>
        </w:r>
      </w:ins>
      <w:ins w:id="1039" w:author="Unknown" w:date="2013-09-20T09:32:00Z">
        <w:r w:rsidRPr="00672EBC">
          <w:rPr>
            <w:rFonts w:ascii="Litera Serial" w:hAnsi="Litera Serial" w:cs="Litera Serial"/>
            <w:bCs w:val="0"/>
            <w:caps/>
            <w:color w:val="C00000"/>
            <w:sz w:val="24"/>
            <w:szCs w:val="24"/>
          </w:rPr>
          <w:t xml:space="preserve"> TXN_supplier_inventory</w:t>
        </w:r>
      </w:ins>
      <w:ins w:id="1040" w:author="ralph" w:date="2013-10-11T08:57:00Z">
        <w:r w:rsidRPr="00672EBC">
          <w:rPr>
            <w:rFonts w:ascii="Litera Serial" w:hAnsi="Litera Serial" w:cs="Litera Serial"/>
            <w:bCs w:val="0"/>
            <w:caps/>
            <w:color w:val="C00000"/>
            <w:sz w:val="24"/>
            <w:szCs w:val="24"/>
          </w:rPr>
          <w:t xml:space="preserve"> </w:t>
        </w:r>
      </w:ins>
      <w:ins w:id="1041" w:author="ralph" w:date="2013-10-11T09:06:00Z">
        <w:r w:rsidRPr="00672EBC">
          <w:rPr>
            <w:rFonts w:ascii="Litera Serial" w:hAnsi="Litera Serial" w:cs="Litera Serial"/>
            <w:bCs w:val="0"/>
            <w:caps/>
            <w:color w:val="C00000"/>
            <w:sz w:val="24"/>
            <w:szCs w:val="24"/>
          </w:rPr>
          <w:t>by</w:t>
        </w:r>
      </w:ins>
      <w:ins w:id="1042" w:author="ralph" w:date="2013-10-11T08:57:00Z">
        <w:r w:rsidRPr="00672EBC">
          <w:rPr>
            <w:rFonts w:ascii="Litera Serial" w:hAnsi="Litera Serial" w:cs="Litera Serial"/>
            <w:bCs w:val="0"/>
            <w:caps/>
            <w:color w:val="C00000"/>
            <w:sz w:val="24"/>
            <w:szCs w:val="24"/>
          </w:rPr>
          <w:t xml:space="preserve"> DC</w:t>
        </w:r>
      </w:ins>
      <w:r w:rsidR="007C220C">
        <w:rPr>
          <w:rFonts w:ascii="Litera Serial" w:hAnsi="Litera Serial" w:cs="Litera Serial" w:hint="eastAsia"/>
          <w:bCs w:val="0"/>
          <w:caps/>
          <w:color w:val="C00000"/>
          <w:sz w:val="24"/>
          <w:szCs w:val="24"/>
        </w:rPr>
        <w:t>（增加表格）</w:t>
      </w:r>
      <w:bookmarkEnd w:id="1034"/>
    </w:p>
    <w:p w:rsidR="000D7A2B" w:rsidRPr="00392B59" w:rsidRDefault="000D7A2B" w:rsidP="00D14D12">
      <w:pPr>
        <w:rPr>
          <w:ins w:id="1043" w:author="Unknown" w:date="2013-09-18T16:37:00Z"/>
          <w:rFonts w:ascii="Verdana" w:hAnsi="Verdana" w:cs="Verdana"/>
          <w:sz w:val="20"/>
          <w:szCs w:val="20"/>
        </w:rPr>
      </w:pPr>
    </w:p>
    <w:p w:rsidR="000D7A2B" w:rsidRDefault="000D7A2B" w:rsidP="00D14D12">
      <w:pPr>
        <w:rPr>
          <w:ins w:id="1044" w:author="ralph" w:date="2013-10-11T09:03:00Z"/>
          <w:rFonts w:ascii="宋体" w:eastAsia="宋体" w:hAnsi="Verdana" w:cs="Times New Roman"/>
          <w:sz w:val="20"/>
          <w:szCs w:val="20"/>
        </w:rPr>
      </w:pPr>
      <w:ins w:id="1045" w:author="Unknown" w:date="2013-09-18T16:37:00Z">
        <w:r w:rsidRPr="00392B59">
          <w:rPr>
            <w:rFonts w:ascii="宋体" w:eastAsia="宋体" w:hAnsi="Verdana" w:cs="宋体" w:hint="eastAsia"/>
            <w:sz w:val="20"/>
            <w:szCs w:val="20"/>
          </w:rPr>
          <w:t>此</w:t>
        </w:r>
        <w:r>
          <w:rPr>
            <w:rFonts w:ascii="宋体" w:eastAsia="宋体" w:hAnsi="Verdana" w:cs="宋体" w:hint="eastAsia"/>
            <w:sz w:val="20"/>
            <w:szCs w:val="20"/>
          </w:rPr>
          <w:t>表格包括了</w:t>
        </w:r>
        <w:proofErr w:type="gramStart"/>
        <w:r>
          <w:rPr>
            <w:rFonts w:ascii="宋体" w:eastAsia="宋体" w:hAnsi="Verdana" w:cs="宋体" w:hint="eastAsia"/>
            <w:sz w:val="20"/>
            <w:szCs w:val="20"/>
          </w:rPr>
          <w:t>分供应</w:t>
        </w:r>
        <w:proofErr w:type="gramEnd"/>
        <w:r>
          <w:rPr>
            <w:rFonts w:ascii="宋体" w:eastAsia="宋体" w:hAnsi="Verdana" w:cs="宋体" w:hint="eastAsia"/>
            <w:sz w:val="20"/>
            <w:szCs w:val="20"/>
          </w:rPr>
          <w:t>商的</w:t>
        </w:r>
      </w:ins>
      <w:ins w:id="1046" w:author="ralph" w:date="2013-10-11T08:57:00Z">
        <w:r>
          <w:rPr>
            <w:rFonts w:ascii="宋体" w:eastAsia="宋体" w:hAnsi="Verdana" w:cs="宋体" w:hint="eastAsia"/>
            <w:sz w:val="20"/>
            <w:szCs w:val="20"/>
          </w:rPr>
          <w:t>在</w:t>
        </w:r>
      </w:ins>
      <w:ins w:id="1047" w:author="ralph" w:date="2013-10-11T08:58:00Z">
        <w:r>
          <w:rPr>
            <w:rFonts w:ascii="宋体" w:eastAsia="宋体" w:hAnsi="Verdana" w:cs="宋体"/>
            <w:sz w:val="20"/>
            <w:szCs w:val="20"/>
          </w:rPr>
          <w:t>DC</w:t>
        </w:r>
        <w:r>
          <w:rPr>
            <w:rFonts w:ascii="宋体" w:eastAsia="宋体" w:hAnsi="Verdana" w:cs="宋体" w:hint="eastAsia"/>
            <w:sz w:val="20"/>
            <w:szCs w:val="20"/>
          </w:rPr>
          <w:t>内的</w:t>
        </w:r>
      </w:ins>
      <w:ins w:id="1048" w:author="Unknown" w:date="2013-09-18T16:37:00Z">
        <w:r>
          <w:rPr>
            <w:rFonts w:ascii="宋体" w:eastAsia="宋体" w:hAnsi="Verdana" w:cs="宋体" w:hint="eastAsia"/>
            <w:sz w:val="20"/>
            <w:szCs w:val="20"/>
          </w:rPr>
          <w:t>库存状况。</w:t>
        </w:r>
      </w:ins>
      <w:ins w:id="1049" w:author="Unknown" w:date="2013-09-20T09:32:00Z">
        <w:r>
          <w:rPr>
            <w:rFonts w:ascii="宋体" w:eastAsia="宋体" w:hAnsi="Verdana" w:cs="Times New Roman"/>
            <w:sz w:val="20"/>
            <w:szCs w:val="20"/>
          </w:rPr>
          <w:br/>
        </w:r>
        <w:r>
          <w:rPr>
            <w:rFonts w:ascii="宋体" w:eastAsia="宋体" w:hAnsi="Verdana" w:cs="宋体"/>
            <w:sz w:val="20"/>
            <w:szCs w:val="20"/>
          </w:rPr>
          <w:t xml:space="preserve">this table includes </w:t>
        </w:r>
      </w:ins>
      <w:ins w:id="1050" w:author="ralph" w:date="2013-10-11T08:58:00Z">
        <w:r>
          <w:rPr>
            <w:rFonts w:ascii="宋体" w:eastAsia="宋体" w:hAnsi="Verdana" w:cs="宋体"/>
            <w:sz w:val="20"/>
            <w:szCs w:val="20"/>
          </w:rPr>
          <w:t xml:space="preserve">all </w:t>
        </w:r>
      </w:ins>
      <w:ins w:id="1051" w:author="Unknown" w:date="2013-09-20T09:32:00Z">
        <w:r>
          <w:rPr>
            <w:rFonts w:ascii="宋体" w:eastAsia="宋体" w:hAnsi="Verdana" w:cs="宋体"/>
            <w:sz w:val="20"/>
            <w:szCs w:val="20"/>
          </w:rPr>
          <w:t>the inventory status by supplier</w:t>
        </w:r>
      </w:ins>
      <w:ins w:id="1052" w:author="ralph" w:date="2013-10-11T08:58:00Z">
        <w:r>
          <w:rPr>
            <w:rFonts w:ascii="宋体" w:eastAsia="宋体" w:hAnsi="Verdana" w:cs="宋体"/>
            <w:sz w:val="20"/>
            <w:szCs w:val="20"/>
          </w:rPr>
          <w:t>(not just primary supplier) in DC</w:t>
        </w:r>
      </w:ins>
      <w:ins w:id="1053" w:author="Unknown" w:date="2013-09-20T09:32:00Z">
        <w:r>
          <w:rPr>
            <w:rFonts w:ascii="宋体" w:eastAsia="宋体" w:hAnsi="Verdana" w:cs="Times New Roman"/>
            <w:sz w:val="20"/>
            <w:szCs w:val="20"/>
          </w:rPr>
          <w:br/>
        </w:r>
      </w:ins>
      <w:ins w:id="1054" w:author="ralph" w:date="2013-10-10T14:52:00Z">
        <w:r>
          <w:rPr>
            <w:rFonts w:ascii="宋体" w:eastAsia="宋体" w:hAnsi="Verdana" w:cs="宋体" w:hint="eastAsia"/>
            <w:sz w:val="20"/>
            <w:szCs w:val="20"/>
          </w:rPr>
          <w:t>此表是否包含所有供应商</w:t>
        </w:r>
      </w:ins>
      <w:ins w:id="1055" w:author="ralph" w:date="2013-10-11T09:02:00Z">
        <w:r>
          <w:rPr>
            <w:rFonts w:ascii="宋体" w:eastAsia="宋体" w:hAnsi="Verdana" w:cs="宋体"/>
            <w:sz w:val="20"/>
            <w:szCs w:val="20"/>
          </w:rPr>
          <w:t>(</w:t>
        </w:r>
        <w:r>
          <w:rPr>
            <w:rFonts w:ascii="宋体" w:eastAsia="宋体" w:hAnsi="Verdana" w:cs="宋体" w:hint="eastAsia"/>
            <w:sz w:val="20"/>
            <w:szCs w:val="20"/>
          </w:rPr>
          <w:t>不仅仅是主供应商</w:t>
        </w:r>
        <w:r>
          <w:rPr>
            <w:rFonts w:ascii="宋体" w:eastAsia="宋体" w:hAnsi="Verdana" w:cs="宋体"/>
            <w:sz w:val="20"/>
            <w:szCs w:val="20"/>
          </w:rPr>
          <w:t>)</w:t>
        </w:r>
      </w:ins>
      <w:ins w:id="1056" w:author="ralph" w:date="2013-10-11T09:03:00Z">
        <w:r>
          <w:rPr>
            <w:rFonts w:ascii="宋体" w:eastAsia="宋体" w:hAnsi="Verdana" w:cs="宋体" w:hint="eastAsia"/>
            <w:sz w:val="20"/>
            <w:szCs w:val="20"/>
          </w:rPr>
          <w:t>在</w:t>
        </w:r>
        <w:r>
          <w:rPr>
            <w:rFonts w:ascii="宋体" w:eastAsia="宋体" w:hAnsi="Verdana" w:cs="宋体"/>
            <w:sz w:val="20"/>
            <w:szCs w:val="20"/>
          </w:rPr>
          <w:t>DC</w:t>
        </w:r>
        <w:r>
          <w:rPr>
            <w:rFonts w:ascii="宋体" w:eastAsia="宋体" w:hAnsi="Verdana" w:cs="宋体" w:hint="eastAsia"/>
            <w:sz w:val="20"/>
            <w:szCs w:val="20"/>
          </w:rPr>
          <w:t>内的库存</w:t>
        </w:r>
      </w:ins>
      <w:ins w:id="1057" w:author="ralph" w:date="2013-10-10T14:52:00Z">
        <w:r>
          <w:rPr>
            <w:rFonts w:ascii="宋体" w:eastAsia="宋体" w:hAnsi="Verdana" w:cs="宋体" w:hint="eastAsia"/>
            <w:sz w:val="20"/>
            <w:szCs w:val="20"/>
          </w:rPr>
          <w:t>数据</w:t>
        </w:r>
      </w:ins>
    </w:p>
    <w:p w:rsidR="000D7A2B" w:rsidRDefault="000D7A2B" w:rsidP="00D14D12">
      <w:pPr>
        <w:numPr>
          <w:ins w:id="1058" w:author="ralph" w:date="2013-10-11T09:03:00Z"/>
        </w:numPr>
        <w:rPr>
          <w:ins w:id="1059" w:author="Unknown" w:date="2013-09-18T16:37:00Z"/>
          <w:rFonts w:eastAsia="宋体" w:cs="Times New Roman"/>
          <w:sz w:val="20"/>
          <w:szCs w:val="20"/>
        </w:rPr>
      </w:pPr>
      <w:ins w:id="1060" w:author="ralph" w:date="2013-10-10T14:52:00Z">
        <w:r>
          <w:rPr>
            <w:rFonts w:ascii="宋体" w:eastAsia="宋体" w:hAnsi="Verdana" w:cs="宋体" w:hint="eastAsia"/>
            <w:sz w:val="20"/>
            <w:szCs w:val="20"/>
          </w:rPr>
          <w:t>如果把这张表添加一个字段分门店和分</w:t>
        </w:r>
        <w:r>
          <w:rPr>
            <w:rFonts w:ascii="宋体" w:eastAsia="宋体" w:hAnsi="Verdana" w:cs="宋体"/>
            <w:sz w:val="20"/>
            <w:szCs w:val="20"/>
          </w:rPr>
          <w:t>DC</w:t>
        </w:r>
        <w:r>
          <w:rPr>
            <w:rFonts w:ascii="宋体" w:eastAsia="宋体" w:hAnsi="Verdana" w:cs="宋体" w:hint="eastAsia"/>
            <w:sz w:val="20"/>
            <w:szCs w:val="20"/>
          </w:rPr>
          <w:t>，那么是不是就等是第</w:t>
        </w:r>
        <w:r>
          <w:rPr>
            <w:rFonts w:ascii="宋体" w:eastAsia="宋体" w:hAnsi="Verdana" w:cs="宋体"/>
            <w:sz w:val="20"/>
            <w:szCs w:val="20"/>
          </w:rPr>
          <w:t>23</w:t>
        </w:r>
        <w:r>
          <w:rPr>
            <w:rFonts w:ascii="宋体" w:eastAsia="宋体" w:hAnsi="Verdana" w:cs="宋体" w:hint="eastAsia"/>
            <w:sz w:val="20"/>
            <w:szCs w:val="20"/>
          </w:rPr>
          <w:t>张和第</w:t>
        </w:r>
        <w:r>
          <w:rPr>
            <w:rFonts w:ascii="宋体" w:eastAsia="宋体" w:hAnsi="Verdana" w:cs="宋体"/>
            <w:sz w:val="20"/>
            <w:szCs w:val="20"/>
          </w:rPr>
          <w:t>22</w:t>
        </w:r>
        <w:r>
          <w:rPr>
            <w:rFonts w:ascii="宋体" w:eastAsia="宋体" w:hAnsi="Verdana" w:cs="宋体" w:hint="eastAsia"/>
            <w:sz w:val="20"/>
            <w:szCs w:val="20"/>
          </w:rPr>
          <w:t>张表格</w:t>
        </w:r>
      </w:ins>
      <w:ins w:id="1061" w:author="Unknown" w:date="2013-10-10T11:32:00Z">
        <w:r>
          <w:rPr>
            <w:rFonts w:ascii="宋体" w:eastAsia="宋体" w:hAnsi="Verdana" w:cs="宋体"/>
            <w:sz w:val="20"/>
            <w:szCs w:val="20"/>
          </w:rPr>
          <w:t>does it include all the suppliers,not just primary,</w:t>
        </w:r>
      </w:ins>
      <w:ins w:id="1062" w:author="Unknown" w:date="2013-10-10T11:33:00Z">
        <w:r>
          <w:rPr>
            <w:rFonts w:ascii="宋体" w:eastAsia="宋体" w:hAnsi="Verdana" w:cs="宋体"/>
            <w:sz w:val="20"/>
            <w:szCs w:val="20"/>
          </w:rPr>
          <w:t xml:space="preserve">by </w:t>
        </w:r>
      </w:ins>
      <w:ins w:id="1063" w:author="Unknown" w:date="2013-10-10T11:32:00Z">
        <w:r>
          <w:rPr>
            <w:rFonts w:ascii="宋体" w:eastAsia="宋体" w:hAnsi="Verdana" w:cs="宋体"/>
            <w:sz w:val="20"/>
            <w:szCs w:val="20"/>
          </w:rPr>
          <w:t>DC</w:t>
        </w:r>
      </w:ins>
      <w:ins w:id="1064" w:author="Unknown" w:date="2013-10-10T11:33:00Z">
        <w:r>
          <w:rPr>
            <w:rFonts w:ascii="宋体" w:eastAsia="宋体" w:hAnsi="Verdana" w:cs="宋体"/>
            <w:sz w:val="20"/>
            <w:szCs w:val="20"/>
          </w:rPr>
          <w:t xml:space="preserve"> = 23  by store = 22?</w:t>
        </w:r>
      </w:ins>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43"/>
        <w:gridCol w:w="1732"/>
        <w:gridCol w:w="6777"/>
      </w:tblGrid>
      <w:tr w:rsidR="000D7A2B">
        <w:trPr>
          <w:cantSplit/>
          <w:tblHeader/>
          <w:ins w:id="1065" w:author="Unknown" w:date="2013-09-18T16:37:00Z"/>
        </w:trPr>
        <w:tc>
          <w:tcPr>
            <w:tcW w:w="1343" w:type="dxa"/>
            <w:shd w:val="clear" w:color="auto" w:fill="E6E6E6"/>
            <w:tcMar>
              <w:top w:w="0" w:type="dxa"/>
              <w:left w:w="108" w:type="dxa"/>
              <w:bottom w:w="0" w:type="dxa"/>
              <w:right w:w="108" w:type="dxa"/>
            </w:tcMar>
          </w:tcPr>
          <w:p w:rsidR="000D7A2B" w:rsidRDefault="000D7A2B" w:rsidP="007F1301">
            <w:pPr>
              <w:pStyle w:val="TableHeading"/>
              <w:suppressLineNumbers w:val="0"/>
              <w:suppressAutoHyphens w:val="0"/>
              <w:spacing w:line="276" w:lineRule="auto"/>
              <w:rPr>
                <w:ins w:id="1066" w:author="Unknown" w:date="2013-09-18T16:37:00Z"/>
                <w:rFonts w:eastAsia="宋体" w:cs="Times New Roman"/>
              </w:rPr>
            </w:pPr>
            <w:ins w:id="1067" w:author="Unknown" w:date="2013-09-18T16:37:00Z">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ins>
          </w:p>
        </w:tc>
        <w:tc>
          <w:tcPr>
            <w:tcW w:w="1732" w:type="dxa"/>
            <w:shd w:val="clear" w:color="auto" w:fill="E6E6E6"/>
            <w:tcMar>
              <w:top w:w="0" w:type="dxa"/>
              <w:left w:w="108" w:type="dxa"/>
              <w:bottom w:w="0" w:type="dxa"/>
              <w:right w:w="108" w:type="dxa"/>
            </w:tcMar>
          </w:tcPr>
          <w:p w:rsidR="000D7A2B" w:rsidRDefault="000D7A2B" w:rsidP="007F1301">
            <w:pPr>
              <w:pStyle w:val="TableHeading"/>
              <w:suppressLineNumbers w:val="0"/>
              <w:suppressAutoHyphens w:val="0"/>
              <w:spacing w:line="276" w:lineRule="auto"/>
              <w:rPr>
                <w:ins w:id="1068" w:author="Unknown" w:date="2013-09-18T16:37:00Z"/>
                <w:rFonts w:eastAsia="宋体" w:cs="Times New Roman"/>
              </w:rPr>
            </w:pPr>
            <w:ins w:id="1069" w:author="Unknown" w:date="2013-09-18T16:37:00Z">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ins>
          </w:p>
        </w:tc>
        <w:tc>
          <w:tcPr>
            <w:tcW w:w="6777" w:type="dxa"/>
            <w:shd w:val="clear" w:color="auto" w:fill="E6E6E6"/>
            <w:tcMar>
              <w:top w:w="0" w:type="dxa"/>
              <w:left w:w="108" w:type="dxa"/>
              <w:bottom w:w="0" w:type="dxa"/>
              <w:right w:w="108" w:type="dxa"/>
            </w:tcMar>
          </w:tcPr>
          <w:p w:rsidR="000D7A2B" w:rsidRDefault="000D7A2B" w:rsidP="007F1301">
            <w:pPr>
              <w:pStyle w:val="TableHeading"/>
              <w:suppressLineNumbers w:val="0"/>
              <w:suppressAutoHyphens w:val="0"/>
              <w:spacing w:line="276" w:lineRule="auto"/>
              <w:rPr>
                <w:ins w:id="1070" w:author="Unknown" w:date="2013-09-18T16:37:00Z"/>
                <w:rFonts w:eastAsia="宋体" w:cs="Times New Roman"/>
              </w:rPr>
            </w:pPr>
            <w:ins w:id="1071" w:author="Unknown" w:date="2013-09-18T16:37:00Z">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ins>
          </w:p>
        </w:tc>
      </w:tr>
      <w:tr w:rsidR="000D7A2B">
        <w:trPr>
          <w:trHeight w:val="349"/>
          <w:ins w:id="1072" w:author="Unknown" w:date="2013-09-18T16:37:00Z"/>
        </w:trPr>
        <w:tc>
          <w:tcPr>
            <w:tcW w:w="1343"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073" w:author="Unknown" w:date="2013-09-18T16:37:00Z"/>
                <w:rFonts w:ascii="Verdana" w:eastAsia="宋体" w:hAnsi="Verdana" w:cs="Times New Roman"/>
                <w:sz w:val="18"/>
                <w:szCs w:val="18"/>
              </w:rPr>
            </w:pPr>
            <w:ins w:id="1074" w:author="Unknown" w:date="2013-09-18T16:37:00Z">
              <w:r>
                <w:rPr>
                  <w:rFonts w:ascii="Verdana" w:hAnsi="Verdana" w:cs="Verdana"/>
                  <w:sz w:val="18"/>
                  <w:szCs w:val="18"/>
                </w:rPr>
                <w:t>Date</w:t>
              </w:r>
            </w:ins>
          </w:p>
          <w:p w:rsidR="000D7A2B" w:rsidRDefault="000D7A2B" w:rsidP="007F1301">
            <w:pPr>
              <w:pStyle w:val="TableContents"/>
              <w:suppressLineNumbers w:val="0"/>
              <w:suppressAutoHyphens w:val="0"/>
              <w:spacing w:line="276" w:lineRule="auto"/>
              <w:rPr>
                <w:ins w:id="1075" w:author="Unknown" w:date="2013-09-18T16:37:00Z"/>
                <w:rFonts w:eastAsia="宋体" w:cs="Times New Roman"/>
              </w:rPr>
            </w:pPr>
            <w:ins w:id="1076" w:author="Unknown" w:date="2013-09-18T16:37:00Z">
              <w:r>
                <w:rPr>
                  <w:rFonts w:ascii="Verdana" w:eastAsia="宋体" w:hAnsi="Verdana" w:cs="宋体" w:hint="eastAsia"/>
                  <w:sz w:val="18"/>
                  <w:szCs w:val="18"/>
                </w:rPr>
                <w:t>日期</w:t>
              </w:r>
            </w:ins>
          </w:p>
        </w:tc>
        <w:tc>
          <w:tcPr>
            <w:tcW w:w="1732"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077" w:author="Unknown" w:date="2013-09-18T16:37:00Z"/>
                <w:rFonts w:ascii="Verdana" w:eastAsia="宋体" w:hAnsi="Verdana" w:cs="Times New Roman"/>
                <w:sz w:val="18"/>
                <w:szCs w:val="18"/>
              </w:rPr>
            </w:pPr>
            <w:ins w:id="1078" w:author="Unknown" w:date="2013-09-18T16:37:00Z">
              <w:r>
                <w:rPr>
                  <w:rFonts w:ascii="Verdana" w:hAnsi="Verdana" w:cs="Verdana"/>
                  <w:sz w:val="18"/>
                  <w:szCs w:val="18"/>
                </w:rPr>
                <w:t>Date</w:t>
              </w:r>
            </w:ins>
          </w:p>
          <w:p w:rsidR="000D7A2B" w:rsidRDefault="000D7A2B" w:rsidP="007F1301">
            <w:pPr>
              <w:pStyle w:val="TableContents"/>
              <w:suppressLineNumbers w:val="0"/>
              <w:suppressAutoHyphens w:val="0"/>
              <w:spacing w:line="276" w:lineRule="auto"/>
              <w:rPr>
                <w:ins w:id="1079" w:author="Unknown" w:date="2013-09-18T16:37:00Z"/>
                <w:rFonts w:eastAsia="宋体" w:cs="Times New Roman"/>
              </w:rPr>
            </w:pPr>
            <w:ins w:id="1080" w:author="Unknown" w:date="2013-09-18T16:37:00Z">
              <w:r>
                <w:rPr>
                  <w:rFonts w:ascii="Verdana" w:eastAsia="宋体" w:hAnsi="Verdana" w:cs="宋体" w:hint="eastAsia"/>
                  <w:sz w:val="18"/>
                  <w:szCs w:val="18"/>
                </w:rPr>
                <w:t>日期</w:t>
              </w:r>
            </w:ins>
          </w:p>
        </w:tc>
        <w:tc>
          <w:tcPr>
            <w:tcW w:w="6777"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081" w:author="Unknown" w:date="2013-09-18T16:37:00Z"/>
                <w:rFonts w:ascii="Verdana" w:eastAsia="宋体" w:hAnsi="Verdana" w:cs="Times New Roman"/>
                <w:sz w:val="18"/>
                <w:szCs w:val="18"/>
              </w:rPr>
            </w:pPr>
            <w:ins w:id="1082" w:author="Unknown" w:date="2013-09-18T16:37:00Z">
              <w:r>
                <w:rPr>
                  <w:rFonts w:ascii="Verdana" w:hAnsi="Verdana" w:cs="Verdana"/>
                  <w:sz w:val="18"/>
                  <w:szCs w:val="18"/>
                </w:rPr>
                <w:t>Daily data</w:t>
              </w:r>
            </w:ins>
          </w:p>
          <w:p w:rsidR="000D7A2B" w:rsidRDefault="000D7A2B" w:rsidP="007F1301">
            <w:pPr>
              <w:pStyle w:val="TableContents"/>
              <w:suppressLineNumbers w:val="0"/>
              <w:suppressAutoHyphens w:val="0"/>
              <w:spacing w:line="276" w:lineRule="auto"/>
              <w:rPr>
                <w:ins w:id="1083" w:author="Unknown" w:date="2013-09-18T16:37:00Z"/>
                <w:rFonts w:eastAsia="宋体" w:cs="Times New Roman"/>
              </w:rPr>
            </w:pPr>
            <w:proofErr w:type="gramStart"/>
            <w:ins w:id="1084" w:author="Unknown" w:date="2013-09-18T16:37:00Z">
              <w:r>
                <w:rPr>
                  <w:rFonts w:ascii="Verdana" w:eastAsia="宋体" w:hAnsi="Verdana" w:cs="宋体" w:hint="eastAsia"/>
                  <w:sz w:val="18"/>
                  <w:szCs w:val="18"/>
                </w:rPr>
                <w:t>日数据</w:t>
              </w:r>
              <w:proofErr w:type="gramEnd"/>
            </w:ins>
          </w:p>
        </w:tc>
      </w:tr>
      <w:tr w:rsidR="000D7A2B">
        <w:trPr>
          <w:ins w:id="1085" w:author="Unknown" w:date="2013-09-18T16:37:00Z"/>
        </w:trPr>
        <w:tc>
          <w:tcPr>
            <w:tcW w:w="1343"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086" w:author="Unknown" w:date="2013-09-18T16:37:00Z"/>
                <w:rFonts w:ascii="Verdana" w:eastAsia="宋体" w:hAnsi="Verdana" w:cs="Times New Roman"/>
                <w:sz w:val="18"/>
                <w:szCs w:val="18"/>
              </w:rPr>
            </w:pPr>
            <w:ins w:id="1087" w:author="Unknown" w:date="2013-09-18T16:37:00Z">
              <w:r>
                <w:rPr>
                  <w:rFonts w:ascii="Verdana" w:eastAsia="宋体" w:hAnsi="Verdana" w:cs="Verdana"/>
                  <w:sz w:val="18"/>
                  <w:szCs w:val="18"/>
                </w:rPr>
                <w:t>outlet</w:t>
              </w:r>
              <w:r>
                <w:rPr>
                  <w:rFonts w:ascii="Verdana" w:hAnsi="Verdana" w:cs="Verdana"/>
                  <w:sz w:val="18"/>
                  <w:szCs w:val="18"/>
                </w:rPr>
                <w:t xml:space="preserve"> ID</w:t>
              </w:r>
            </w:ins>
          </w:p>
          <w:p w:rsidR="000D7A2B" w:rsidRDefault="000D7A2B" w:rsidP="007F1301">
            <w:pPr>
              <w:pStyle w:val="TableContents"/>
              <w:suppressLineNumbers w:val="0"/>
              <w:suppressAutoHyphens w:val="0"/>
              <w:spacing w:line="276" w:lineRule="auto"/>
              <w:rPr>
                <w:ins w:id="1088" w:author="Unknown" w:date="2013-09-18T16:37:00Z"/>
                <w:rFonts w:eastAsia="宋体" w:cs="Times New Roman"/>
              </w:rPr>
            </w:pPr>
            <w:ins w:id="1089" w:author="Unknown" w:date="2013-09-18T16:37:00Z">
              <w:r>
                <w:rPr>
                  <w:rFonts w:ascii="Verdana" w:eastAsia="宋体" w:hAnsi="Verdana" w:cs="宋体" w:hint="eastAsia"/>
                  <w:sz w:val="18"/>
                  <w:szCs w:val="18"/>
                </w:rPr>
                <w:t>门店</w:t>
              </w:r>
              <w:r>
                <w:rPr>
                  <w:rFonts w:ascii="Verdana" w:eastAsia="宋体" w:hAnsi="Verdana" w:cs="Verdana"/>
                  <w:sz w:val="18"/>
                  <w:szCs w:val="18"/>
                </w:rPr>
                <w:t>_ID</w:t>
              </w:r>
            </w:ins>
          </w:p>
        </w:tc>
        <w:tc>
          <w:tcPr>
            <w:tcW w:w="1732"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090" w:author="Unknown" w:date="2013-09-18T16:37:00Z"/>
                <w:rFonts w:ascii="Verdana" w:eastAsia="宋体" w:hAnsi="Verdana" w:cs="Times New Roman"/>
                <w:sz w:val="18"/>
                <w:szCs w:val="18"/>
              </w:rPr>
            </w:pPr>
            <w:ins w:id="1091" w:author="Unknown" w:date="2013-09-18T16:37:00Z">
              <w:r>
                <w:rPr>
                  <w:rFonts w:ascii="Verdana" w:hAnsi="Verdana" w:cs="Verdana"/>
                  <w:sz w:val="18"/>
                  <w:szCs w:val="18"/>
                </w:rPr>
                <w:t>Alphanumeric id</w:t>
              </w:r>
            </w:ins>
          </w:p>
          <w:p w:rsidR="000D7A2B" w:rsidRDefault="000D7A2B" w:rsidP="007F1301">
            <w:pPr>
              <w:pStyle w:val="TableContents"/>
              <w:suppressLineNumbers w:val="0"/>
              <w:suppressAutoHyphens w:val="0"/>
              <w:spacing w:line="276" w:lineRule="auto"/>
              <w:rPr>
                <w:ins w:id="1092" w:author="Unknown" w:date="2013-09-18T16:37:00Z"/>
                <w:rFonts w:cs="Times New Roman"/>
              </w:rPr>
            </w:pPr>
            <w:ins w:id="1093" w:author="Unknown" w:date="2013-09-18T16:37:00Z">
              <w:r>
                <w:rPr>
                  <w:rFonts w:ascii="Verdana" w:eastAsia="宋体" w:hAnsi="Verdana" w:cs="宋体" w:hint="eastAsia"/>
                  <w:sz w:val="18"/>
                  <w:szCs w:val="18"/>
                </w:rPr>
                <w:t>字母数字</w:t>
              </w:r>
              <w:r>
                <w:rPr>
                  <w:rFonts w:ascii="Verdana" w:eastAsia="宋体" w:hAnsi="Verdana" w:cs="Verdana"/>
                  <w:sz w:val="18"/>
                  <w:szCs w:val="18"/>
                </w:rPr>
                <w:t>id</w:t>
              </w:r>
            </w:ins>
          </w:p>
        </w:tc>
        <w:tc>
          <w:tcPr>
            <w:tcW w:w="6777" w:type="dxa"/>
            <w:shd w:val="clear" w:color="auto" w:fill="FFFFFF"/>
            <w:tcMar>
              <w:top w:w="0" w:type="dxa"/>
              <w:left w:w="108" w:type="dxa"/>
              <w:bottom w:w="0" w:type="dxa"/>
              <w:right w:w="108" w:type="dxa"/>
            </w:tcMar>
          </w:tcPr>
          <w:p w:rsidR="000D7A2B" w:rsidRDefault="000D7A2B" w:rsidP="00493AA8">
            <w:pPr>
              <w:pStyle w:val="TableContents"/>
              <w:numPr>
                <w:ins w:id="1094" w:author="ralph" w:date="2013-10-11T09:01:00Z"/>
              </w:numPr>
              <w:suppressLineNumbers w:val="0"/>
              <w:suppressAutoHyphens w:val="0"/>
              <w:spacing w:line="276" w:lineRule="auto"/>
              <w:rPr>
                <w:ins w:id="1095" w:author="ralph" w:date="2013-10-11T09:01:00Z"/>
                <w:rFonts w:ascii="Verdana" w:eastAsia="宋体" w:hAnsi="Verdana" w:cs="Times New Roman"/>
                <w:sz w:val="18"/>
                <w:szCs w:val="18"/>
              </w:rPr>
            </w:pPr>
            <w:ins w:id="1096" w:author="ralph" w:date="2013-10-11T09:01:00Z">
              <w:r>
                <w:rPr>
                  <w:rFonts w:ascii="Verdana" w:hAnsi="Verdana" w:cs="Verdana"/>
                  <w:sz w:val="18"/>
                  <w:szCs w:val="18"/>
                </w:rPr>
                <w:t>This identifier must be related with the outlet master data when outlet is a Distribution Center (DC)</w:t>
              </w:r>
            </w:ins>
          </w:p>
          <w:p w:rsidR="000D7A2B" w:rsidDel="00493AA8" w:rsidRDefault="000D7A2B" w:rsidP="007F1301">
            <w:pPr>
              <w:pStyle w:val="TableContents"/>
              <w:suppressLineNumbers w:val="0"/>
              <w:suppressAutoHyphens w:val="0"/>
              <w:spacing w:line="276" w:lineRule="auto"/>
              <w:rPr>
                <w:ins w:id="1097" w:author="Unknown" w:date="2013-09-18T16:37:00Z"/>
                <w:del w:id="1098" w:author="ralph" w:date="2013-10-11T09:01:00Z"/>
                <w:rFonts w:ascii="Verdana" w:eastAsia="宋体" w:hAnsi="Verdana" w:cs="Times New Roman"/>
                <w:sz w:val="18"/>
                <w:szCs w:val="18"/>
              </w:rPr>
            </w:pPr>
            <w:ins w:id="1099" w:author="ralph" w:date="2013-10-11T09:01:00Z">
              <w:r>
                <w:rPr>
                  <w:rFonts w:ascii="Verdana" w:eastAsia="宋体" w:hAnsi="Verdana" w:cs="宋体" w:hint="eastAsia"/>
                  <w:sz w:val="18"/>
                  <w:szCs w:val="18"/>
                </w:rPr>
                <w:t>当门店是一个物流中心（</w:t>
              </w:r>
              <w:r>
                <w:rPr>
                  <w:rFonts w:ascii="Verdana" w:eastAsia="宋体" w:hAnsi="Verdana" w:cs="Verdana"/>
                  <w:sz w:val="18"/>
                  <w:szCs w:val="18"/>
                </w:rPr>
                <w:t>DC</w:t>
              </w:r>
              <w:r>
                <w:rPr>
                  <w:rFonts w:ascii="Verdana" w:eastAsia="宋体" w:hAnsi="Verdana" w:cs="宋体" w:hint="eastAsia"/>
                  <w:sz w:val="18"/>
                  <w:szCs w:val="18"/>
                </w:rPr>
                <w:t>）时，此标识符必须与门店主数据进行关联</w:t>
              </w:r>
            </w:ins>
            <w:ins w:id="1100" w:author="Unknown" w:date="2013-09-18T16:37:00Z">
              <w:del w:id="1101" w:author="ralph" w:date="2013-10-11T09:01:00Z">
                <w:r w:rsidDel="00493AA8">
                  <w:rPr>
                    <w:rFonts w:ascii="Verdana" w:hAnsi="Verdana" w:cs="Verdana"/>
                    <w:sz w:val="18"/>
                    <w:szCs w:val="18"/>
                  </w:rPr>
                  <w:delText>This identifier must be related with the outlet master data when outlet is a store (ST)</w:delText>
                </w:r>
              </w:del>
            </w:ins>
          </w:p>
          <w:p w:rsidR="000D7A2B" w:rsidRDefault="000D7A2B" w:rsidP="007F1301">
            <w:pPr>
              <w:pStyle w:val="TableContents"/>
              <w:suppressLineNumbers w:val="0"/>
              <w:suppressAutoHyphens w:val="0"/>
              <w:spacing w:line="276" w:lineRule="auto"/>
              <w:rPr>
                <w:ins w:id="1102" w:author="Unknown" w:date="2013-09-18T16:37:00Z"/>
                <w:rFonts w:eastAsia="宋体" w:cs="Times New Roman"/>
              </w:rPr>
            </w:pPr>
            <w:ins w:id="1103" w:author="Unknown" w:date="2013-09-18T16:37:00Z">
              <w:del w:id="1104" w:author="ralph" w:date="2013-10-11T09:01:00Z">
                <w:r w:rsidDel="00493AA8">
                  <w:rPr>
                    <w:rFonts w:ascii="Verdana" w:eastAsia="宋体" w:hAnsi="Verdana" w:cs="宋体" w:hint="eastAsia"/>
                    <w:sz w:val="18"/>
                    <w:szCs w:val="18"/>
                  </w:rPr>
                  <w:delText>当门店是一个门店（营业门店）时，此标识符必须与门店主数据进行关联</w:delText>
                </w:r>
              </w:del>
            </w:ins>
          </w:p>
        </w:tc>
      </w:tr>
      <w:tr w:rsidR="000D7A2B">
        <w:trPr>
          <w:ins w:id="1105" w:author="Unknown" w:date="2013-09-18T16:37:00Z"/>
        </w:trPr>
        <w:tc>
          <w:tcPr>
            <w:tcW w:w="1343"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106" w:author="Unknown" w:date="2013-09-18T16:37:00Z"/>
                <w:rFonts w:ascii="Verdana" w:eastAsia="宋体" w:hAnsi="Verdana" w:cs="Times New Roman"/>
                <w:sz w:val="18"/>
                <w:szCs w:val="18"/>
              </w:rPr>
            </w:pPr>
            <w:ins w:id="1107" w:author="Unknown" w:date="2013-09-18T16:37:00Z">
              <w:r>
                <w:rPr>
                  <w:rFonts w:ascii="Verdana" w:hAnsi="Verdana" w:cs="Verdana"/>
                  <w:sz w:val="18"/>
                  <w:szCs w:val="18"/>
                </w:rPr>
                <w:t>supplier_ID</w:t>
              </w:r>
            </w:ins>
          </w:p>
          <w:p w:rsidR="000D7A2B" w:rsidRDefault="000D7A2B" w:rsidP="007F1301">
            <w:pPr>
              <w:pStyle w:val="TableContents"/>
              <w:suppressLineNumbers w:val="0"/>
              <w:suppressAutoHyphens w:val="0"/>
              <w:spacing w:line="276" w:lineRule="auto"/>
              <w:rPr>
                <w:ins w:id="1108" w:author="Unknown" w:date="2013-09-18T16:37:00Z"/>
                <w:rFonts w:eastAsia="宋体" w:cs="Times New Roman"/>
              </w:rPr>
            </w:pPr>
            <w:ins w:id="1109" w:author="Unknown" w:date="2013-09-18T16:37:00Z">
              <w:r>
                <w:rPr>
                  <w:rFonts w:ascii="Verdana" w:eastAsia="宋体" w:hAnsi="Verdana" w:cs="宋体" w:hint="eastAsia"/>
                  <w:sz w:val="18"/>
                  <w:szCs w:val="18"/>
                </w:rPr>
                <w:t>供应商</w:t>
              </w:r>
              <w:r>
                <w:rPr>
                  <w:rFonts w:ascii="Verdana" w:eastAsia="宋体" w:hAnsi="Verdana" w:cs="Verdana"/>
                  <w:sz w:val="18"/>
                  <w:szCs w:val="18"/>
                </w:rPr>
                <w:t>_ID</w:t>
              </w:r>
            </w:ins>
          </w:p>
        </w:tc>
        <w:tc>
          <w:tcPr>
            <w:tcW w:w="1732"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110" w:author="Unknown" w:date="2013-09-18T16:37:00Z"/>
                <w:rFonts w:ascii="Verdana" w:eastAsia="宋体" w:hAnsi="Verdana" w:cs="Times New Roman"/>
                <w:sz w:val="18"/>
                <w:szCs w:val="18"/>
              </w:rPr>
            </w:pPr>
            <w:ins w:id="1111" w:author="Unknown" w:date="2013-09-18T16:37:00Z">
              <w:r>
                <w:rPr>
                  <w:rFonts w:ascii="Verdana" w:hAnsi="Verdana" w:cs="Verdana"/>
                  <w:sz w:val="18"/>
                  <w:szCs w:val="18"/>
                </w:rPr>
                <w:t>Alphanumeric id</w:t>
              </w:r>
            </w:ins>
          </w:p>
          <w:p w:rsidR="000D7A2B" w:rsidRDefault="000D7A2B" w:rsidP="007F1301">
            <w:pPr>
              <w:pStyle w:val="TableContents"/>
              <w:suppressLineNumbers w:val="0"/>
              <w:suppressAutoHyphens w:val="0"/>
              <w:spacing w:line="276" w:lineRule="auto"/>
              <w:rPr>
                <w:ins w:id="1112" w:author="Unknown" w:date="2013-09-18T16:37:00Z"/>
                <w:rFonts w:cs="Times New Roman"/>
              </w:rPr>
            </w:pPr>
            <w:ins w:id="1113" w:author="Unknown" w:date="2013-09-18T16:37:00Z">
              <w:r>
                <w:rPr>
                  <w:rFonts w:ascii="Verdana" w:eastAsia="宋体" w:hAnsi="Verdana" w:cs="宋体" w:hint="eastAsia"/>
                  <w:sz w:val="18"/>
                  <w:szCs w:val="18"/>
                </w:rPr>
                <w:t>字母数字</w:t>
              </w:r>
              <w:r>
                <w:rPr>
                  <w:rFonts w:ascii="Verdana" w:eastAsia="宋体" w:hAnsi="Verdana" w:cs="Verdana"/>
                  <w:sz w:val="18"/>
                  <w:szCs w:val="18"/>
                </w:rPr>
                <w:t>id</w:t>
              </w:r>
            </w:ins>
          </w:p>
        </w:tc>
        <w:tc>
          <w:tcPr>
            <w:tcW w:w="6777" w:type="dxa"/>
            <w:shd w:val="clear" w:color="auto" w:fill="FFFFFF"/>
            <w:tcMar>
              <w:top w:w="0" w:type="dxa"/>
              <w:left w:w="108" w:type="dxa"/>
              <w:bottom w:w="0" w:type="dxa"/>
              <w:right w:w="108" w:type="dxa"/>
            </w:tcMar>
          </w:tcPr>
          <w:p w:rsidR="000D7A2B" w:rsidRPr="004E575D" w:rsidRDefault="000D7A2B" w:rsidP="00D14D12">
            <w:pPr>
              <w:pStyle w:val="TableContents"/>
              <w:suppressLineNumbers w:val="0"/>
              <w:suppressAutoHyphens w:val="0"/>
              <w:spacing w:line="276" w:lineRule="auto"/>
              <w:rPr>
                <w:ins w:id="1114" w:author="Unknown" w:date="2013-09-18T16:37:00Z"/>
                <w:rFonts w:eastAsia="宋体" w:cs="Times New Roman"/>
              </w:rPr>
            </w:pPr>
            <w:ins w:id="1115" w:author="Unknown" w:date="2013-09-20T09:33:00Z">
              <w:r>
                <w:rPr>
                  <w:rFonts w:ascii="Verdana" w:eastAsia="宋体" w:hAnsi="Verdana" w:cs="Verdana"/>
                  <w:sz w:val="18"/>
                  <w:szCs w:val="18"/>
                </w:rPr>
                <w:t>This is inventory supplier code</w:t>
              </w:r>
              <w:r>
                <w:rPr>
                  <w:rFonts w:ascii="Verdana" w:eastAsia="宋体" w:hAnsi="Verdana" w:cs="Times New Roman"/>
                  <w:sz w:val="18"/>
                  <w:szCs w:val="18"/>
                </w:rPr>
                <w:br/>
              </w:r>
            </w:ins>
            <w:ins w:id="1116" w:author="Unknown" w:date="2013-09-18T16:37:00Z">
              <w:r>
                <w:rPr>
                  <w:rFonts w:ascii="Verdana" w:eastAsia="宋体" w:hAnsi="Verdana" w:cs="宋体" w:hint="eastAsia"/>
                  <w:sz w:val="18"/>
                  <w:szCs w:val="18"/>
                </w:rPr>
                <w:t>库存供应商编码</w:t>
              </w:r>
            </w:ins>
          </w:p>
        </w:tc>
      </w:tr>
      <w:tr w:rsidR="000D7A2B">
        <w:trPr>
          <w:ins w:id="1117" w:author="Unknown" w:date="2013-09-18T16:37:00Z"/>
        </w:trPr>
        <w:tc>
          <w:tcPr>
            <w:tcW w:w="1343"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118" w:author="Unknown" w:date="2013-09-18T16:37:00Z"/>
                <w:rFonts w:ascii="Verdana" w:eastAsia="宋体" w:hAnsi="Verdana" w:cs="Times New Roman"/>
                <w:sz w:val="18"/>
                <w:szCs w:val="18"/>
              </w:rPr>
            </w:pPr>
            <w:ins w:id="1119" w:author="Unknown" w:date="2013-09-18T16:37:00Z">
              <w:r>
                <w:rPr>
                  <w:rFonts w:ascii="Verdana" w:hAnsi="Verdana" w:cs="Verdana"/>
                  <w:sz w:val="18"/>
                  <w:szCs w:val="18"/>
                </w:rPr>
                <w:t>Product_ID</w:t>
              </w:r>
            </w:ins>
          </w:p>
          <w:p w:rsidR="000D7A2B" w:rsidRDefault="000D7A2B" w:rsidP="007F1301">
            <w:pPr>
              <w:pStyle w:val="TableContents"/>
              <w:suppressLineNumbers w:val="0"/>
              <w:suppressAutoHyphens w:val="0"/>
              <w:spacing w:line="276" w:lineRule="auto"/>
              <w:rPr>
                <w:ins w:id="1120" w:author="Unknown" w:date="2013-09-18T16:37:00Z"/>
                <w:rFonts w:eastAsia="宋体" w:cs="Times New Roman"/>
              </w:rPr>
            </w:pPr>
            <w:ins w:id="1121" w:author="Unknown" w:date="2013-09-18T16:37:00Z">
              <w:r>
                <w:rPr>
                  <w:rFonts w:ascii="Verdana" w:eastAsia="宋体" w:hAnsi="Verdana" w:cs="宋体" w:hint="eastAsia"/>
                  <w:sz w:val="18"/>
                  <w:szCs w:val="18"/>
                </w:rPr>
                <w:t>商品</w:t>
              </w:r>
              <w:r>
                <w:rPr>
                  <w:rFonts w:ascii="Verdana" w:eastAsia="宋体" w:hAnsi="Verdana" w:cs="Verdana"/>
                  <w:sz w:val="18"/>
                  <w:szCs w:val="18"/>
                </w:rPr>
                <w:t>_ID</w:t>
              </w:r>
            </w:ins>
          </w:p>
        </w:tc>
        <w:tc>
          <w:tcPr>
            <w:tcW w:w="1732"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122" w:author="Unknown" w:date="2013-09-18T16:37:00Z"/>
                <w:rFonts w:ascii="Verdana" w:eastAsia="宋体" w:hAnsi="Verdana" w:cs="Times New Roman"/>
                <w:sz w:val="18"/>
                <w:szCs w:val="18"/>
              </w:rPr>
            </w:pPr>
            <w:ins w:id="1123" w:author="Unknown" w:date="2013-09-18T16:37:00Z">
              <w:r>
                <w:rPr>
                  <w:rFonts w:ascii="Verdana" w:hAnsi="Verdana" w:cs="Verdana"/>
                  <w:sz w:val="18"/>
                  <w:szCs w:val="18"/>
                </w:rPr>
                <w:t>Alphanumeric id</w:t>
              </w:r>
            </w:ins>
          </w:p>
          <w:p w:rsidR="000D7A2B" w:rsidRDefault="000D7A2B" w:rsidP="007F1301">
            <w:pPr>
              <w:pStyle w:val="TableContents"/>
              <w:suppressLineNumbers w:val="0"/>
              <w:suppressAutoHyphens w:val="0"/>
              <w:spacing w:line="276" w:lineRule="auto"/>
              <w:rPr>
                <w:ins w:id="1124" w:author="Unknown" w:date="2013-09-18T16:37:00Z"/>
                <w:rFonts w:cs="Times New Roman"/>
              </w:rPr>
            </w:pPr>
            <w:ins w:id="1125" w:author="Unknown" w:date="2013-09-18T16:37:00Z">
              <w:r>
                <w:rPr>
                  <w:rFonts w:ascii="Verdana" w:eastAsia="宋体" w:hAnsi="Verdana" w:cs="宋体" w:hint="eastAsia"/>
                  <w:sz w:val="18"/>
                  <w:szCs w:val="18"/>
                </w:rPr>
                <w:t>字母数字</w:t>
              </w:r>
              <w:r>
                <w:rPr>
                  <w:rFonts w:ascii="Verdana" w:eastAsia="宋体" w:hAnsi="Verdana" w:cs="Verdana"/>
                  <w:sz w:val="18"/>
                  <w:szCs w:val="18"/>
                </w:rPr>
                <w:t>id</w:t>
              </w:r>
            </w:ins>
          </w:p>
        </w:tc>
        <w:tc>
          <w:tcPr>
            <w:tcW w:w="6777"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126" w:author="Unknown" w:date="2013-09-18T16:37:00Z"/>
                <w:rFonts w:ascii="Verdana" w:eastAsia="宋体" w:hAnsi="Verdana" w:cs="Times New Roman"/>
                <w:sz w:val="18"/>
                <w:szCs w:val="18"/>
              </w:rPr>
            </w:pPr>
            <w:ins w:id="1127" w:author="Unknown" w:date="2013-09-18T16:37:00Z">
              <w:r>
                <w:rPr>
                  <w:rFonts w:ascii="Verdana" w:hAnsi="Verdana" w:cs="Verdana"/>
                  <w:sz w:val="18"/>
                  <w:szCs w:val="18"/>
                </w:rPr>
                <w:t>This identifier must be related with the SKU code in master product data</w:t>
              </w:r>
            </w:ins>
          </w:p>
          <w:p w:rsidR="000D7A2B" w:rsidRDefault="000D7A2B" w:rsidP="007F1301">
            <w:pPr>
              <w:pStyle w:val="TableContents"/>
              <w:suppressLineNumbers w:val="0"/>
              <w:suppressAutoHyphens w:val="0"/>
              <w:spacing w:line="276" w:lineRule="auto"/>
              <w:rPr>
                <w:ins w:id="1128" w:author="Unknown" w:date="2013-09-18T16:37:00Z"/>
                <w:rFonts w:eastAsia="宋体" w:cs="Times New Roman"/>
              </w:rPr>
            </w:pPr>
            <w:ins w:id="1129" w:author="Unknown" w:date="2013-09-18T16:37:00Z">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ins>
          </w:p>
        </w:tc>
      </w:tr>
      <w:tr w:rsidR="000D7A2B">
        <w:trPr>
          <w:ins w:id="1130" w:author="Unknown" w:date="2013-09-18T16:37:00Z"/>
        </w:trPr>
        <w:tc>
          <w:tcPr>
            <w:tcW w:w="1343"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131" w:author="Unknown" w:date="2013-09-18T16:37:00Z"/>
                <w:rFonts w:ascii="Verdana" w:eastAsia="宋体" w:hAnsi="Verdana" w:cs="Times New Roman"/>
                <w:sz w:val="18"/>
                <w:szCs w:val="18"/>
              </w:rPr>
            </w:pPr>
            <w:ins w:id="1132" w:author="Unknown" w:date="2013-09-18T16:37:00Z">
              <w:r>
                <w:rPr>
                  <w:rFonts w:ascii="Verdana" w:hAnsi="Verdana" w:cs="Verdana"/>
                  <w:sz w:val="18"/>
                  <w:szCs w:val="18"/>
                </w:rPr>
                <w:t>units_type</w:t>
              </w:r>
            </w:ins>
          </w:p>
          <w:p w:rsidR="000D7A2B" w:rsidRDefault="000D7A2B" w:rsidP="007F1301">
            <w:pPr>
              <w:pStyle w:val="TableContents"/>
              <w:suppressLineNumbers w:val="0"/>
              <w:suppressAutoHyphens w:val="0"/>
              <w:spacing w:line="276" w:lineRule="auto"/>
              <w:rPr>
                <w:ins w:id="1133" w:author="Unknown" w:date="2013-09-18T16:37:00Z"/>
                <w:rFonts w:eastAsia="宋体" w:cs="Times New Roman"/>
              </w:rPr>
            </w:pPr>
            <w:ins w:id="1134" w:author="Unknown" w:date="2013-09-18T16:37:00Z">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ins>
          </w:p>
        </w:tc>
        <w:tc>
          <w:tcPr>
            <w:tcW w:w="1732" w:type="dxa"/>
            <w:shd w:val="clear" w:color="auto" w:fill="FFFFFF"/>
            <w:tcMar>
              <w:top w:w="0" w:type="dxa"/>
              <w:left w:w="108" w:type="dxa"/>
              <w:bottom w:w="0" w:type="dxa"/>
              <w:right w:w="108" w:type="dxa"/>
            </w:tcMar>
          </w:tcPr>
          <w:p w:rsidR="000D7A2B" w:rsidRDefault="000D7A2B" w:rsidP="007F1301">
            <w:pPr>
              <w:pStyle w:val="Textbody"/>
              <w:suppressAutoHyphens w:val="0"/>
              <w:spacing w:line="276" w:lineRule="auto"/>
              <w:rPr>
                <w:ins w:id="1135" w:author="Unknown" w:date="2013-09-18T16:37:00Z"/>
                <w:rFonts w:cs="Times New Roman"/>
              </w:rPr>
            </w:pPr>
            <w:ins w:id="1136" w:author="Unknown" w:date="2013-09-18T16:37:00Z">
              <w:r>
                <w:rPr>
                  <w:rFonts w:ascii="Verdana" w:hAnsi="Verdana" w:cs="Verdana"/>
                  <w:sz w:val="18"/>
                  <w:szCs w:val="18"/>
                </w:rPr>
                <w:t>'Kg' or 'units'</w:t>
              </w:r>
            </w:ins>
          </w:p>
        </w:tc>
        <w:tc>
          <w:tcPr>
            <w:tcW w:w="6777" w:type="dxa"/>
            <w:shd w:val="clear" w:color="auto" w:fill="FFFFFF"/>
            <w:tcMar>
              <w:top w:w="0" w:type="dxa"/>
              <w:left w:w="108" w:type="dxa"/>
              <w:bottom w:w="0" w:type="dxa"/>
              <w:right w:w="108" w:type="dxa"/>
            </w:tcMar>
          </w:tcPr>
          <w:p w:rsidR="000D7A2B" w:rsidRDefault="000D7A2B" w:rsidP="007F1301">
            <w:pPr>
              <w:pStyle w:val="Textbody"/>
              <w:suppressAutoHyphens w:val="0"/>
              <w:spacing w:line="276" w:lineRule="auto"/>
              <w:rPr>
                <w:ins w:id="1137" w:author="Unknown" w:date="2013-09-18T16:37:00Z"/>
                <w:rFonts w:cs="Times New Roman"/>
              </w:rPr>
            </w:pPr>
            <w:ins w:id="1138" w:author="Unknown" w:date="2013-09-18T16:37:00Z">
              <w:r>
                <w:rPr>
                  <w:rFonts w:ascii="Verdana" w:hAnsi="Verdana" w:cs="Verdana"/>
                  <w:sz w:val="18"/>
                  <w:szCs w:val="18"/>
                </w:rPr>
                <w:t>Kg or units</w:t>
              </w:r>
            </w:ins>
          </w:p>
        </w:tc>
      </w:tr>
      <w:tr w:rsidR="000D7A2B">
        <w:trPr>
          <w:ins w:id="1139" w:author="Unknown" w:date="2013-09-18T16:37:00Z"/>
        </w:trPr>
        <w:tc>
          <w:tcPr>
            <w:tcW w:w="1343"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140" w:author="Unknown" w:date="2013-09-18T16:37:00Z"/>
                <w:rFonts w:ascii="Verdana" w:eastAsia="宋体" w:hAnsi="Verdana" w:cs="Times New Roman"/>
                <w:sz w:val="18"/>
                <w:szCs w:val="18"/>
              </w:rPr>
            </w:pPr>
            <w:ins w:id="1141" w:author="Unknown" w:date="2013-09-18T16:37:00Z">
              <w:r>
                <w:rPr>
                  <w:rFonts w:ascii="Verdana" w:hAnsi="Verdana" w:cs="Verdana"/>
                  <w:sz w:val="18"/>
                  <w:szCs w:val="18"/>
                </w:rPr>
                <w:t>Quantity</w:t>
              </w:r>
            </w:ins>
          </w:p>
          <w:p w:rsidR="000D7A2B" w:rsidRDefault="000D7A2B" w:rsidP="007F1301">
            <w:pPr>
              <w:pStyle w:val="TableContents"/>
              <w:suppressLineNumbers w:val="0"/>
              <w:suppressAutoHyphens w:val="0"/>
              <w:spacing w:line="276" w:lineRule="auto"/>
              <w:rPr>
                <w:ins w:id="1142" w:author="Unknown" w:date="2013-09-18T16:37:00Z"/>
                <w:rFonts w:eastAsia="宋体" w:cs="Times New Roman"/>
              </w:rPr>
            </w:pPr>
            <w:ins w:id="1143" w:author="Unknown" w:date="2013-09-18T16:37:00Z">
              <w:r>
                <w:rPr>
                  <w:rFonts w:ascii="Verdana" w:eastAsia="宋体" w:hAnsi="Verdana" w:cs="宋体" w:hint="eastAsia"/>
                  <w:sz w:val="18"/>
                  <w:szCs w:val="18"/>
                </w:rPr>
                <w:t>数量</w:t>
              </w:r>
            </w:ins>
          </w:p>
        </w:tc>
        <w:tc>
          <w:tcPr>
            <w:tcW w:w="1732"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144" w:author="Unknown" w:date="2013-09-18T16:37:00Z"/>
                <w:rFonts w:ascii="Verdana" w:eastAsia="宋体" w:hAnsi="Verdana" w:cs="Times New Roman"/>
                <w:sz w:val="18"/>
                <w:szCs w:val="18"/>
              </w:rPr>
            </w:pPr>
            <w:ins w:id="1145" w:author="Unknown" w:date="2013-09-18T16:37:00Z">
              <w:r>
                <w:rPr>
                  <w:rFonts w:ascii="Verdana" w:hAnsi="Verdana" w:cs="Verdana"/>
                  <w:sz w:val="18"/>
                  <w:szCs w:val="18"/>
                </w:rPr>
                <w:t>Numeric</w:t>
              </w:r>
            </w:ins>
          </w:p>
          <w:p w:rsidR="000D7A2B" w:rsidRDefault="000D7A2B" w:rsidP="007F1301">
            <w:pPr>
              <w:pStyle w:val="TableContents"/>
              <w:suppressLineNumbers w:val="0"/>
              <w:suppressAutoHyphens w:val="0"/>
              <w:spacing w:line="276" w:lineRule="auto"/>
              <w:rPr>
                <w:ins w:id="1146" w:author="Unknown" w:date="2013-09-18T16:37:00Z"/>
                <w:rFonts w:eastAsia="宋体" w:cs="Times New Roman"/>
              </w:rPr>
            </w:pPr>
            <w:ins w:id="1147" w:author="Unknown" w:date="2013-09-18T16:37:00Z">
              <w:r>
                <w:rPr>
                  <w:rFonts w:ascii="Verdana" w:eastAsia="宋体" w:hAnsi="Verdana" w:cs="宋体" w:hint="eastAsia"/>
                  <w:sz w:val="18"/>
                  <w:szCs w:val="18"/>
                </w:rPr>
                <w:t>数字</w:t>
              </w:r>
            </w:ins>
          </w:p>
        </w:tc>
        <w:tc>
          <w:tcPr>
            <w:tcW w:w="6777"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148" w:author="Unknown" w:date="2013-09-18T16:37:00Z"/>
                <w:rFonts w:ascii="Verdana" w:eastAsia="宋体" w:hAnsi="Verdana" w:cs="Times New Roman"/>
                <w:sz w:val="18"/>
                <w:szCs w:val="18"/>
              </w:rPr>
            </w:pPr>
            <w:ins w:id="1149" w:author="Unknown" w:date="2013-09-18T16:37:00Z">
              <w:r>
                <w:rPr>
                  <w:rFonts w:ascii="Verdana" w:hAnsi="Verdana" w:cs="Verdana"/>
                  <w:sz w:val="18"/>
                  <w:szCs w:val="18"/>
                </w:rPr>
                <w:t xml:space="preserve">How many weight or units of the product. </w:t>
              </w:r>
            </w:ins>
          </w:p>
          <w:p w:rsidR="000D7A2B" w:rsidRDefault="000D7A2B" w:rsidP="00D14D12">
            <w:pPr>
              <w:pStyle w:val="TableContents"/>
              <w:suppressLineNumbers w:val="0"/>
              <w:suppressAutoHyphens w:val="0"/>
              <w:spacing w:line="276" w:lineRule="auto"/>
              <w:rPr>
                <w:ins w:id="1150" w:author="Unknown" w:date="2013-09-18T16:37:00Z"/>
                <w:rFonts w:eastAsia="宋体" w:cs="Times New Roman"/>
              </w:rPr>
            </w:pPr>
            <w:ins w:id="1151" w:author="Unknown" w:date="2013-09-18T16:37:00Z">
              <w:r>
                <w:rPr>
                  <w:rFonts w:ascii="Verdana" w:eastAsia="宋体" w:hAnsi="Verdana" w:cs="宋体" w:hint="eastAsia"/>
                  <w:sz w:val="18"/>
                  <w:szCs w:val="18"/>
                </w:rPr>
                <w:t>商品的库存数量</w:t>
              </w:r>
            </w:ins>
          </w:p>
        </w:tc>
      </w:tr>
      <w:tr w:rsidR="000D7A2B">
        <w:trPr>
          <w:ins w:id="1152" w:author="Unknown" w:date="2013-09-18T16:37:00Z"/>
        </w:trPr>
        <w:tc>
          <w:tcPr>
            <w:tcW w:w="1343"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153" w:author="Unknown" w:date="2013-09-18T16:37:00Z"/>
                <w:rFonts w:ascii="Verdana" w:eastAsia="宋体" w:hAnsi="Verdana" w:cs="Times New Roman"/>
                <w:sz w:val="18"/>
                <w:szCs w:val="18"/>
              </w:rPr>
            </w:pPr>
            <w:ins w:id="1154" w:author="Unknown" w:date="2013-09-18T16:37:00Z">
              <w:r>
                <w:rPr>
                  <w:rFonts w:ascii="Verdana" w:hAnsi="Verdana" w:cs="Verdana"/>
                  <w:sz w:val="18"/>
                  <w:szCs w:val="18"/>
                </w:rPr>
                <w:t>cost_value</w:t>
              </w:r>
            </w:ins>
          </w:p>
          <w:p w:rsidR="000D7A2B" w:rsidRDefault="000D7A2B" w:rsidP="007F1301">
            <w:pPr>
              <w:pStyle w:val="TableContents"/>
              <w:suppressLineNumbers w:val="0"/>
              <w:suppressAutoHyphens w:val="0"/>
              <w:spacing w:line="276" w:lineRule="auto"/>
              <w:rPr>
                <w:ins w:id="1155" w:author="Unknown" w:date="2013-09-18T16:37:00Z"/>
                <w:rFonts w:eastAsia="宋体" w:cs="Times New Roman"/>
              </w:rPr>
            </w:pPr>
            <w:ins w:id="1156" w:author="Unknown" w:date="2013-09-18T16:37:00Z">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ins>
          </w:p>
        </w:tc>
        <w:tc>
          <w:tcPr>
            <w:tcW w:w="1732" w:type="dxa"/>
            <w:shd w:val="clear" w:color="auto" w:fill="FFFFFF"/>
            <w:tcMar>
              <w:top w:w="0" w:type="dxa"/>
              <w:left w:w="108" w:type="dxa"/>
              <w:bottom w:w="0" w:type="dxa"/>
              <w:right w:w="108" w:type="dxa"/>
            </w:tcMar>
          </w:tcPr>
          <w:p w:rsidR="000D7A2B" w:rsidRDefault="000D7A2B" w:rsidP="007F1301">
            <w:pPr>
              <w:pStyle w:val="TableContents"/>
              <w:suppressLineNumbers w:val="0"/>
              <w:suppressAutoHyphens w:val="0"/>
              <w:spacing w:line="276" w:lineRule="auto"/>
              <w:rPr>
                <w:ins w:id="1157" w:author="Unknown" w:date="2013-09-18T16:37:00Z"/>
                <w:rFonts w:ascii="Verdana" w:eastAsia="宋体" w:hAnsi="Verdana" w:cs="Times New Roman"/>
                <w:sz w:val="18"/>
                <w:szCs w:val="18"/>
              </w:rPr>
            </w:pPr>
            <w:ins w:id="1158" w:author="Unknown" w:date="2013-09-18T16:37:00Z">
              <w:r>
                <w:rPr>
                  <w:rFonts w:ascii="Verdana" w:hAnsi="Verdana" w:cs="Verdana"/>
                  <w:sz w:val="18"/>
                  <w:szCs w:val="18"/>
                </w:rPr>
                <w:t>Monetary</w:t>
              </w:r>
            </w:ins>
          </w:p>
          <w:p w:rsidR="000D7A2B" w:rsidRDefault="000D7A2B" w:rsidP="007F1301">
            <w:pPr>
              <w:pStyle w:val="TableContents"/>
              <w:suppressLineNumbers w:val="0"/>
              <w:suppressAutoHyphens w:val="0"/>
              <w:spacing w:line="276" w:lineRule="auto"/>
              <w:rPr>
                <w:ins w:id="1159" w:author="Unknown" w:date="2013-09-18T16:37:00Z"/>
                <w:rFonts w:eastAsia="宋体" w:cs="Times New Roman"/>
              </w:rPr>
            </w:pPr>
            <w:ins w:id="1160" w:author="Unknown" w:date="2013-09-18T16:37:00Z">
              <w:r>
                <w:rPr>
                  <w:rFonts w:ascii="Verdana" w:eastAsia="宋体" w:hAnsi="Verdana" w:cs="宋体" w:hint="eastAsia"/>
                  <w:sz w:val="18"/>
                  <w:szCs w:val="18"/>
                </w:rPr>
                <w:t>货币</w:t>
              </w:r>
            </w:ins>
          </w:p>
        </w:tc>
        <w:tc>
          <w:tcPr>
            <w:tcW w:w="6777" w:type="dxa"/>
            <w:shd w:val="clear" w:color="auto" w:fill="FFFFFF"/>
            <w:tcMar>
              <w:top w:w="0" w:type="dxa"/>
              <w:left w:w="108" w:type="dxa"/>
              <w:bottom w:w="0" w:type="dxa"/>
              <w:right w:w="108" w:type="dxa"/>
            </w:tcMar>
          </w:tcPr>
          <w:p w:rsidR="000D7A2B" w:rsidRDefault="000D7A2B" w:rsidP="00D14D12">
            <w:pPr>
              <w:pStyle w:val="TableContents"/>
              <w:suppressLineNumbers w:val="0"/>
              <w:suppressAutoHyphens w:val="0"/>
              <w:spacing w:line="276" w:lineRule="auto"/>
              <w:rPr>
                <w:ins w:id="1161" w:author="Unknown" w:date="2013-09-18T16:37:00Z"/>
                <w:rFonts w:eastAsia="宋体" w:cs="Times New Roman"/>
              </w:rPr>
            </w:pPr>
            <w:ins w:id="1162" w:author="Unknown" w:date="2013-09-20T09:33:00Z">
              <w:r>
                <w:rPr>
                  <w:rFonts w:ascii="Verdana" w:eastAsia="宋体" w:hAnsi="Verdana" w:cs="Verdana"/>
                  <w:sz w:val="18"/>
                  <w:szCs w:val="18"/>
                </w:rPr>
                <w:t>This is the total value of a supplier</w:t>
              </w:r>
              <w:proofErr w:type="gramStart"/>
              <w:r>
                <w:rPr>
                  <w:rFonts w:ascii="Verdana" w:eastAsia="宋体" w:hAnsi="Verdana" w:cs="Verdana"/>
                  <w:sz w:val="18"/>
                  <w:szCs w:val="18"/>
                </w:rPr>
                <w:t>’</w:t>
              </w:r>
              <w:proofErr w:type="gramEnd"/>
              <w:r>
                <w:rPr>
                  <w:rFonts w:ascii="Verdana" w:eastAsia="宋体" w:hAnsi="Verdana" w:cs="Verdana"/>
                  <w:sz w:val="18"/>
                  <w:szCs w:val="18"/>
                </w:rPr>
                <w:t>s inventory</w:t>
              </w:r>
              <w:r>
                <w:rPr>
                  <w:rFonts w:ascii="Verdana" w:eastAsia="宋体" w:hAnsi="Verdana" w:cs="Times New Roman"/>
                  <w:sz w:val="18"/>
                  <w:szCs w:val="18"/>
                </w:rPr>
                <w:br/>
              </w:r>
            </w:ins>
            <w:ins w:id="1163" w:author="Unknown" w:date="2013-09-18T16:37:00Z">
              <w:r>
                <w:rPr>
                  <w:rFonts w:ascii="Verdana" w:eastAsia="宋体" w:hAnsi="Verdana" w:cs="宋体" w:hint="eastAsia"/>
                  <w:sz w:val="18"/>
                  <w:szCs w:val="18"/>
                </w:rPr>
                <w:t>供应商的</w:t>
              </w:r>
              <w:proofErr w:type="gramStart"/>
              <w:r>
                <w:rPr>
                  <w:rFonts w:ascii="Verdana" w:eastAsia="宋体" w:hAnsi="Verdana" w:cs="宋体" w:hint="eastAsia"/>
                  <w:sz w:val="18"/>
                  <w:szCs w:val="18"/>
                </w:rPr>
                <w:t>库存总</w:t>
              </w:r>
              <w:proofErr w:type="gramEnd"/>
              <w:r>
                <w:rPr>
                  <w:rFonts w:ascii="Verdana" w:eastAsia="宋体" w:hAnsi="Verdana" w:cs="宋体" w:hint="eastAsia"/>
                  <w:sz w:val="18"/>
                  <w:szCs w:val="18"/>
                </w:rPr>
                <w:t>成本金额</w:t>
              </w:r>
            </w:ins>
          </w:p>
        </w:tc>
      </w:tr>
    </w:tbl>
    <w:p w:rsidR="000D7A2B" w:rsidRDefault="000D7A2B" w:rsidP="00672EBC">
      <w:pPr>
        <w:pStyle w:val="Textbody"/>
        <w:numPr>
          <w:ins w:id="1164" w:author="ralph" w:date="2013-10-11T08:57:00Z"/>
        </w:numPr>
        <w:rPr>
          <w:ins w:id="1165" w:author="ralph" w:date="2013-10-11T08:57:00Z"/>
          <w:rFonts w:cs="Times New Roman"/>
        </w:rPr>
      </w:pPr>
    </w:p>
    <w:p w:rsidR="000D7A2B" w:rsidRPr="00672EBC" w:rsidRDefault="000D7A2B" w:rsidP="00493AA8">
      <w:pPr>
        <w:pStyle w:val="2"/>
        <w:keepNext w:val="0"/>
        <w:numPr>
          <w:ilvl w:val="0"/>
          <w:numId w:val="6"/>
        </w:numPr>
        <w:tabs>
          <w:tab w:val="left" w:pos="576"/>
        </w:tabs>
        <w:suppressAutoHyphens w:val="0"/>
        <w:spacing w:before="0" w:after="0"/>
        <w:rPr>
          <w:ins w:id="1166" w:author="ralph" w:date="2013-10-11T08:57:00Z"/>
          <w:rFonts w:ascii="Litera Serial" w:hAnsi="Litera Serial" w:cs="Litera Serial"/>
          <w:bCs w:val="0"/>
          <w:caps/>
          <w:color w:val="C00000"/>
          <w:sz w:val="24"/>
          <w:szCs w:val="24"/>
        </w:rPr>
      </w:pPr>
      <w:bookmarkStart w:id="1167" w:name="_Toc369255782"/>
      <w:ins w:id="1168" w:author="ralph" w:date="2013-10-11T08:57:00Z">
        <w:r w:rsidRPr="00672EBC">
          <w:rPr>
            <w:rFonts w:ascii="Litera Serial" w:hAnsi="Litera Serial" w:cs="宋体" w:hint="eastAsia"/>
            <w:bCs w:val="0"/>
            <w:caps/>
            <w:color w:val="C00000"/>
            <w:sz w:val="24"/>
            <w:szCs w:val="24"/>
          </w:rPr>
          <w:t>交易型</w:t>
        </w:r>
        <w:r w:rsidRPr="00672EBC">
          <w:rPr>
            <w:rFonts w:ascii="Litera Serial" w:hAnsi="Litera Serial" w:cs="Litera Serial"/>
            <w:bCs w:val="0"/>
            <w:caps/>
            <w:color w:val="C00000"/>
            <w:sz w:val="24"/>
            <w:szCs w:val="24"/>
          </w:rPr>
          <w:t>_</w:t>
        </w:r>
        <w:r w:rsidRPr="00672EBC">
          <w:rPr>
            <w:rFonts w:ascii="Litera Serial" w:hAnsi="Litera Serial" w:cs="宋体" w:hint="eastAsia"/>
            <w:bCs w:val="0"/>
            <w:caps/>
            <w:color w:val="C00000"/>
            <w:sz w:val="24"/>
            <w:szCs w:val="24"/>
          </w:rPr>
          <w:t>供应商</w:t>
        </w:r>
        <w:r w:rsidRPr="00672EBC">
          <w:rPr>
            <w:rFonts w:ascii="Litera Serial" w:hAnsi="Litera Serial" w:cs="Litera Serial"/>
            <w:bCs w:val="0"/>
            <w:caps/>
            <w:color w:val="C00000"/>
            <w:sz w:val="24"/>
            <w:szCs w:val="24"/>
          </w:rPr>
          <w:t>_</w:t>
        </w:r>
      </w:ins>
      <w:ins w:id="1169" w:author="ralph" w:date="2013-10-11T09:06:00Z">
        <w:r w:rsidRPr="00672EBC">
          <w:rPr>
            <w:rFonts w:ascii="Litera Serial" w:hAnsi="Litera Serial" w:cs="宋体" w:hint="eastAsia"/>
            <w:bCs w:val="0"/>
            <w:caps/>
            <w:color w:val="C00000"/>
            <w:sz w:val="24"/>
            <w:szCs w:val="24"/>
          </w:rPr>
          <w:t>门店</w:t>
        </w:r>
        <w:r w:rsidRPr="00672EBC">
          <w:rPr>
            <w:rFonts w:ascii="Litera Serial" w:hAnsi="Litera Serial" w:cs="Litera Serial"/>
            <w:bCs w:val="0"/>
            <w:caps/>
            <w:color w:val="C00000"/>
            <w:sz w:val="24"/>
            <w:szCs w:val="24"/>
          </w:rPr>
          <w:t xml:space="preserve"> </w:t>
        </w:r>
      </w:ins>
      <w:ins w:id="1170" w:author="ralph" w:date="2013-10-11T08:57:00Z">
        <w:r w:rsidRPr="00672EBC">
          <w:rPr>
            <w:rFonts w:ascii="Litera Serial" w:hAnsi="Litera Serial" w:cs="宋体" w:hint="eastAsia"/>
            <w:bCs w:val="0"/>
            <w:caps/>
            <w:color w:val="C00000"/>
            <w:sz w:val="24"/>
            <w:szCs w:val="24"/>
          </w:rPr>
          <w:t>库存</w:t>
        </w:r>
        <w:r w:rsidRPr="00672EBC">
          <w:rPr>
            <w:rFonts w:ascii="Litera Serial" w:hAnsi="Litera Serial" w:cs="Litera Serial"/>
            <w:bCs w:val="0"/>
            <w:caps/>
            <w:color w:val="C00000"/>
            <w:sz w:val="24"/>
            <w:szCs w:val="24"/>
          </w:rPr>
          <w:t xml:space="preserve"> TXN_supplier_inventory</w:t>
        </w:r>
      </w:ins>
      <w:ins w:id="1171" w:author="ralph" w:date="2013-10-11T09:01:00Z">
        <w:r w:rsidRPr="00672EBC">
          <w:rPr>
            <w:rFonts w:ascii="Litera Serial" w:hAnsi="Litera Serial" w:cs="Litera Serial"/>
            <w:bCs w:val="0"/>
            <w:caps/>
            <w:color w:val="C00000"/>
            <w:sz w:val="24"/>
            <w:szCs w:val="24"/>
          </w:rPr>
          <w:t xml:space="preserve"> </w:t>
        </w:r>
      </w:ins>
      <w:ins w:id="1172" w:author="ralph" w:date="2013-10-11T09:06:00Z">
        <w:r w:rsidRPr="00672EBC">
          <w:rPr>
            <w:rFonts w:ascii="Litera Serial" w:hAnsi="Litera Serial" w:cs="Litera Serial"/>
            <w:bCs w:val="0"/>
            <w:caps/>
            <w:color w:val="C00000"/>
            <w:sz w:val="24"/>
            <w:szCs w:val="24"/>
          </w:rPr>
          <w:t>by</w:t>
        </w:r>
      </w:ins>
      <w:ins w:id="1173" w:author="ralph" w:date="2013-10-11T09:01:00Z">
        <w:r w:rsidRPr="00672EBC">
          <w:rPr>
            <w:rFonts w:ascii="Litera Serial" w:hAnsi="Litera Serial" w:cs="Litera Serial"/>
            <w:bCs w:val="0"/>
            <w:caps/>
            <w:color w:val="C00000"/>
            <w:sz w:val="24"/>
            <w:szCs w:val="24"/>
          </w:rPr>
          <w:t xml:space="preserve"> store</w:t>
        </w:r>
      </w:ins>
      <w:r w:rsidR="007C220C">
        <w:rPr>
          <w:rFonts w:ascii="Litera Serial" w:hAnsi="Litera Serial" w:cs="Litera Serial" w:hint="eastAsia"/>
          <w:bCs w:val="0"/>
          <w:caps/>
          <w:color w:val="C00000"/>
          <w:sz w:val="24"/>
          <w:szCs w:val="24"/>
        </w:rPr>
        <w:t>（增加表格）</w:t>
      </w:r>
      <w:bookmarkEnd w:id="1167"/>
    </w:p>
    <w:p w:rsidR="000D7A2B" w:rsidRPr="00392B59" w:rsidRDefault="000D7A2B" w:rsidP="00493AA8">
      <w:pPr>
        <w:numPr>
          <w:ins w:id="1174" w:author="ralph" w:date="2013-10-11T08:57:00Z"/>
        </w:numPr>
        <w:rPr>
          <w:ins w:id="1175" w:author="ralph" w:date="2013-10-11T08:57:00Z"/>
          <w:rFonts w:ascii="Verdana" w:hAnsi="Verdana" w:cs="Verdana"/>
          <w:sz w:val="20"/>
          <w:szCs w:val="20"/>
        </w:rPr>
      </w:pPr>
    </w:p>
    <w:p w:rsidR="000D7A2B" w:rsidRDefault="000D7A2B" w:rsidP="00493AA8">
      <w:pPr>
        <w:numPr>
          <w:ins w:id="1176" w:author="ralph" w:date="2013-10-11T08:57:00Z"/>
        </w:numPr>
        <w:rPr>
          <w:ins w:id="1177" w:author="ralph" w:date="2013-10-11T09:05:00Z"/>
          <w:rFonts w:ascii="宋体" w:eastAsia="宋体" w:hAnsi="Verdana" w:cs="Times New Roman"/>
          <w:sz w:val="20"/>
          <w:szCs w:val="20"/>
        </w:rPr>
      </w:pPr>
      <w:ins w:id="1178" w:author="ralph" w:date="2013-10-11T08:57:00Z">
        <w:r w:rsidRPr="00392B59">
          <w:rPr>
            <w:rFonts w:ascii="宋体" w:eastAsia="宋体" w:hAnsi="Verdana" w:cs="宋体" w:hint="eastAsia"/>
            <w:sz w:val="20"/>
            <w:szCs w:val="20"/>
          </w:rPr>
          <w:t>此</w:t>
        </w:r>
        <w:r>
          <w:rPr>
            <w:rFonts w:ascii="宋体" w:eastAsia="宋体" w:hAnsi="Verdana" w:cs="宋体" w:hint="eastAsia"/>
            <w:sz w:val="20"/>
            <w:szCs w:val="20"/>
          </w:rPr>
          <w:t>表格包括了</w:t>
        </w:r>
        <w:proofErr w:type="gramStart"/>
        <w:r>
          <w:rPr>
            <w:rFonts w:ascii="宋体" w:eastAsia="宋体" w:hAnsi="Verdana" w:cs="宋体" w:hint="eastAsia"/>
            <w:sz w:val="20"/>
            <w:szCs w:val="20"/>
          </w:rPr>
          <w:t>分供应</w:t>
        </w:r>
        <w:proofErr w:type="gramEnd"/>
        <w:r>
          <w:rPr>
            <w:rFonts w:ascii="宋体" w:eastAsia="宋体" w:hAnsi="Verdana" w:cs="宋体" w:hint="eastAsia"/>
            <w:sz w:val="20"/>
            <w:szCs w:val="20"/>
          </w:rPr>
          <w:t>商</w:t>
        </w:r>
      </w:ins>
      <w:ins w:id="1179" w:author="ralph" w:date="2013-10-11T09:02:00Z">
        <w:r>
          <w:rPr>
            <w:rFonts w:ascii="宋体" w:eastAsia="宋体" w:hAnsi="Verdana" w:cs="宋体" w:hint="eastAsia"/>
            <w:sz w:val="20"/>
            <w:szCs w:val="20"/>
          </w:rPr>
          <w:t>在门店</w:t>
        </w:r>
      </w:ins>
      <w:ins w:id="1180" w:author="ralph" w:date="2013-10-11T08:57:00Z">
        <w:r>
          <w:rPr>
            <w:rFonts w:ascii="宋体" w:eastAsia="宋体" w:hAnsi="Verdana" w:cs="宋体" w:hint="eastAsia"/>
            <w:sz w:val="20"/>
            <w:szCs w:val="20"/>
          </w:rPr>
          <w:t>的库存状况。</w:t>
        </w:r>
        <w:r>
          <w:rPr>
            <w:rFonts w:ascii="宋体" w:eastAsia="宋体" w:hAnsi="Verdana" w:cs="Times New Roman"/>
            <w:sz w:val="20"/>
            <w:szCs w:val="20"/>
          </w:rPr>
          <w:br/>
        </w:r>
        <w:r>
          <w:rPr>
            <w:rFonts w:ascii="宋体" w:eastAsia="宋体" w:hAnsi="Verdana" w:cs="宋体"/>
            <w:sz w:val="20"/>
            <w:szCs w:val="20"/>
          </w:rPr>
          <w:t xml:space="preserve">this table includes </w:t>
        </w:r>
      </w:ins>
      <w:ins w:id="1181" w:author="ralph" w:date="2013-10-11T09:02:00Z">
        <w:r>
          <w:rPr>
            <w:rFonts w:ascii="宋体" w:eastAsia="宋体" w:hAnsi="Verdana" w:cs="宋体"/>
            <w:sz w:val="20"/>
            <w:szCs w:val="20"/>
          </w:rPr>
          <w:t xml:space="preserve">all </w:t>
        </w:r>
      </w:ins>
      <w:ins w:id="1182" w:author="ralph" w:date="2013-10-11T08:57:00Z">
        <w:r>
          <w:rPr>
            <w:rFonts w:ascii="宋体" w:eastAsia="宋体" w:hAnsi="Verdana" w:cs="宋体"/>
            <w:sz w:val="20"/>
            <w:szCs w:val="20"/>
          </w:rPr>
          <w:t>the inventory status by supplier</w:t>
        </w:r>
      </w:ins>
      <w:ins w:id="1183" w:author="ralph" w:date="2013-10-11T09:02:00Z">
        <w:r>
          <w:rPr>
            <w:rFonts w:ascii="宋体" w:eastAsia="宋体" w:hAnsi="Verdana" w:cs="宋体"/>
            <w:sz w:val="20"/>
            <w:szCs w:val="20"/>
          </w:rPr>
          <w:t>(not just primary supplier)</w:t>
        </w:r>
      </w:ins>
      <w:ins w:id="1184" w:author="ralph" w:date="2013-10-11T08:57:00Z">
        <w:r>
          <w:rPr>
            <w:rFonts w:ascii="宋体" w:eastAsia="宋体" w:hAnsi="Verdana" w:cs="Times New Roman"/>
            <w:sz w:val="20"/>
            <w:szCs w:val="20"/>
          </w:rPr>
          <w:br/>
        </w:r>
        <w:r>
          <w:rPr>
            <w:rFonts w:ascii="宋体" w:eastAsia="宋体" w:hAnsi="Verdana" w:cs="宋体" w:hint="eastAsia"/>
            <w:sz w:val="20"/>
            <w:szCs w:val="20"/>
          </w:rPr>
          <w:t>此表是否包含所有供应商</w:t>
        </w:r>
      </w:ins>
      <w:ins w:id="1185" w:author="ralph" w:date="2013-10-11T09:02:00Z">
        <w:r>
          <w:rPr>
            <w:rFonts w:ascii="宋体" w:eastAsia="宋体" w:hAnsi="Verdana" w:cs="宋体"/>
            <w:sz w:val="20"/>
            <w:szCs w:val="20"/>
          </w:rPr>
          <w:t>(</w:t>
        </w:r>
        <w:r>
          <w:rPr>
            <w:rFonts w:ascii="宋体" w:eastAsia="宋体" w:hAnsi="Verdana" w:cs="宋体" w:hint="eastAsia"/>
            <w:sz w:val="20"/>
            <w:szCs w:val="20"/>
          </w:rPr>
          <w:t>不仅仅是主供应商</w:t>
        </w:r>
        <w:r>
          <w:rPr>
            <w:rFonts w:ascii="宋体" w:eastAsia="宋体" w:hAnsi="Verdana" w:cs="宋体"/>
            <w:sz w:val="20"/>
            <w:szCs w:val="20"/>
          </w:rPr>
          <w:t>)</w:t>
        </w:r>
      </w:ins>
      <w:ins w:id="1186" w:author="ralph" w:date="2013-10-11T09:05:00Z">
        <w:r>
          <w:rPr>
            <w:rFonts w:ascii="宋体" w:eastAsia="宋体" w:hAnsi="Verdana" w:cs="宋体" w:hint="eastAsia"/>
            <w:sz w:val="20"/>
            <w:szCs w:val="20"/>
          </w:rPr>
          <w:t>在门店内的库存</w:t>
        </w:r>
      </w:ins>
      <w:ins w:id="1187" w:author="ralph" w:date="2013-10-11T08:57:00Z">
        <w:r>
          <w:rPr>
            <w:rFonts w:ascii="宋体" w:eastAsia="宋体" w:hAnsi="Verdana" w:cs="宋体" w:hint="eastAsia"/>
            <w:sz w:val="20"/>
            <w:szCs w:val="20"/>
          </w:rPr>
          <w:t>数据</w:t>
        </w:r>
      </w:ins>
    </w:p>
    <w:p w:rsidR="000D7A2B" w:rsidRDefault="000D7A2B" w:rsidP="00493AA8">
      <w:pPr>
        <w:numPr>
          <w:ins w:id="1188" w:author="ralph" w:date="2013-10-11T08:57:00Z"/>
        </w:numPr>
        <w:rPr>
          <w:ins w:id="1189" w:author="ralph" w:date="2013-10-11T08:57:00Z"/>
          <w:rFonts w:eastAsia="宋体" w:cs="Times New Roman"/>
          <w:sz w:val="20"/>
          <w:szCs w:val="20"/>
        </w:rPr>
      </w:pPr>
      <w:ins w:id="1190" w:author="ralph" w:date="2013-10-11T08:57:00Z">
        <w:r>
          <w:rPr>
            <w:rFonts w:ascii="宋体" w:eastAsia="宋体" w:hAnsi="Verdana" w:cs="宋体" w:hint="eastAsia"/>
            <w:sz w:val="20"/>
            <w:szCs w:val="20"/>
          </w:rPr>
          <w:t>如果把这张表添加一个字段分门店和分</w:t>
        </w:r>
        <w:r>
          <w:rPr>
            <w:rFonts w:ascii="宋体" w:eastAsia="宋体" w:hAnsi="Verdana" w:cs="宋体"/>
            <w:sz w:val="20"/>
            <w:szCs w:val="20"/>
          </w:rPr>
          <w:t>DC</w:t>
        </w:r>
        <w:r>
          <w:rPr>
            <w:rFonts w:ascii="宋体" w:eastAsia="宋体" w:hAnsi="Verdana" w:cs="宋体" w:hint="eastAsia"/>
            <w:sz w:val="20"/>
            <w:szCs w:val="20"/>
          </w:rPr>
          <w:t>，那么是不是就等是第</w:t>
        </w:r>
        <w:r>
          <w:rPr>
            <w:rFonts w:ascii="宋体" w:eastAsia="宋体" w:hAnsi="Verdana" w:cs="宋体"/>
            <w:sz w:val="20"/>
            <w:szCs w:val="20"/>
          </w:rPr>
          <w:t>23</w:t>
        </w:r>
        <w:r>
          <w:rPr>
            <w:rFonts w:ascii="宋体" w:eastAsia="宋体" w:hAnsi="Verdana" w:cs="宋体" w:hint="eastAsia"/>
            <w:sz w:val="20"/>
            <w:szCs w:val="20"/>
          </w:rPr>
          <w:t>张和第</w:t>
        </w:r>
        <w:r>
          <w:rPr>
            <w:rFonts w:ascii="宋体" w:eastAsia="宋体" w:hAnsi="Verdana" w:cs="宋体"/>
            <w:sz w:val="20"/>
            <w:szCs w:val="20"/>
          </w:rPr>
          <w:t>22</w:t>
        </w:r>
        <w:r>
          <w:rPr>
            <w:rFonts w:ascii="宋体" w:eastAsia="宋体" w:hAnsi="Verdana" w:cs="宋体" w:hint="eastAsia"/>
            <w:sz w:val="20"/>
            <w:szCs w:val="20"/>
          </w:rPr>
          <w:t>张表格</w:t>
        </w:r>
        <w:r>
          <w:rPr>
            <w:rFonts w:ascii="宋体" w:eastAsia="宋体" w:hAnsi="Verdana" w:cs="宋体"/>
            <w:sz w:val="20"/>
            <w:szCs w:val="20"/>
          </w:rPr>
          <w:t xml:space="preserve">does it include all the </w:t>
        </w:r>
        <w:r>
          <w:rPr>
            <w:rFonts w:ascii="宋体" w:eastAsia="宋体" w:hAnsi="Verdana" w:cs="宋体"/>
            <w:sz w:val="20"/>
            <w:szCs w:val="20"/>
          </w:rPr>
          <w:lastRenderedPageBreak/>
          <w:t>suppliers,not just primary,by DC = 23  by store = 22?</w:t>
        </w:r>
      </w:ins>
    </w:p>
    <w:tbl>
      <w:tblPr>
        <w:tblW w:w="0" w:type="auto"/>
        <w:tblInd w:w="2" w:type="dxa"/>
        <w:tblBorders>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343"/>
        <w:gridCol w:w="1732"/>
        <w:gridCol w:w="6777"/>
      </w:tblGrid>
      <w:tr w:rsidR="000D7A2B">
        <w:trPr>
          <w:cantSplit/>
          <w:tblHeader/>
          <w:ins w:id="1191" w:author="ralph" w:date="2013-10-11T08:57:00Z"/>
        </w:trPr>
        <w:tc>
          <w:tcPr>
            <w:tcW w:w="1343" w:type="dxa"/>
            <w:shd w:val="clear" w:color="auto" w:fill="E6E6E6"/>
            <w:tcMar>
              <w:top w:w="0" w:type="dxa"/>
              <w:left w:w="108" w:type="dxa"/>
              <w:bottom w:w="0" w:type="dxa"/>
              <w:right w:w="108" w:type="dxa"/>
            </w:tcMar>
          </w:tcPr>
          <w:p w:rsidR="000D7A2B" w:rsidRDefault="000D7A2B" w:rsidP="00493AA8">
            <w:pPr>
              <w:pStyle w:val="TableHeading"/>
              <w:numPr>
                <w:ins w:id="1192" w:author="ralph" w:date="2013-10-11T08:57:00Z"/>
              </w:numPr>
              <w:suppressLineNumbers w:val="0"/>
              <w:suppressAutoHyphens w:val="0"/>
              <w:spacing w:line="276" w:lineRule="auto"/>
              <w:rPr>
                <w:ins w:id="1193" w:author="ralph" w:date="2013-10-11T08:57:00Z"/>
                <w:rFonts w:eastAsia="宋体" w:cs="Times New Roman"/>
              </w:rPr>
            </w:pPr>
            <w:ins w:id="1194" w:author="ralph" w:date="2013-10-11T08:57:00Z">
              <w:r>
                <w:rPr>
                  <w:rFonts w:ascii="Verdana" w:hAnsi="Verdana" w:cs="Verdana"/>
                  <w:b w:val="0"/>
                  <w:bCs w:val="0"/>
                  <w:caps/>
                  <w:color w:val="000000"/>
                  <w:sz w:val="18"/>
                  <w:szCs w:val="18"/>
                </w:rPr>
                <w:t>Field</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字段</w:t>
              </w:r>
            </w:ins>
          </w:p>
        </w:tc>
        <w:tc>
          <w:tcPr>
            <w:tcW w:w="1732" w:type="dxa"/>
            <w:shd w:val="clear" w:color="auto" w:fill="E6E6E6"/>
            <w:tcMar>
              <w:top w:w="0" w:type="dxa"/>
              <w:left w:w="108" w:type="dxa"/>
              <w:bottom w:w="0" w:type="dxa"/>
              <w:right w:w="108" w:type="dxa"/>
            </w:tcMar>
          </w:tcPr>
          <w:p w:rsidR="000D7A2B" w:rsidRDefault="000D7A2B" w:rsidP="00493AA8">
            <w:pPr>
              <w:pStyle w:val="TableHeading"/>
              <w:numPr>
                <w:ins w:id="1195" w:author="ralph" w:date="2013-10-11T08:57:00Z"/>
              </w:numPr>
              <w:suppressLineNumbers w:val="0"/>
              <w:suppressAutoHyphens w:val="0"/>
              <w:spacing w:line="276" w:lineRule="auto"/>
              <w:rPr>
                <w:ins w:id="1196" w:author="ralph" w:date="2013-10-11T08:57:00Z"/>
                <w:rFonts w:eastAsia="宋体" w:cs="Times New Roman"/>
              </w:rPr>
            </w:pPr>
            <w:ins w:id="1197" w:author="ralph" w:date="2013-10-11T08:57:00Z">
              <w:r>
                <w:rPr>
                  <w:rFonts w:ascii="Verdana" w:hAnsi="Verdana" w:cs="Verdana"/>
                  <w:b w:val="0"/>
                  <w:bCs w:val="0"/>
                  <w:caps/>
                  <w:color w:val="000000"/>
                  <w:sz w:val="18"/>
                  <w:szCs w:val="18"/>
                </w:rPr>
                <w:t>Type</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类型</w:t>
              </w:r>
            </w:ins>
          </w:p>
        </w:tc>
        <w:tc>
          <w:tcPr>
            <w:tcW w:w="6777" w:type="dxa"/>
            <w:shd w:val="clear" w:color="auto" w:fill="E6E6E6"/>
            <w:tcMar>
              <w:top w:w="0" w:type="dxa"/>
              <w:left w:w="108" w:type="dxa"/>
              <w:bottom w:w="0" w:type="dxa"/>
              <w:right w:w="108" w:type="dxa"/>
            </w:tcMar>
          </w:tcPr>
          <w:p w:rsidR="000D7A2B" w:rsidRDefault="000D7A2B" w:rsidP="00493AA8">
            <w:pPr>
              <w:pStyle w:val="TableHeading"/>
              <w:numPr>
                <w:ins w:id="1198" w:author="ralph" w:date="2013-10-11T08:57:00Z"/>
              </w:numPr>
              <w:suppressLineNumbers w:val="0"/>
              <w:suppressAutoHyphens w:val="0"/>
              <w:spacing w:line="276" w:lineRule="auto"/>
              <w:rPr>
                <w:ins w:id="1199" w:author="ralph" w:date="2013-10-11T08:57:00Z"/>
                <w:rFonts w:eastAsia="宋体" w:cs="Times New Roman"/>
              </w:rPr>
            </w:pPr>
            <w:ins w:id="1200" w:author="ralph" w:date="2013-10-11T08:57:00Z">
              <w:r>
                <w:rPr>
                  <w:rFonts w:ascii="Verdana" w:hAnsi="Verdana" w:cs="Verdana"/>
                  <w:b w:val="0"/>
                  <w:bCs w:val="0"/>
                  <w:caps/>
                  <w:color w:val="000000"/>
                  <w:sz w:val="18"/>
                  <w:szCs w:val="18"/>
                </w:rPr>
                <w:t>Comments / Questions</w:t>
              </w:r>
              <w:r>
                <w:rPr>
                  <w:rFonts w:ascii="Verdana" w:eastAsia="宋体" w:hAnsi="Verdana" w:cs="Verdana"/>
                  <w:b w:val="0"/>
                  <w:bCs w:val="0"/>
                  <w:caps/>
                  <w:color w:val="000000"/>
                  <w:sz w:val="18"/>
                  <w:szCs w:val="18"/>
                </w:rPr>
                <w:t xml:space="preserve"> </w:t>
              </w:r>
              <w:r>
                <w:rPr>
                  <w:rFonts w:ascii="Verdana" w:eastAsia="宋体" w:hAnsi="Verdana" w:cs="宋体" w:hint="eastAsia"/>
                  <w:b w:val="0"/>
                  <w:bCs w:val="0"/>
                  <w:caps/>
                  <w:color w:val="000000"/>
                  <w:sz w:val="18"/>
                  <w:szCs w:val="18"/>
                </w:rPr>
                <w:t>建议</w:t>
              </w:r>
              <w:r>
                <w:rPr>
                  <w:rFonts w:ascii="Verdana" w:eastAsia="宋体" w:hAnsi="Verdana" w:cs="Verdana"/>
                  <w:b w:val="0"/>
                  <w:bCs w:val="0"/>
                  <w:caps/>
                  <w:color w:val="000000"/>
                  <w:sz w:val="18"/>
                  <w:szCs w:val="18"/>
                </w:rPr>
                <w:t>/</w:t>
              </w:r>
              <w:r>
                <w:rPr>
                  <w:rFonts w:ascii="Verdana" w:eastAsia="宋体" w:hAnsi="Verdana" w:cs="宋体" w:hint="eastAsia"/>
                  <w:b w:val="0"/>
                  <w:bCs w:val="0"/>
                  <w:caps/>
                  <w:color w:val="000000"/>
                  <w:sz w:val="18"/>
                  <w:szCs w:val="18"/>
                </w:rPr>
                <w:t>问题</w:t>
              </w:r>
            </w:ins>
          </w:p>
        </w:tc>
      </w:tr>
      <w:tr w:rsidR="000D7A2B">
        <w:trPr>
          <w:trHeight w:val="349"/>
          <w:ins w:id="1201" w:author="ralph" w:date="2013-10-11T08:57:00Z"/>
        </w:trPr>
        <w:tc>
          <w:tcPr>
            <w:tcW w:w="1343" w:type="dxa"/>
            <w:shd w:val="clear" w:color="auto" w:fill="FFFFFF"/>
            <w:tcMar>
              <w:top w:w="0" w:type="dxa"/>
              <w:left w:w="108" w:type="dxa"/>
              <w:bottom w:w="0" w:type="dxa"/>
              <w:right w:w="108" w:type="dxa"/>
            </w:tcMar>
          </w:tcPr>
          <w:p w:rsidR="000D7A2B" w:rsidRDefault="000D7A2B" w:rsidP="00493AA8">
            <w:pPr>
              <w:pStyle w:val="TableContents"/>
              <w:numPr>
                <w:ins w:id="1202" w:author="ralph" w:date="2013-10-11T08:57:00Z"/>
              </w:numPr>
              <w:suppressLineNumbers w:val="0"/>
              <w:suppressAutoHyphens w:val="0"/>
              <w:spacing w:line="276" w:lineRule="auto"/>
              <w:rPr>
                <w:ins w:id="1203" w:author="ralph" w:date="2013-10-11T08:57:00Z"/>
                <w:rFonts w:ascii="Verdana" w:eastAsia="宋体" w:hAnsi="Verdana" w:cs="Times New Roman"/>
                <w:sz w:val="18"/>
                <w:szCs w:val="18"/>
              </w:rPr>
            </w:pPr>
            <w:ins w:id="1204" w:author="ralph" w:date="2013-10-11T08:57:00Z">
              <w:r>
                <w:rPr>
                  <w:rFonts w:ascii="Verdana" w:hAnsi="Verdana" w:cs="Verdana"/>
                  <w:sz w:val="18"/>
                  <w:szCs w:val="18"/>
                </w:rPr>
                <w:t>Date</w:t>
              </w:r>
            </w:ins>
          </w:p>
          <w:p w:rsidR="000D7A2B" w:rsidRDefault="000D7A2B" w:rsidP="00493AA8">
            <w:pPr>
              <w:pStyle w:val="TableContents"/>
              <w:numPr>
                <w:ins w:id="1205" w:author="ralph" w:date="2013-10-11T08:57:00Z"/>
              </w:numPr>
              <w:suppressLineNumbers w:val="0"/>
              <w:suppressAutoHyphens w:val="0"/>
              <w:spacing w:line="276" w:lineRule="auto"/>
              <w:rPr>
                <w:ins w:id="1206" w:author="ralph" w:date="2013-10-11T08:57:00Z"/>
                <w:rFonts w:eastAsia="宋体" w:cs="Times New Roman"/>
              </w:rPr>
            </w:pPr>
            <w:ins w:id="1207" w:author="ralph" w:date="2013-10-11T08:57:00Z">
              <w:r>
                <w:rPr>
                  <w:rFonts w:ascii="Verdana" w:eastAsia="宋体" w:hAnsi="Verdana" w:cs="宋体" w:hint="eastAsia"/>
                  <w:sz w:val="18"/>
                  <w:szCs w:val="18"/>
                </w:rPr>
                <w:t>日期</w:t>
              </w:r>
            </w:ins>
          </w:p>
        </w:tc>
        <w:tc>
          <w:tcPr>
            <w:tcW w:w="1732" w:type="dxa"/>
            <w:shd w:val="clear" w:color="auto" w:fill="FFFFFF"/>
            <w:tcMar>
              <w:top w:w="0" w:type="dxa"/>
              <w:left w:w="108" w:type="dxa"/>
              <w:bottom w:w="0" w:type="dxa"/>
              <w:right w:w="108" w:type="dxa"/>
            </w:tcMar>
          </w:tcPr>
          <w:p w:rsidR="000D7A2B" w:rsidRDefault="000D7A2B" w:rsidP="00493AA8">
            <w:pPr>
              <w:pStyle w:val="TableContents"/>
              <w:numPr>
                <w:ins w:id="1208" w:author="ralph" w:date="2013-10-11T08:57:00Z"/>
              </w:numPr>
              <w:suppressLineNumbers w:val="0"/>
              <w:suppressAutoHyphens w:val="0"/>
              <w:spacing w:line="276" w:lineRule="auto"/>
              <w:rPr>
                <w:ins w:id="1209" w:author="ralph" w:date="2013-10-11T08:57:00Z"/>
                <w:rFonts w:ascii="Verdana" w:eastAsia="宋体" w:hAnsi="Verdana" w:cs="Times New Roman"/>
                <w:sz w:val="18"/>
                <w:szCs w:val="18"/>
              </w:rPr>
            </w:pPr>
            <w:ins w:id="1210" w:author="ralph" w:date="2013-10-11T08:57:00Z">
              <w:r>
                <w:rPr>
                  <w:rFonts w:ascii="Verdana" w:hAnsi="Verdana" w:cs="Verdana"/>
                  <w:sz w:val="18"/>
                  <w:szCs w:val="18"/>
                </w:rPr>
                <w:t>Date</w:t>
              </w:r>
            </w:ins>
          </w:p>
          <w:p w:rsidR="000D7A2B" w:rsidRDefault="000D7A2B" w:rsidP="00493AA8">
            <w:pPr>
              <w:pStyle w:val="TableContents"/>
              <w:numPr>
                <w:ins w:id="1211" w:author="ralph" w:date="2013-10-11T08:57:00Z"/>
              </w:numPr>
              <w:suppressLineNumbers w:val="0"/>
              <w:suppressAutoHyphens w:val="0"/>
              <w:spacing w:line="276" w:lineRule="auto"/>
              <w:rPr>
                <w:ins w:id="1212" w:author="ralph" w:date="2013-10-11T08:57:00Z"/>
                <w:rFonts w:eastAsia="宋体" w:cs="Times New Roman"/>
              </w:rPr>
            </w:pPr>
            <w:ins w:id="1213" w:author="ralph" w:date="2013-10-11T08:57:00Z">
              <w:r>
                <w:rPr>
                  <w:rFonts w:ascii="Verdana" w:eastAsia="宋体" w:hAnsi="Verdana" w:cs="宋体" w:hint="eastAsia"/>
                  <w:sz w:val="18"/>
                  <w:szCs w:val="18"/>
                </w:rPr>
                <w:t>日期</w:t>
              </w:r>
            </w:ins>
          </w:p>
        </w:tc>
        <w:tc>
          <w:tcPr>
            <w:tcW w:w="6777" w:type="dxa"/>
            <w:shd w:val="clear" w:color="auto" w:fill="FFFFFF"/>
            <w:tcMar>
              <w:top w:w="0" w:type="dxa"/>
              <w:left w:w="108" w:type="dxa"/>
              <w:bottom w:w="0" w:type="dxa"/>
              <w:right w:w="108" w:type="dxa"/>
            </w:tcMar>
          </w:tcPr>
          <w:p w:rsidR="000D7A2B" w:rsidRDefault="000D7A2B" w:rsidP="00493AA8">
            <w:pPr>
              <w:pStyle w:val="TableContents"/>
              <w:numPr>
                <w:ins w:id="1214" w:author="ralph" w:date="2013-10-11T08:57:00Z"/>
              </w:numPr>
              <w:suppressLineNumbers w:val="0"/>
              <w:suppressAutoHyphens w:val="0"/>
              <w:spacing w:line="276" w:lineRule="auto"/>
              <w:rPr>
                <w:ins w:id="1215" w:author="ralph" w:date="2013-10-11T08:57:00Z"/>
                <w:rFonts w:ascii="Verdana" w:eastAsia="宋体" w:hAnsi="Verdana" w:cs="Times New Roman"/>
                <w:sz w:val="18"/>
                <w:szCs w:val="18"/>
              </w:rPr>
            </w:pPr>
            <w:ins w:id="1216" w:author="ralph" w:date="2013-10-11T08:57:00Z">
              <w:r>
                <w:rPr>
                  <w:rFonts w:ascii="Verdana" w:hAnsi="Verdana" w:cs="Verdana"/>
                  <w:sz w:val="18"/>
                  <w:szCs w:val="18"/>
                </w:rPr>
                <w:t>Daily data</w:t>
              </w:r>
            </w:ins>
          </w:p>
          <w:p w:rsidR="000D7A2B" w:rsidRDefault="000D7A2B" w:rsidP="00493AA8">
            <w:pPr>
              <w:pStyle w:val="TableContents"/>
              <w:numPr>
                <w:ins w:id="1217" w:author="ralph" w:date="2013-10-11T08:57:00Z"/>
              </w:numPr>
              <w:suppressLineNumbers w:val="0"/>
              <w:suppressAutoHyphens w:val="0"/>
              <w:spacing w:line="276" w:lineRule="auto"/>
              <w:rPr>
                <w:ins w:id="1218" w:author="ralph" w:date="2013-10-11T08:57:00Z"/>
                <w:rFonts w:eastAsia="宋体" w:cs="Times New Roman"/>
              </w:rPr>
            </w:pPr>
            <w:proofErr w:type="gramStart"/>
            <w:ins w:id="1219" w:author="ralph" w:date="2013-10-11T08:57:00Z">
              <w:r>
                <w:rPr>
                  <w:rFonts w:ascii="Verdana" w:eastAsia="宋体" w:hAnsi="Verdana" w:cs="宋体" w:hint="eastAsia"/>
                  <w:sz w:val="18"/>
                  <w:szCs w:val="18"/>
                </w:rPr>
                <w:t>日数据</w:t>
              </w:r>
              <w:proofErr w:type="gramEnd"/>
            </w:ins>
          </w:p>
        </w:tc>
      </w:tr>
      <w:tr w:rsidR="000D7A2B">
        <w:trPr>
          <w:ins w:id="1220" w:author="ralph" w:date="2013-10-11T08:57:00Z"/>
        </w:trPr>
        <w:tc>
          <w:tcPr>
            <w:tcW w:w="1343" w:type="dxa"/>
            <w:shd w:val="clear" w:color="auto" w:fill="FFFFFF"/>
            <w:tcMar>
              <w:top w:w="0" w:type="dxa"/>
              <w:left w:w="108" w:type="dxa"/>
              <w:bottom w:w="0" w:type="dxa"/>
              <w:right w:w="108" w:type="dxa"/>
            </w:tcMar>
          </w:tcPr>
          <w:p w:rsidR="000D7A2B" w:rsidRDefault="000D7A2B" w:rsidP="00493AA8">
            <w:pPr>
              <w:pStyle w:val="TableContents"/>
              <w:numPr>
                <w:ins w:id="1221" w:author="ralph" w:date="2013-10-11T08:57:00Z"/>
              </w:numPr>
              <w:suppressLineNumbers w:val="0"/>
              <w:suppressAutoHyphens w:val="0"/>
              <w:spacing w:line="276" w:lineRule="auto"/>
              <w:rPr>
                <w:ins w:id="1222" w:author="ralph" w:date="2013-10-11T08:57:00Z"/>
                <w:rFonts w:ascii="Verdana" w:eastAsia="宋体" w:hAnsi="Verdana" w:cs="Times New Roman"/>
                <w:sz w:val="18"/>
                <w:szCs w:val="18"/>
              </w:rPr>
            </w:pPr>
            <w:ins w:id="1223" w:author="ralph" w:date="2013-10-11T08:57:00Z">
              <w:r>
                <w:rPr>
                  <w:rFonts w:ascii="Verdana" w:eastAsia="宋体" w:hAnsi="Verdana" w:cs="Verdana"/>
                  <w:sz w:val="18"/>
                  <w:szCs w:val="18"/>
                </w:rPr>
                <w:t>outlet</w:t>
              </w:r>
              <w:r>
                <w:rPr>
                  <w:rFonts w:ascii="Verdana" w:hAnsi="Verdana" w:cs="Verdana"/>
                  <w:sz w:val="18"/>
                  <w:szCs w:val="18"/>
                </w:rPr>
                <w:t xml:space="preserve"> ID</w:t>
              </w:r>
            </w:ins>
          </w:p>
          <w:p w:rsidR="000D7A2B" w:rsidRDefault="000D7A2B" w:rsidP="00493AA8">
            <w:pPr>
              <w:pStyle w:val="TableContents"/>
              <w:numPr>
                <w:ins w:id="1224" w:author="ralph" w:date="2013-10-11T08:57:00Z"/>
              </w:numPr>
              <w:suppressLineNumbers w:val="0"/>
              <w:suppressAutoHyphens w:val="0"/>
              <w:spacing w:line="276" w:lineRule="auto"/>
              <w:rPr>
                <w:ins w:id="1225" w:author="ralph" w:date="2013-10-11T08:57:00Z"/>
                <w:rFonts w:eastAsia="宋体" w:cs="Times New Roman"/>
              </w:rPr>
            </w:pPr>
            <w:ins w:id="1226" w:author="ralph" w:date="2013-10-11T08:57:00Z">
              <w:r>
                <w:rPr>
                  <w:rFonts w:ascii="Verdana" w:eastAsia="宋体" w:hAnsi="Verdana" w:cs="宋体" w:hint="eastAsia"/>
                  <w:sz w:val="18"/>
                  <w:szCs w:val="18"/>
                </w:rPr>
                <w:t>门店</w:t>
              </w:r>
              <w:r>
                <w:rPr>
                  <w:rFonts w:ascii="Verdana" w:eastAsia="宋体" w:hAnsi="Verdana" w:cs="Verdana"/>
                  <w:sz w:val="18"/>
                  <w:szCs w:val="18"/>
                </w:rPr>
                <w:t>_ID</w:t>
              </w:r>
            </w:ins>
          </w:p>
        </w:tc>
        <w:tc>
          <w:tcPr>
            <w:tcW w:w="1732" w:type="dxa"/>
            <w:shd w:val="clear" w:color="auto" w:fill="FFFFFF"/>
            <w:tcMar>
              <w:top w:w="0" w:type="dxa"/>
              <w:left w:w="108" w:type="dxa"/>
              <w:bottom w:w="0" w:type="dxa"/>
              <w:right w:w="108" w:type="dxa"/>
            </w:tcMar>
          </w:tcPr>
          <w:p w:rsidR="000D7A2B" w:rsidRDefault="000D7A2B" w:rsidP="00493AA8">
            <w:pPr>
              <w:pStyle w:val="TableContents"/>
              <w:numPr>
                <w:ins w:id="1227" w:author="ralph" w:date="2013-10-11T08:57:00Z"/>
              </w:numPr>
              <w:suppressLineNumbers w:val="0"/>
              <w:suppressAutoHyphens w:val="0"/>
              <w:spacing w:line="276" w:lineRule="auto"/>
              <w:rPr>
                <w:ins w:id="1228" w:author="ralph" w:date="2013-10-11T08:57:00Z"/>
                <w:rFonts w:ascii="Verdana" w:eastAsia="宋体" w:hAnsi="Verdana" w:cs="Times New Roman"/>
                <w:sz w:val="18"/>
                <w:szCs w:val="18"/>
              </w:rPr>
            </w:pPr>
            <w:ins w:id="1229" w:author="ralph" w:date="2013-10-11T08:57:00Z">
              <w:r>
                <w:rPr>
                  <w:rFonts w:ascii="Verdana" w:hAnsi="Verdana" w:cs="Verdana"/>
                  <w:sz w:val="18"/>
                  <w:szCs w:val="18"/>
                </w:rPr>
                <w:t>Alphanumeric id</w:t>
              </w:r>
            </w:ins>
          </w:p>
          <w:p w:rsidR="000D7A2B" w:rsidRDefault="000D7A2B" w:rsidP="00493AA8">
            <w:pPr>
              <w:pStyle w:val="TableContents"/>
              <w:numPr>
                <w:ins w:id="1230" w:author="ralph" w:date="2013-10-11T08:57:00Z"/>
              </w:numPr>
              <w:suppressLineNumbers w:val="0"/>
              <w:suppressAutoHyphens w:val="0"/>
              <w:spacing w:line="276" w:lineRule="auto"/>
              <w:rPr>
                <w:ins w:id="1231" w:author="ralph" w:date="2013-10-11T08:57:00Z"/>
                <w:rFonts w:cs="Times New Roman"/>
              </w:rPr>
            </w:pPr>
            <w:ins w:id="1232" w:author="ralph" w:date="2013-10-11T08:57:00Z">
              <w:r>
                <w:rPr>
                  <w:rFonts w:ascii="Verdana" w:eastAsia="宋体" w:hAnsi="Verdana" w:cs="宋体" w:hint="eastAsia"/>
                  <w:sz w:val="18"/>
                  <w:szCs w:val="18"/>
                </w:rPr>
                <w:t>字母数字</w:t>
              </w:r>
              <w:r>
                <w:rPr>
                  <w:rFonts w:ascii="Verdana" w:eastAsia="宋体" w:hAnsi="Verdana" w:cs="Verdana"/>
                  <w:sz w:val="18"/>
                  <w:szCs w:val="18"/>
                </w:rPr>
                <w:t>id</w:t>
              </w:r>
            </w:ins>
          </w:p>
        </w:tc>
        <w:tc>
          <w:tcPr>
            <w:tcW w:w="6777" w:type="dxa"/>
            <w:shd w:val="clear" w:color="auto" w:fill="FFFFFF"/>
            <w:tcMar>
              <w:top w:w="0" w:type="dxa"/>
              <w:left w:w="108" w:type="dxa"/>
              <w:bottom w:w="0" w:type="dxa"/>
              <w:right w:w="108" w:type="dxa"/>
            </w:tcMar>
          </w:tcPr>
          <w:p w:rsidR="000D7A2B" w:rsidRDefault="000D7A2B" w:rsidP="00493AA8">
            <w:pPr>
              <w:pStyle w:val="TableContents"/>
              <w:numPr>
                <w:ins w:id="1233" w:author="ralph" w:date="2013-10-11T08:57:00Z"/>
              </w:numPr>
              <w:suppressLineNumbers w:val="0"/>
              <w:suppressAutoHyphens w:val="0"/>
              <w:spacing w:line="276" w:lineRule="auto"/>
              <w:rPr>
                <w:ins w:id="1234" w:author="ralph" w:date="2013-10-11T08:57:00Z"/>
                <w:rFonts w:ascii="Verdana" w:eastAsia="宋体" w:hAnsi="Verdana" w:cs="Times New Roman"/>
                <w:sz w:val="18"/>
                <w:szCs w:val="18"/>
              </w:rPr>
            </w:pPr>
            <w:ins w:id="1235" w:author="ralph" w:date="2013-10-11T08:57:00Z">
              <w:r>
                <w:rPr>
                  <w:rFonts w:ascii="Verdana" w:hAnsi="Verdana" w:cs="Verdana"/>
                  <w:sz w:val="18"/>
                  <w:szCs w:val="18"/>
                </w:rPr>
                <w:t>This identifier must be related with the outlet master data when outlet is a store (ST)</w:t>
              </w:r>
            </w:ins>
          </w:p>
          <w:p w:rsidR="000D7A2B" w:rsidRDefault="000D7A2B" w:rsidP="00493AA8">
            <w:pPr>
              <w:pStyle w:val="TableContents"/>
              <w:numPr>
                <w:ins w:id="1236" w:author="ralph" w:date="2013-10-11T08:57:00Z"/>
              </w:numPr>
              <w:suppressLineNumbers w:val="0"/>
              <w:suppressAutoHyphens w:val="0"/>
              <w:spacing w:line="276" w:lineRule="auto"/>
              <w:rPr>
                <w:ins w:id="1237" w:author="ralph" w:date="2013-10-11T08:57:00Z"/>
                <w:rFonts w:eastAsia="宋体" w:cs="Times New Roman"/>
              </w:rPr>
            </w:pPr>
            <w:ins w:id="1238" w:author="ralph" w:date="2013-10-11T08:57:00Z">
              <w:r>
                <w:rPr>
                  <w:rFonts w:ascii="Verdana" w:eastAsia="宋体" w:hAnsi="Verdana" w:cs="宋体" w:hint="eastAsia"/>
                  <w:sz w:val="18"/>
                  <w:szCs w:val="18"/>
                </w:rPr>
                <w:t>当门店是一个门店（营业门店）时，此标识符必须与门店主数据进行关联</w:t>
              </w:r>
            </w:ins>
          </w:p>
        </w:tc>
      </w:tr>
      <w:tr w:rsidR="000D7A2B">
        <w:trPr>
          <w:ins w:id="1239" w:author="ralph" w:date="2013-10-11T08:57:00Z"/>
        </w:trPr>
        <w:tc>
          <w:tcPr>
            <w:tcW w:w="1343" w:type="dxa"/>
            <w:shd w:val="clear" w:color="auto" w:fill="FFFFFF"/>
            <w:tcMar>
              <w:top w:w="0" w:type="dxa"/>
              <w:left w:w="108" w:type="dxa"/>
              <w:bottom w:w="0" w:type="dxa"/>
              <w:right w:w="108" w:type="dxa"/>
            </w:tcMar>
          </w:tcPr>
          <w:p w:rsidR="000D7A2B" w:rsidRDefault="000D7A2B" w:rsidP="00493AA8">
            <w:pPr>
              <w:pStyle w:val="TableContents"/>
              <w:numPr>
                <w:ins w:id="1240" w:author="ralph" w:date="2013-10-11T08:57:00Z"/>
              </w:numPr>
              <w:suppressLineNumbers w:val="0"/>
              <w:suppressAutoHyphens w:val="0"/>
              <w:spacing w:line="276" w:lineRule="auto"/>
              <w:rPr>
                <w:ins w:id="1241" w:author="ralph" w:date="2013-10-11T08:57:00Z"/>
                <w:rFonts w:ascii="Verdana" w:eastAsia="宋体" w:hAnsi="Verdana" w:cs="Times New Roman"/>
                <w:sz w:val="18"/>
                <w:szCs w:val="18"/>
              </w:rPr>
            </w:pPr>
            <w:ins w:id="1242" w:author="ralph" w:date="2013-10-11T08:57:00Z">
              <w:r>
                <w:rPr>
                  <w:rFonts w:ascii="Verdana" w:hAnsi="Verdana" w:cs="Verdana"/>
                  <w:sz w:val="18"/>
                  <w:szCs w:val="18"/>
                </w:rPr>
                <w:t>supplier_ID</w:t>
              </w:r>
            </w:ins>
          </w:p>
          <w:p w:rsidR="000D7A2B" w:rsidRDefault="000D7A2B" w:rsidP="00493AA8">
            <w:pPr>
              <w:pStyle w:val="TableContents"/>
              <w:numPr>
                <w:ins w:id="1243" w:author="ralph" w:date="2013-10-11T08:57:00Z"/>
              </w:numPr>
              <w:suppressLineNumbers w:val="0"/>
              <w:suppressAutoHyphens w:val="0"/>
              <w:spacing w:line="276" w:lineRule="auto"/>
              <w:rPr>
                <w:ins w:id="1244" w:author="ralph" w:date="2013-10-11T08:57:00Z"/>
                <w:rFonts w:eastAsia="宋体" w:cs="Times New Roman"/>
              </w:rPr>
            </w:pPr>
            <w:ins w:id="1245" w:author="ralph" w:date="2013-10-11T08:57:00Z">
              <w:r>
                <w:rPr>
                  <w:rFonts w:ascii="Verdana" w:eastAsia="宋体" w:hAnsi="Verdana" w:cs="宋体" w:hint="eastAsia"/>
                  <w:sz w:val="18"/>
                  <w:szCs w:val="18"/>
                </w:rPr>
                <w:t>供应商</w:t>
              </w:r>
              <w:r>
                <w:rPr>
                  <w:rFonts w:ascii="Verdana" w:eastAsia="宋体" w:hAnsi="Verdana" w:cs="Verdana"/>
                  <w:sz w:val="18"/>
                  <w:szCs w:val="18"/>
                </w:rPr>
                <w:t>_ID</w:t>
              </w:r>
            </w:ins>
          </w:p>
        </w:tc>
        <w:tc>
          <w:tcPr>
            <w:tcW w:w="1732" w:type="dxa"/>
            <w:shd w:val="clear" w:color="auto" w:fill="FFFFFF"/>
            <w:tcMar>
              <w:top w:w="0" w:type="dxa"/>
              <w:left w:w="108" w:type="dxa"/>
              <w:bottom w:w="0" w:type="dxa"/>
              <w:right w:w="108" w:type="dxa"/>
            </w:tcMar>
          </w:tcPr>
          <w:p w:rsidR="000D7A2B" w:rsidRDefault="000D7A2B" w:rsidP="00493AA8">
            <w:pPr>
              <w:pStyle w:val="TableContents"/>
              <w:numPr>
                <w:ins w:id="1246" w:author="ralph" w:date="2013-10-11T08:57:00Z"/>
              </w:numPr>
              <w:suppressLineNumbers w:val="0"/>
              <w:suppressAutoHyphens w:val="0"/>
              <w:spacing w:line="276" w:lineRule="auto"/>
              <w:rPr>
                <w:ins w:id="1247" w:author="ralph" w:date="2013-10-11T08:57:00Z"/>
                <w:rFonts w:ascii="Verdana" w:eastAsia="宋体" w:hAnsi="Verdana" w:cs="Times New Roman"/>
                <w:sz w:val="18"/>
                <w:szCs w:val="18"/>
              </w:rPr>
            </w:pPr>
            <w:ins w:id="1248" w:author="ralph" w:date="2013-10-11T08:57:00Z">
              <w:r>
                <w:rPr>
                  <w:rFonts w:ascii="Verdana" w:hAnsi="Verdana" w:cs="Verdana"/>
                  <w:sz w:val="18"/>
                  <w:szCs w:val="18"/>
                </w:rPr>
                <w:t>Alphanumeric id</w:t>
              </w:r>
            </w:ins>
          </w:p>
          <w:p w:rsidR="000D7A2B" w:rsidRDefault="000D7A2B" w:rsidP="00493AA8">
            <w:pPr>
              <w:pStyle w:val="TableContents"/>
              <w:numPr>
                <w:ins w:id="1249" w:author="ralph" w:date="2013-10-11T08:57:00Z"/>
              </w:numPr>
              <w:suppressLineNumbers w:val="0"/>
              <w:suppressAutoHyphens w:val="0"/>
              <w:spacing w:line="276" w:lineRule="auto"/>
              <w:rPr>
                <w:ins w:id="1250" w:author="ralph" w:date="2013-10-11T08:57:00Z"/>
                <w:rFonts w:cs="Times New Roman"/>
              </w:rPr>
            </w:pPr>
            <w:ins w:id="1251" w:author="ralph" w:date="2013-10-11T08:57:00Z">
              <w:r>
                <w:rPr>
                  <w:rFonts w:ascii="Verdana" w:eastAsia="宋体" w:hAnsi="Verdana" w:cs="宋体" w:hint="eastAsia"/>
                  <w:sz w:val="18"/>
                  <w:szCs w:val="18"/>
                </w:rPr>
                <w:t>字母数字</w:t>
              </w:r>
              <w:r>
                <w:rPr>
                  <w:rFonts w:ascii="Verdana" w:eastAsia="宋体" w:hAnsi="Verdana" w:cs="Verdana"/>
                  <w:sz w:val="18"/>
                  <w:szCs w:val="18"/>
                </w:rPr>
                <w:t>id</w:t>
              </w:r>
            </w:ins>
          </w:p>
        </w:tc>
        <w:tc>
          <w:tcPr>
            <w:tcW w:w="6777" w:type="dxa"/>
            <w:shd w:val="clear" w:color="auto" w:fill="FFFFFF"/>
            <w:tcMar>
              <w:top w:w="0" w:type="dxa"/>
              <w:left w:w="108" w:type="dxa"/>
              <w:bottom w:w="0" w:type="dxa"/>
              <w:right w:w="108" w:type="dxa"/>
            </w:tcMar>
          </w:tcPr>
          <w:p w:rsidR="000D7A2B" w:rsidRPr="004E575D" w:rsidRDefault="000D7A2B" w:rsidP="00493AA8">
            <w:pPr>
              <w:pStyle w:val="TableContents"/>
              <w:numPr>
                <w:ins w:id="1252" w:author="ralph" w:date="2013-10-11T08:57:00Z"/>
              </w:numPr>
              <w:suppressLineNumbers w:val="0"/>
              <w:suppressAutoHyphens w:val="0"/>
              <w:spacing w:line="276" w:lineRule="auto"/>
              <w:rPr>
                <w:ins w:id="1253" w:author="ralph" w:date="2013-10-11T08:57:00Z"/>
                <w:rFonts w:eastAsia="宋体" w:cs="Times New Roman"/>
              </w:rPr>
            </w:pPr>
            <w:ins w:id="1254" w:author="ralph" w:date="2013-10-11T08:57:00Z">
              <w:r>
                <w:rPr>
                  <w:rFonts w:ascii="Verdana" w:eastAsia="宋体" w:hAnsi="Verdana" w:cs="Verdana"/>
                  <w:sz w:val="18"/>
                  <w:szCs w:val="18"/>
                </w:rPr>
                <w:t>This is inventory supplier code</w:t>
              </w:r>
              <w:r>
                <w:rPr>
                  <w:rFonts w:ascii="Verdana" w:eastAsia="宋体" w:hAnsi="Verdana" w:cs="Times New Roman"/>
                  <w:sz w:val="18"/>
                  <w:szCs w:val="18"/>
                </w:rPr>
                <w:br/>
              </w:r>
              <w:r>
                <w:rPr>
                  <w:rFonts w:ascii="Verdana" w:eastAsia="宋体" w:hAnsi="Verdana" w:cs="宋体" w:hint="eastAsia"/>
                  <w:sz w:val="18"/>
                  <w:szCs w:val="18"/>
                </w:rPr>
                <w:t>库存供应商编码</w:t>
              </w:r>
            </w:ins>
          </w:p>
        </w:tc>
      </w:tr>
      <w:tr w:rsidR="000D7A2B">
        <w:trPr>
          <w:ins w:id="1255" w:author="ralph" w:date="2013-10-11T08:57:00Z"/>
        </w:trPr>
        <w:tc>
          <w:tcPr>
            <w:tcW w:w="1343" w:type="dxa"/>
            <w:shd w:val="clear" w:color="auto" w:fill="FFFFFF"/>
            <w:tcMar>
              <w:top w:w="0" w:type="dxa"/>
              <w:left w:w="108" w:type="dxa"/>
              <w:bottom w:w="0" w:type="dxa"/>
              <w:right w:w="108" w:type="dxa"/>
            </w:tcMar>
          </w:tcPr>
          <w:p w:rsidR="000D7A2B" w:rsidRDefault="000D7A2B" w:rsidP="00493AA8">
            <w:pPr>
              <w:pStyle w:val="TableContents"/>
              <w:numPr>
                <w:ins w:id="1256" w:author="ralph" w:date="2013-10-11T08:57:00Z"/>
              </w:numPr>
              <w:suppressLineNumbers w:val="0"/>
              <w:suppressAutoHyphens w:val="0"/>
              <w:spacing w:line="276" w:lineRule="auto"/>
              <w:rPr>
                <w:ins w:id="1257" w:author="ralph" w:date="2013-10-11T08:57:00Z"/>
                <w:rFonts w:ascii="Verdana" w:eastAsia="宋体" w:hAnsi="Verdana" w:cs="Times New Roman"/>
                <w:sz w:val="18"/>
                <w:szCs w:val="18"/>
              </w:rPr>
            </w:pPr>
            <w:ins w:id="1258" w:author="ralph" w:date="2013-10-11T08:57:00Z">
              <w:r>
                <w:rPr>
                  <w:rFonts w:ascii="Verdana" w:hAnsi="Verdana" w:cs="Verdana"/>
                  <w:sz w:val="18"/>
                  <w:szCs w:val="18"/>
                </w:rPr>
                <w:t>Product_ID</w:t>
              </w:r>
            </w:ins>
          </w:p>
          <w:p w:rsidR="000D7A2B" w:rsidRDefault="000D7A2B" w:rsidP="00493AA8">
            <w:pPr>
              <w:pStyle w:val="TableContents"/>
              <w:numPr>
                <w:ins w:id="1259" w:author="ralph" w:date="2013-10-11T08:57:00Z"/>
              </w:numPr>
              <w:suppressLineNumbers w:val="0"/>
              <w:suppressAutoHyphens w:val="0"/>
              <w:spacing w:line="276" w:lineRule="auto"/>
              <w:rPr>
                <w:ins w:id="1260" w:author="ralph" w:date="2013-10-11T08:57:00Z"/>
                <w:rFonts w:eastAsia="宋体" w:cs="Times New Roman"/>
              </w:rPr>
            </w:pPr>
            <w:ins w:id="1261" w:author="ralph" w:date="2013-10-11T08:57:00Z">
              <w:r>
                <w:rPr>
                  <w:rFonts w:ascii="Verdana" w:eastAsia="宋体" w:hAnsi="Verdana" w:cs="宋体" w:hint="eastAsia"/>
                  <w:sz w:val="18"/>
                  <w:szCs w:val="18"/>
                </w:rPr>
                <w:t>商品</w:t>
              </w:r>
              <w:r>
                <w:rPr>
                  <w:rFonts w:ascii="Verdana" w:eastAsia="宋体" w:hAnsi="Verdana" w:cs="Verdana"/>
                  <w:sz w:val="18"/>
                  <w:szCs w:val="18"/>
                </w:rPr>
                <w:t>_ID</w:t>
              </w:r>
            </w:ins>
          </w:p>
        </w:tc>
        <w:tc>
          <w:tcPr>
            <w:tcW w:w="1732" w:type="dxa"/>
            <w:shd w:val="clear" w:color="auto" w:fill="FFFFFF"/>
            <w:tcMar>
              <w:top w:w="0" w:type="dxa"/>
              <w:left w:w="108" w:type="dxa"/>
              <w:bottom w:w="0" w:type="dxa"/>
              <w:right w:w="108" w:type="dxa"/>
            </w:tcMar>
          </w:tcPr>
          <w:p w:rsidR="000D7A2B" w:rsidRDefault="000D7A2B" w:rsidP="00493AA8">
            <w:pPr>
              <w:pStyle w:val="TableContents"/>
              <w:numPr>
                <w:ins w:id="1262" w:author="ralph" w:date="2013-10-11T08:57:00Z"/>
              </w:numPr>
              <w:suppressLineNumbers w:val="0"/>
              <w:suppressAutoHyphens w:val="0"/>
              <w:spacing w:line="276" w:lineRule="auto"/>
              <w:rPr>
                <w:ins w:id="1263" w:author="ralph" w:date="2013-10-11T08:57:00Z"/>
                <w:rFonts w:ascii="Verdana" w:eastAsia="宋体" w:hAnsi="Verdana" w:cs="Times New Roman"/>
                <w:sz w:val="18"/>
                <w:szCs w:val="18"/>
              </w:rPr>
            </w:pPr>
            <w:ins w:id="1264" w:author="ralph" w:date="2013-10-11T08:57:00Z">
              <w:r>
                <w:rPr>
                  <w:rFonts w:ascii="Verdana" w:hAnsi="Verdana" w:cs="Verdana"/>
                  <w:sz w:val="18"/>
                  <w:szCs w:val="18"/>
                </w:rPr>
                <w:t>Alphanumeric id</w:t>
              </w:r>
            </w:ins>
          </w:p>
          <w:p w:rsidR="000D7A2B" w:rsidRDefault="000D7A2B" w:rsidP="00493AA8">
            <w:pPr>
              <w:pStyle w:val="TableContents"/>
              <w:numPr>
                <w:ins w:id="1265" w:author="ralph" w:date="2013-10-11T08:57:00Z"/>
              </w:numPr>
              <w:suppressLineNumbers w:val="0"/>
              <w:suppressAutoHyphens w:val="0"/>
              <w:spacing w:line="276" w:lineRule="auto"/>
              <w:rPr>
                <w:ins w:id="1266" w:author="ralph" w:date="2013-10-11T08:57:00Z"/>
                <w:rFonts w:cs="Times New Roman"/>
              </w:rPr>
            </w:pPr>
            <w:ins w:id="1267" w:author="ralph" w:date="2013-10-11T08:57:00Z">
              <w:r>
                <w:rPr>
                  <w:rFonts w:ascii="Verdana" w:eastAsia="宋体" w:hAnsi="Verdana" w:cs="宋体" w:hint="eastAsia"/>
                  <w:sz w:val="18"/>
                  <w:szCs w:val="18"/>
                </w:rPr>
                <w:t>字母数字</w:t>
              </w:r>
              <w:r>
                <w:rPr>
                  <w:rFonts w:ascii="Verdana" w:eastAsia="宋体" w:hAnsi="Verdana" w:cs="Verdana"/>
                  <w:sz w:val="18"/>
                  <w:szCs w:val="18"/>
                </w:rPr>
                <w:t>id</w:t>
              </w:r>
            </w:ins>
          </w:p>
        </w:tc>
        <w:tc>
          <w:tcPr>
            <w:tcW w:w="6777" w:type="dxa"/>
            <w:shd w:val="clear" w:color="auto" w:fill="FFFFFF"/>
            <w:tcMar>
              <w:top w:w="0" w:type="dxa"/>
              <w:left w:w="108" w:type="dxa"/>
              <w:bottom w:w="0" w:type="dxa"/>
              <w:right w:w="108" w:type="dxa"/>
            </w:tcMar>
          </w:tcPr>
          <w:p w:rsidR="000D7A2B" w:rsidRDefault="000D7A2B" w:rsidP="00493AA8">
            <w:pPr>
              <w:pStyle w:val="TableContents"/>
              <w:numPr>
                <w:ins w:id="1268" w:author="ralph" w:date="2013-10-11T08:57:00Z"/>
              </w:numPr>
              <w:suppressLineNumbers w:val="0"/>
              <w:suppressAutoHyphens w:val="0"/>
              <w:spacing w:line="276" w:lineRule="auto"/>
              <w:rPr>
                <w:ins w:id="1269" w:author="ralph" w:date="2013-10-11T08:57:00Z"/>
                <w:rFonts w:ascii="Verdana" w:eastAsia="宋体" w:hAnsi="Verdana" w:cs="Times New Roman"/>
                <w:sz w:val="18"/>
                <w:szCs w:val="18"/>
              </w:rPr>
            </w:pPr>
            <w:ins w:id="1270" w:author="ralph" w:date="2013-10-11T08:57:00Z">
              <w:r>
                <w:rPr>
                  <w:rFonts w:ascii="Verdana" w:hAnsi="Verdana" w:cs="Verdana"/>
                  <w:sz w:val="18"/>
                  <w:szCs w:val="18"/>
                </w:rPr>
                <w:t>This identifier must be related with the SKU code in master product data</w:t>
              </w:r>
            </w:ins>
          </w:p>
          <w:p w:rsidR="000D7A2B" w:rsidRDefault="000D7A2B" w:rsidP="00493AA8">
            <w:pPr>
              <w:pStyle w:val="TableContents"/>
              <w:numPr>
                <w:ins w:id="1271" w:author="ralph" w:date="2013-10-11T08:57:00Z"/>
              </w:numPr>
              <w:suppressLineNumbers w:val="0"/>
              <w:suppressAutoHyphens w:val="0"/>
              <w:spacing w:line="276" w:lineRule="auto"/>
              <w:rPr>
                <w:ins w:id="1272" w:author="ralph" w:date="2013-10-11T08:57:00Z"/>
                <w:rFonts w:eastAsia="宋体" w:cs="Times New Roman"/>
              </w:rPr>
            </w:pPr>
            <w:ins w:id="1273" w:author="ralph" w:date="2013-10-11T08:57:00Z">
              <w:r>
                <w:rPr>
                  <w:rFonts w:ascii="Verdana" w:eastAsia="宋体" w:hAnsi="Verdana" w:cs="宋体" w:hint="eastAsia"/>
                  <w:sz w:val="18"/>
                  <w:szCs w:val="18"/>
                </w:rPr>
                <w:t>此标识符必须与商品</w:t>
              </w:r>
              <w:proofErr w:type="gramStart"/>
              <w:r>
                <w:rPr>
                  <w:rFonts w:ascii="Verdana" w:eastAsia="宋体" w:hAnsi="Verdana" w:cs="宋体" w:hint="eastAsia"/>
                  <w:sz w:val="18"/>
                  <w:szCs w:val="18"/>
                </w:rPr>
                <w:t>主数据</w:t>
              </w:r>
              <w:proofErr w:type="gramEnd"/>
              <w:r>
                <w:rPr>
                  <w:rFonts w:ascii="Verdana" w:eastAsia="宋体" w:hAnsi="Verdana" w:cs="宋体" w:hint="eastAsia"/>
                  <w:sz w:val="18"/>
                  <w:szCs w:val="18"/>
                </w:rPr>
                <w:t>的</w:t>
              </w:r>
              <w:r>
                <w:rPr>
                  <w:rFonts w:ascii="Verdana" w:eastAsia="宋体" w:hAnsi="Verdana" w:cs="Verdana"/>
                  <w:sz w:val="18"/>
                  <w:szCs w:val="18"/>
                </w:rPr>
                <w:t>SKU</w:t>
              </w:r>
              <w:r>
                <w:rPr>
                  <w:rFonts w:ascii="Verdana" w:eastAsia="宋体" w:hAnsi="Verdana" w:cs="宋体" w:hint="eastAsia"/>
                  <w:sz w:val="18"/>
                  <w:szCs w:val="18"/>
                </w:rPr>
                <w:t>编码进行关联</w:t>
              </w:r>
            </w:ins>
          </w:p>
        </w:tc>
      </w:tr>
      <w:tr w:rsidR="000D7A2B">
        <w:trPr>
          <w:ins w:id="1274" w:author="ralph" w:date="2013-10-11T08:57:00Z"/>
        </w:trPr>
        <w:tc>
          <w:tcPr>
            <w:tcW w:w="1343" w:type="dxa"/>
            <w:shd w:val="clear" w:color="auto" w:fill="FFFFFF"/>
            <w:tcMar>
              <w:top w:w="0" w:type="dxa"/>
              <w:left w:w="108" w:type="dxa"/>
              <w:bottom w:w="0" w:type="dxa"/>
              <w:right w:w="108" w:type="dxa"/>
            </w:tcMar>
          </w:tcPr>
          <w:p w:rsidR="000D7A2B" w:rsidRDefault="000D7A2B" w:rsidP="00493AA8">
            <w:pPr>
              <w:pStyle w:val="TableContents"/>
              <w:numPr>
                <w:ins w:id="1275" w:author="ralph" w:date="2013-10-11T08:57:00Z"/>
              </w:numPr>
              <w:suppressLineNumbers w:val="0"/>
              <w:suppressAutoHyphens w:val="0"/>
              <w:spacing w:line="276" w:lineRule="auto"/>
              <w:rPr>
                <w:ins w:id="1276" w:author="ralph" w:date="2013-10-11T08:57:00Z"/>
                <w:rFonts w:ascii="Verdana" w:eastAsia="宋体" w:hAnsi="Verdana" w:cs="Times New Roman"/>
                <w:sz w:val="18"/>
                <w:szCs w:val="18"/>
              </w:rPr>
            </w:pPr>
            <w:ins w:id="1277" w:author="ralph" w:date="2013-10-11T08:57:00Z">
              <w:r>
                <w:rPr>
                  <w:rFonts w:ascii="Verdana" w:hAnsi="Verdana" w:cs="Verdana"/>
                  <w:sz w:val="18"/>
                  <w:szCs w:val="18"/>
                </w:rPr>
                <w:t>units_type</w:t>
              </w:r>
            </w:ins>
          </w:p>
          <w:p w:rsidR="000D7A2B" w:rsidRDefault="000D7A2B" w:rsidP="00493AA8">
            <w:pPr>
              <w:pStyle w:val="TableContents"/>
              <w:numPr>
                <w:ins w:id="1278" w:author="ralph" w:date="2013-10-11T08:57:00Z"/>
              </w:numPr>
              <w:suppressLineNumbers w:val="0"/>
              <w:suppressAutoHyphens w:val="0"/>
              <w:spacing w:line="276" w:lineRule="auto"/>
              <w:rPr>
                <w:ins w:id="1279" w:author="ralph" w:date="2013-10-11T08:57:00Z"/>
                <w:rFonts w:eastAsia="宋体" w:cs="Times New Roman"/>
              </w:rPr>
            </w:pPr>
            <w:ins w:id="1280" w:author="ralph" w:date="2013-10-11T08:57:00Z">
              <w:r>
                <w:rPr>
                  <w:rFonts w:ascii="Verdana" w:eastAsia="宋体" w:hAnsi="Verdana" w:cs="宋体" w:hint="eastAsia"/>
                  <w:sz w:val="18"/>
                  <w:szCs w:val="18"/>
                </w:rPr>
                <w:t>单位</w:t>
              </w:r>
              <w:r>
                <w:rPr>
                  <w:rFonts w:ascii="Verdana" w:eastAsia="宋体" w:hAnsi="Verdana" w:cs="Verdana"/>
                  <w:sz w:val="18"/>
                  <w:szCs w:val="18"/>
                </w:rPr>
                <w:t>_</w:t>
              </w:r>
              <w:r>
                <w:rPr>
                  <w:rFonts w:ascii="Verdana" w:eastAsia="宋体" w:hAnsi="Verdana" w:cs="宋体" w:hint="eastAsia"/>
                  <w:sz w:val="18"/>
                  <w:szCs w:val="18"/>
                </w:rPr>
                <w:t>类型</w:t>
              </w:r>
            </w:ins>
          </w:p>
        </w:tc>
        <w:tc>
          <w:tcPr>
            <w:tcW w:w="1732" w:type="dxa"/>
            <w:shd w:val="clear" w:color="auto" w:fill="FFFFFF"/>
            <w:tcMar>
              <w:top w:w="0" w:type="dxa"/>
              <w:left w:w="108" w:type="dxa"/>
              <w:bottom w:w="0" w:type="dxa"/>
              <w:right w:w="108" w:type="dxa"/>
            </w:tcMar>
          </w:tcPr>
          <w:p w:rsidR="000D7A2B" w:rsidRDefault="000D7A2B" w:rsidP="00493AA8">
            <w:pPr>
              <w:pStyle w:val="Textbody"/>
              <w:numPr>
                <w:ins w:id="1281" w:author="ralph" w:date="2013-10-11T08:57:00Z"/>
              </w:numPr>
              <w:suppressAutoHyphens w:val="0"/>
              <w:spacing w:line="276" w:lineRule="auto"/>
              <w:rPr>
                <w:ins w:id="1282" w:author="ralph" w:date="2013-10-11T08:57:00Z"/>
                <w:rFonts w:cs="Times New Roman"/>
              </w:rPr>
            </w:pPr>
            <w:ins w:id="1283" w:author="ralph" w:date="2013-10-11T08:57:00Z">
              <w:r>
                <w:rPr>
                  <w:rFonts w:ascii="Verdana" w:hAnsi="Verdana" w:cs="Verdana"/>
                  <w:sz w:val="18"/>
                  <w:szCs w:val="18"/>
                </w:rPr>
                <w:t>'Kg' or 'units'</w:t>
              </w:r>
            </w:ins>
          </w:p>
        </w:tc>
        <w:tc>
          <w:tcPr>
            <w:tcW w:w="6777" w:type="dxa"/>
            <w:shd w:val="clear" w:color="auto" w:fill="FFFFFF"/>
            <w:tcMar>
              <w:top w:w="0" w:type="dxa"/>
              <w:left w:w="108" w:type="dxa"/>
              <w:bottom w:w="0" w:type="dxa"/>
              <w:right w:w="108" w:type="dxa"/>
            </w:tcMar>
          </w:tcPr>
          <w:p w:rsidR="000D7A2B" w:rsidRDefault="000D7A2B" w:rsidP="00493AA8">
            <w:pPr>
              <w:pStyle w:val="Textbody"/>
              <w:numPr>
                <w:ins w:id="1284" w:author="ralph" w:date="2013-10-11T08:57:00Z"/>
              </w:numPr>
              <w:suppressAutoHyphens w:val="0"/>
              <w:spacing w:line="276" w:lineRule="auto"/>
              <w:rPr>
                <w:ins w:id="1285" w:author="ralph" w:date="2013-10-11T08:57:00Z"/>
                <w:rFonts w:cs="Times New Roman"/>
              </w:rPr>
            </w:pPr>
            <w:ins w:id="1286" w:author="ralph" w:date="2013-10-11T08:57:00Z">
              <w:r>
                <w:rPr>
                  <w:rFonts w:ascii="Verdana" w:hAnsi="Verdana" w:cs="Verdana"/>
                  <w:sz w:val="18"/>
                  <w:szCs w:val="18"/>
                </w:rPr>
                <w:t>Kg or units</w:t>
              </w:r>
            </w:ins>
          </w:p>
        </w:tc>
      </w:tr>
      <w:tr w:rsidR="000D7A2B">
        <w:trPr>
          <w:ins w:id="1287" w:author="ralph" w:date="2013-10-11T08:57:00Z"/>
        </w:trPr>
        <w:tc>
          <w:tcPr>
            <w:tcW w:w="1343" w:type="dxa"/>
            <w:shd w:val="clear" w:color="auto" w:fill="FFFFFF"/>
            <w:tcMar>
              <w:top w:w="0" w:type="dxa"/>
              <w:left w:w="108" w:type="dxa"/>
              <w:bottom w:w="0" w:type="dxa"/>
              <w:right w:w="108" w:type="dxa"/>
            </w:tcMar>
          </w:tcPr>
          <w:p w:rsidR="000D7A2B" w:rsidRDefault="000D7A2B" w:rsidP="00493AA8">
            <w:pPr>
              <w:pStyle w:val="TableContents"/>
              <w:numPr>
                <w:ins w:id="1288" w:author="ralph" w:date="2013-10-11T08:57:00Z"/>
              </w:numPr>
              <w:suppressLineNumbers w:val="0"/>
              <w:suppressAutoHyphens w:val="0"/>
              <w:spacing w:line="276" w:lineRule="auto"/>
              <w:rPr>
                <w:ins w:id="1289" w:author="ralph" w:date="2013-10-11T08:57:00Z"/>
                <w:rFonts w:ascii="Verdana" w:eastAsia="宋体" w:hAnsi="Verdana" w:cs="Times New Roman"/>
                <w:sz w:val="18"/>
                <w:szCs w:val="18"/>
              </w:rPr>
            </w:pPr>
            <w:ins w:id="1290" w:author="ralph" w:date="2013-10-11T08:57:00Z">
              <w:r>
                <w:rPr>
                  <w:rFonts w:ascii="Verdana" w:hAnsi="Verdana" w:cs="Verdana"/>
                  <w:sz w:val="18"/>
                  <w:szCs w:val="18"/>
                </w:rPr>
                <w:t>Quantity</w:t>
              </w:r>
            </w:ins>
          </w:p>
          <w:p w:rsidR="000D7A2B" w:rsidRDefault="000D7A2B" w:rsidP="00493AA8">
            <w:pPr>
              <w:pStyle w:val="TableContents"/>
              <w:numPr>
                <w:ins w:id="1291" w:author="ralph" w:date="2013-10-11T08:57:00Z"/>
              </w:numPr>
              <w:suppressLineNumbers w:val="0"/>
              <w:suppressAutoHyphens w:val="0"/>
              <w:spacing w:line="276" w:lineRule="auto"/>
              <w:rPr>
                <w:ins w:id="1292" w:author="ralph" w:date="2013-10-11T08:57:00Z"/>
                <w:rFonts w:eastAsia="宋体" w:cs="Times New Roman"/>
              </w:rPr>
            </w:pPr>
            <w:ins w:id="1293" w:author="ralph" w:date="2013-10-11T08:57:00Z">
              <w:r>
                <w:rPr>
                  <w:rFonts w:ascii="Verdana" w:eastAsia="宋体" w:hAnsi="Verdana" w:cs="宋体" w:hint="eastAsia"/>
                  <w:sz w:val="18"/>
                  <w:szCs w:val="18"/>
                </w:rPr>
                <w:t>数量</w:t>
              </w:r>
            </w:ins>
          </w:p>
        </w:tc>
        <w:tc>
          <w:tcPr>
            <w:tcW w:w="1732" w:type="dxa"/>
            <w:shd w:val="clear" w:color="auto" w:fill="FFFFFF"/>
            <w:tcMar>
              <w:top w:w="0" w:type="dxa"/>
              <w:left w:w="108" w:type="dxa"/>
              <w:bottom w:w="0" w:type="dxa"/>
              <w:right w:w="108" w:type="dxa"/>
            </w:tcMar>
          </w:tcPr>
          <w:p w:rsidR="000D7A2B" w:rsidRDefault="000D7A2B" w:rsidP="00493AA8">
            <w:pPr>
              <w:pStyle w:val="TableContents"/>
              <w:numPr>
                <w:ins w:id="1294" w:author="ralph" w:date="2013-10-11T08:57:00Z"/>
              </w:numPr>
              <w:suppressLineNumbers w:val="0"/>
              <w:suppressAutoHyphens w:val="0"/>
              <w:spacing w:line="276" w:lineRule="auto"/>
              <w:rPr>
                <w:ins w:id="1295" w:author="ralph" w:date="2013-10-11T08:57:00Z"/>
                <w:rFonts w:ascii="Verdana" w:eastAsia="宋体" w:hAnsi="Verdana" w:cs="Times New Roman"/>
                <w:sz w:val="18"/>
                <w:szCs w:val="18"/>
              </w:rPr>
            </w:pPr>
            <w:ins w:id="1296" w:author="ralph" w:date="2013-10-11T08:57:00Z">
              <w:r>
                <w:rPr>
                  <w:rFonts w:ascii="Verdana" w:hAnsi="Verdana" w:cs="Verdana"/>
                  <w:sz w:val="18"/>
                  <w:szCs w:val="18"/>
                </w:rPr>
                <w:t>Numeric</w:t>
              </w:r>
            </w:ins>
          </w:p>
          <w:p w:rsidR="000D7A2B" w:rsidRDefault="000D7A2B" w:rsidP="00493AA8">
            <w:pPr>
              <w:pStyle w:val="TableContents"/>
              <w:numPr>
                <w:ins w:id="1297" w:author="ralph" w:date="2013-10-11T08:57:00Z"/>
              </w:numPr>
              <w:suppressLineNumbers w:val="0"/>
              <w:suppressAutoHyphens w:val="0"/>
              <w:spacing w:line="276" w:lineRule="auto"/>
              <w:rPr>
                <w:ins w:id="1298" w:author="ralph" w:date="2013-10-11T08:57:00Z"/>
                <w:rFonts w:eastAsia="宋体" w:cs="Times New Roman"/>
              </w:rPr>
            </w:pPr>
            <w:ins w:id="1299" w:author="ralph" w:date="2013-10-11T08:57:00Z">
              <w:r>
                <w:rPr>
                  <w:rFonts w:ascii="Verdana" w:eastAsia="宋体" w:hAnsi="Verdana" w:cs="宋体" w:hint="eastAsia"/>
                  <w:sz w:val="18"/>
                  <w:szCs w:val="18"/>
                </w:rPr>
                <w:t>数字</w:t>
              </w:r>
            </w:ins>
          </w:p>
        </w:tc>
        <w:tc>
          <w:tcPr>
            <w:tcW w:w="6777" w:type="dxa"/>
            <w:shd w:val="clear" w:color="auto" w:fill="FFFFFF"/>
            <w:tcMar>
              <w:top w:w="0" w:type="dxa"/>
              <w:left w:w="108" w:type="dxa"/>
              <w:bottom w:w="0" w:type="dxa"/>
              <w:right w:w="108" w:type="dxa"/>
            </w:tcMar>
          </w:tcPr>
          <w:p w:rsidR="000D7A2B" w:rsidRDefault="000D7A2B" w:rsidP="00493AA8">
            <w:pPr>
              <w:pStyle w:val="TableContents"/>
              <w:numPr>
                <w:ins w:id="1300" w:author="ralph" w:date="2013-10-11T08:57:00Z"/>
              </w:numPr>
              <w:suppressLineNumbers w:val="0"/>
              <w:suppressAutoHyphens w:val="0"/>
              <w:spacing w:line="276" w:lineRule="auto"/>
              <w:rPr>
                <w:ins w:id="1301" w:author="ralph" w:date="2013-10-11T08:57:00Z"/>
                <w:rFonts w:ascii="Verdana" w:eastAsia="宋体" w:hAnsi="Verdana" w:cs="Times New Roman"/>
                <w:sz w:val="18"/>
                <w:szCs w:val="18"/>
              </w:rPr>
            </w:pPr>
            <w:ins w:id="1302" w:author="ralph" w:date="2013-10-11T08:57:00Z">
              <w:r>
                <w:rPr>
                  <w:rFonts w:ascii="Verdana" w:hAnsi="Verdana" w:cs="Verdana"/>
                  <w:sz w:val="18"/>
                  <w:szCs w:val="18"/>
                </w:rPr>
                <w:t xml:space="preserve">How many weight or units of the product. </w:t>
              </w:r>
            </w:ins>
          </w:p>
          <w:p w:rsidR="000D7A2B" w:rsidRDefault="000D7A2B" w:rsidP="00493AA8">
            <w:pPr>
              <w:pStyle w:val="TableContents"/>
              <w:numPr>
                <w:ins w:id="1303" w:author="ralph" w:date="2013-10-11T08:57:00Z"/>
              </w:numPr>
              <w:suppressLineNumbers w:val="0"/>
              <w:suppressAutoHyphens w:val="0"/>
              <w:spacing w:line="276" w:lineRule="auto"/>
              <w:rPr>
                <w:ins w:id="1304" w:author="ralph" w:date="2013-10-11T08:57:00Z"/>
                <w:rFonts w:eastAsia="宋体" w:cs="Times New Roman"/>
              </w:rPr>
            </w:pPr>
            <w:ins w:id="1305" w:author="ralph" w:date="2013-10-11T08:57:00Z">
              <w:r>
                <w:rPr>
                  <w:rFonts w:ascii="Verdana" w:eastAsia="宋体" w:hAnsi="Verdana" w:cs="宋体" w:hint="eastAsia"/>
                  <w:sz w:val="18"/>
                  <w:szCs w:val="18"/>
                </w:rPr>
                <w:t>商品的库存数量</w:t>
              </w:r>
            </w:ins>
          </w:p>
        </w:tc>
      </w:tr>
      <w:tr w:rsidR="000D7A2B">
        <w:trPr>
          <w:ins w:id="1306" w:author="ralph" w:date="2013-10-11T08:57:00Z"/>
        </w:trPr>
        <w:tc>
          <w:tcPr>
            <w:tcW w:w="1343" w:type="dxa"/>
            <w:shd w:val="clear" w:color="auto" w:fill="FFFFFF"/>
            <w:tcMar>
              <w:top w:w="0" w:type="dxa"/>
              <w:left w:w="108" w:type="dxa"/>
              <w:bottom w:w="0" w:type="dxa"/>
              <w:right w:w="108" w:type="dxa"/>
            </w:tcMar>
          </w:tcPr>
          <w:p w:rsidR="000D7A2B" w:rsidRDefault="000D7A2B" w:rsidP="00493AA8">
            <w:pPr>
              <w:pStyle w:val="TableContents"/>
              <w:numPr>
                <w:ins w:id="1307" w:author="ralph" w:date="2013-10-11T08:57:00Z"/>
              </w:numPr>
              <w:suppressLineNumbers w:val="0"/>
              <w:suppressAutoHyphens w:val="0"/>
              <w:spacing w:line="276" w:lineRule="auto"/>
              <w:rPr>
                <w:ins w:id="1308" w:author="ralph" w:date="2013-10-11T08:57:00Z"/>
                <w:rFonts w:ascii="Verdana" w:eastAsia="宋体" w:hAnsi="Verdana" w:cs="Times New Roman"/>
                <w:sz w:val="18"/>
                <w:szCs w:val="18"/>
              </w:rPr>
            </w:pPr>
            <w:ins w:id="1309" w:author="ralph" w:date="2013-10-11T08:57:00Z">
              <w:r>
                <w:rPr>
                  <w:rFonts w:ascii="Verdana" w:hAnsi="Verdana" w:cs="Verdana"/>
                  <w:sz w:val="18"/>
                  <w:szCs w:val="18"/>
                </w:rPr>
                <w:t>cost_value</w:t>
              </w:r>
            </w:ins>
          </w:p>
          <w:p w:rsidR="000D7A2B" w:rsidRDefault="000D7A2B" w:rsidP="00493AA8">
            <w:pPr>
              <w:pStyle w:val="TableContents"/>
              <w:numPr>
                <w:ins w:id="1310" w:author="ralph" w:date="2013-10-11T08:57:00Z"/>
              </w:numPr>
              <w:suppressLineNumbers w:val="0"/>
              <w:suppressAutoHyphens w:val="0"/>
              <w:spacing w:line="276" w:lineRule="auto"/>
              <w:rPr>
                <w:ins w:id="1311" w:author="ralph" w:date="2013-10-11T08:57:00Z"/>
                <w:rFonts w:eastAsia="宋体" w:cs="Times New Roman"/>
              </w:rPr>
            </w:pPr>
            <w:ins w:id="1312" w:author="ralph" w:date="2013-10-11T08:57:00Z">
              <w:r>
                <w:rPr>
                  <w:rFonts w:ascii="Verdana" w:eastAsia="宋体" w:hAnsi="Verdana" w:cs="宋体" w:hint="eastAsia"/>
                  <w:sz w:val="18"/>
                  <w:szCs w:val="18"/>
                </w:rPr>
                <w:t>成本</w:t>
              </w:r>
              <w:r>
                <w:rPr>
                  <w:rFonts w:ascii="Verdana" w:eastAsia="宋体" w:hAnsi="Verdana" w:cs="Verdana"/>
                  <w:sz w:val="18"/>
                  <w:szCs w:val="18"/>
                </w:rPr>
                <w:t>_</w:t>
              </w:r>
              <w:r>
                <w:rPr>
                  <w:rFonts w:ascii="Verdana" w:eastAsia="宋体" w:hAnsi="Verdana" w:cs="宋体" w:hint="eastAsia"/>
                  <w:sz w:val="18"/>
                  <w:szCs w:val="18"/>
                </w:rPr>
                <w:t>价值</w:t>
              </w:r>
            </w:ins>
          </w:p>
        </w:tc>
        <w:tc>
          <w:tcPr>
            <w:tcW w:w="1732" w:type="dxa"/>
            <w:shd w:val="clear" w:color="auto" w:fill="FFFFFF"/>
            <w:tcMar>
              <w:top w:w="0" w:type="dxa"/>
              <w:left w:w="108" w:type="dxa"/>
              <w:bottom w:w="0" w:type="dxa"/>
              <w:right w:w="108" w:type="dxa"/>
            </w:tcMar>
          </w:tcPr>
          <w:p w:rsidR="000D7A2B" w:rsidRDefault="000D7A2B" w:rsidP="00493AA8">
            <w:pPr>
              <w:pStyle w:val="TableContents"/>
              <w:numPr>
                <w:ins w:id="1313" w:author="ralph" w:date="2013-10-11T08:57:00Z"/>
              </w:numPr>
              <w:suppressLineNumbers w:val="0"/>
              <w:suppressAutoHyphens w:val="0"/>
              <w:spacing w:line="276" w:lineRule="auto"/>
              <w:rPr>
                <w:ins w:id="1314" w:author="ralph" w:date="2013-10-11T08:57:00Z"/>
                <w:rFonts w:ascii="Verdana" w:eastAsia="宋体" w:hAnsi="Verdana" w:cs="Times New Roman"/>
                <w:sz w:val="18"/>
                <w:szCs w:val="18"/>
              </w:rPr>
            </w:pPr>
            <w:ins w:id="1315" w:author="ralph" w:date="2013-10-11T08:57:00Z">
              <w:r>
                <w:rPr>
                  <w:rFonts w:ascii="Verdana" w:hAnsi="Verdana" w:cs="Verdana"/>
                  <w:sz w:val="18"/>
                  <w:szCs w:val="18"/>
                </w:rPr>
                <w:t>Monetary</w:t>
              </w:r>
            </w:ins>
          </w:p>
          <w:p w:rsidR="000D7A2B" w:rsidRDefault="000D7A2B" w:rsidP="00493AA8">
            <w:pPr>
              <w:pStyle w:val="TableContents"/>
              <w:numPr>
                <w:ins w:id="1316" w:author="ralph" w:date="2013-10-11T08:57:00Z"/>
              </w:numPr>
              <w:suppressLineNumbers w:val="0"/>
              <w:suppressAutoHyphens w:val="0"/>
              <w:spacing w:line="276" w:lineRule="auto"/>
              <w:rPr>
                <w:ins w:id="1317" w:author="ralph" w:date="2013-10-11T08:57:00Z"/>
                <w:rFonts w:eastAsia="宋体" w:cs="Times New Roman"/>
              </w:rPr>
            </w:pPr>
            <w:ins w:id="1318" w:author="ralph" w:date="2013-10-11T08:57:00Z">
              <w:r>
                <w:rPr>
                  <w:rFonts w:ascii="Verdana" w:eastAsia="宋体" w:hAnsi="Verdana" w:cs="宋体" w:hint="eastAsia"/>
                  <w:sz w:val="18"/>
                  <w:szCs w:val="18"/>
                </w:rPr>
                <w:t>货币</w:t>
              </w:r>
            </w:ins>
          </w:p>
        </w:tc>
        <w:tc>
          <w:tcPr>
            <w:tcW w:w="6777" w:type="dxa"/>
            <w:shd w:val="clear" w:color="auto" w:fill="FFFFFF"/>
            <w:tcMar>
              <w:top w:w="0" w:type="dxa"/>
              <w:left w:w="108" w:type="dxa"/>
              <w:bottom w:w="0" w:type="dxa"/>
              <w:right w:w="108" w:type="dxa"/>
            </w:tcMar>
          </w:tcPr>
          <w:p w:rsidR="000D7A2B" w:rsidRDefault="000D7A2B" w:rsidP="00493AA8">
            <w:pPr>
              <w:pStyle w:val="TableContents"/>
              <w:numPr>
                <w:ins w:id="1319" w:author="ralph" w:date="2013-10-11T08:57:00Z"/>
              </w:numPr>
              <w:suppressLineNumbers w:val="0"/>
              <w:suppressAutoHyphens w:val="0"/>
              <w:spacing w:line="276" w:lineRule="auto"/>
              <w:rPr>
                <w:ins w:id="1320" w:author="ralph" w:date="2013-10-11T08:57:00Z"/>
                <w:rFonts w:eastAsia="宋体" w:cs="Times New Roman"/>
              </w:rPr>
            </w:pPr>
            <w:ins w:id="1321" w:author="ralph" w:date="2013-10-11T08:57:00Z">
              <w:r>
                <w:rPr>
                  <w:rFonts w:ascii="Verdana" w:eastAsia="宋体" w:hAnsi="Verdana" w:cs="Verdana"/>
                  <w:sz w:val="18"/>
                  <w:szCs w:val="18"/>
                </w:rPr>
                <w:t>This is the total value of a supplier</w:t>
              </w:r>
              <w:proofErr w:type="gramStart"/>
              <w:r>
                <w:rPr>
                  <w:rFonts w:ascii="Verdana" w:eastAsia="宋体" w:hAnsi="Verdana" w:cs="Verdana"/>
                  <w:sz w:val="18"/>
                  <w:szCs w:val="18"/>
                </w:rPr>
                <w:t>’</w:t>
              </w:r>
              <w:proofErr w:type="gramEnd"/>
              <w:r>
                <w:rPr>
                  <w:rFonts w:ascii="Verdana" w:eastAsia="宋体" w:hAnsi="Verdana" w:cs="Verdana"/>
                  <w:sz w:val="18"/>
                  <w:szCs w:val="18"/>
                </w:rPr>
                <w:t>s inventory</w:t>
              </w:r>
              <w:r>
                <w:rPr>
                  <w:rFonts w:ascii="Verdana" w:eastAsia="宋体" w:hAnsi="Verdana" w:cs="Times New Roman"/>
                  <w:sz w:val="18"/>
                  <w:szCs w:val="18"/>
                </w:rPr>
                <w:br/>
              </w:r>
              <w:r>
                <w:rPr>
                  <w:rFonts w:ascii="Verdana" w:eastAsia="宋体" w:hAnsi="Verdana" w:cs="宋体" w:hint="eastAsia"/>
                  <w:sz w:val="18"/>
                  <w:szCs w:val="18"/>
                </w:rPr>
                <w:t>供应商的</w:t>
              </w:r>
              <w:proofErr w:type="gramStart"/>
              <w:r>
                <w:rPr>
                  <w:rFonts w:ascii="Verdana" w:eastAsia="宋体" w:hAnsi="Verdana" w:cs="宋体" w:hint="eastAsia"/>
                  <w:sz w:val="18"/>
                  <w:szCs w:val="18"/>
                </w:rPr>
                <w:t>库存总</w:t>
              </w:r>
              <w:proofErr w:type="gramEnd"/>
              <w:r>
                <w:rPr>
                  <w:rFonts w:ascii="Verdana" w:eastAsia="宋体" w:hAnsi="Verdana" w:cs="宋体" w:hint="eastAsia"/>
                  <w:sz w:val="18"/>
                  <w:szCs w:val="18"/>
                </w:rPr>
                <w:t>成本金额</w:t>
              </w:r>
            </w:ins>
          </w:p>
        </w:tc>
      </w:tr>
    </w:tbl>
    <w:p w:rsidR="000D7A2B" w:rsidRPr="00672EBC" w:rsidRDefault="000D7A2B" w:rsidP="00672EBC">
      <w:pPr>
        <w:pStyle w:val="Textbody"/>
        <w:rPr>
          <w:ins w:id="1322" w:author="Unknown" w:date="2013-09-18T16:33:00Z"/>
          <w:rFonts w:cs="Times New Roman"/>
          <w:b/>
          <w:bCs/>
        </w:rPr>
      </w:pPr>
    </w:p>
    <w:p w:rsidR="000D7A2B" w:rsidRDefault="000D7A2B" w:rsidP="008F60E4">
      <w:pPr>
        <w:pStyle w:val="2"/>
        <w:jc w:val="center"/>
        <w:rPr>
          <w:ins w:id="1323" w:author="Unknown" w:date="2013-09-18T16:33:00Z"/>
          <w:rFonts w:ascii="Litera Serial" w:hAnsi="Litera Serial" w:cs="Litera Serial"/>
          <w:b w:val="0"/>
          <w:bCs w:val="0"/>
          <w:sz w:val="20"/>
          <w:szCs w:val="20"/>
        </w:rPr>
      </w:pPr>
    </w:p>
    <w:p w:rsidR="000D7A2B" w:rsidRDefault="000D7A2B" w:rsidP="008F60E4">
      <w:pPr>
        <w:pStyle w:val="2"/>
        <w:jc w:val="center"/>
        <w:rPr>
          <w:ins w:id="1324" w:author="Unknown" w:date="2013-09-18T16:33:00Z"/>
          <w:rFonts w:ascii="Litera Serial" w:hAnsi="Litera Serial" w:cs="Litera Serial"/>
          <w:b w:val="0"/>
          <w:bCs w:val="0"/>
          <w:sz w:val="20"/>
          <w:szCs w:val="20"/>
        </w:rPr>
      </w:pPr>
    </w:p>
    <w:p w:rsidR="000D7A2B" w:rsidRPr="008F60E4" w:rsidRDefault="000D7A2B" w:rsidP="008F60E4">
      <w:pPr>
        <w:pStyle w:val="2"/>
        <w:jc w:val="center"/>
        <w:rPr>
          <w:rFonts w:ascii="Litera Serial" w:hAnsi="Litera Serial" w:cs="Litera Serial"/>
          <w:b w:val="0"/>
          <w:bCs w:val="0"/>
          <w:sz w:val="20"/>
          <w:szCs w:val="20"/>
        </w:rPr>
      </w:pPr>
      <w:bookmarkStart w:id="1325" w:name="_Toc369255783"/>
      <w:r w:rsidRPr="008F60E4">
        <w:rPr>
          <w:rFonts w:ascii="Litera Serial" w:hAnsi="Litera Serial" w:cs="Litera Serial"/>
          <w:b w:val="0"/>
          <w:bCs w:val="0"/>
          <w:sz w:val="20"/>
          <w:szCs w:val="20"/>
        </w:rPr>
        <w:t xml:space="preserve">END OF DOCUMENT </w:t>
      </w:r>
      <w:r w:rsidRPr="008F60E4">
        <w:rPr>
          <w:rFonts w:ascii="Litera Serial" w:hAnsi="Litera Serial" w:cs="宋体" w:hint="eastAsia"/>
          <w:b w:val="0"/>
          <w:bCs w:val="0"/>
          <w:sz w:val="20"/>
          <w:szCs w:val="20"/>
        </w:rPr>
        <w:t>本文完</w:t>
      </w:r>
      <w:bookmarkEnd w:id="920"/>
      <w:bookmarkEnd w:id="921"/>
      <w:bookmarkEnd w:id="1325"/>
    </w:p>
    <w:p w:rsidR="000D7A2B" w:rsidRPr="002C3BB2" w:rsidRDefault="000D7A2B" w:rsidP="00A27F9E">
      <w:pPr>
        <w:suppressAutoHyphens w:val="0"/>
        <w:rPr>
          <w:rFonts w:ascii="Verdana" w:eastAsia="宋体" w:hAnsi="Verdana" w:cs="Times New Roman"/>
          <w:sz w:val="20"/>
          <w:szCs w:val="20"/>
        </w:rPr>
      </w:pPr>
    </w:p>
    <w:sectPr w:rsidR="000D7A2B" w:rsidRPr="002C3BB2" w:rsidSect="00FE0147">
      <w:pgSz w:w="12240" w:h="15840"/>
      <w:pgMar w:top="1134" w:right="1134" w:bottom="1134" w:left="1134" w:header="1134" w:footer="720" w:gutter="0"/>
      <w:cols w:space="720"/>
      <w:formProt w:val="0"/>
      <w:docGrid w:linePitch="380" w:charSpace="-635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69BA" w:rsidRDefault="000E69BA">
      <w:pPr>
        <w:rPr>
          <w:rFonts w:cs="Times New Roman"/>
        </w:rPr>
      </w:pPr>
      <w:r>
        <w:rPr>
          <w:rFonts w:cs="Times New Roman"/>
        </w:rPr>
        <w:separator/>
      </w:r>
    </w:p>
  </w:endnote>
  <w:endnote w:type="continuationSeparator" w:id="0">
    <w:p w:rsidR="000E69BA" w:rsidRDefault="000E69BA">
      <w:pPr>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tera Serial">
    <w:altName w:val="Times New Roman"/>
    <w:panose1 w:val="00000000000000000000"/>
    <w:charset w:val="00"/>
    <w:family w:val="auto"/>
    <w:notTrueType/>
    <w:pitch w:val="variable"/>
    <w:sig w:usb0="00000003" w:usb1="00000000" w:usb2="00000000" w:usb3="00000000" w:csb0="00000001" w:csb1="00000000"/>
  </w:font>
  <w:font w:name="SimSun;宋体">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ﾍ｣ﾓ ﾃｯ">
    <w:altName w:val="MS Mincho"/>
    <w:panose1 w:val="00000000000000000000"/>
    <w:charset w:val="80"/>
    <w:family w:val="auto"/>
    <w:notTrueType/>
    <w:pitch w:val="default"/>
    <w:sig w:usb0="00000001" w:usb1="08070000" w:usb2="00000010" w:usb3="00000000" w:csb0="00020000" w:csb1="00000000"/>
  </w:font>
  <w:font w:name="OpenSymbol">
    <w:altName w:val="Times New Roman"/>
    <w:panose1 w:val="00000000000000000000"/>
    <w:charset w:val="00"/>
    <w:family w:val="auto"/>
    <w:notTrueType/>
    <w:pitch w:val="default"/>
    <w:sig w:usb0="00000003" w:usb1="00000000" w:usb2="00000000" w:usb3="00000000" w:csb0="00000001" w:csb1="00000000"/>
  </w:font>
  <w:font w:name="Lucida Grande">
    <w:altName w:val="Arial"/>
    <w:panose1 w:val="00000000000000000000"/>
    <w:charset w:val="00"/>
    <w:family w:val="auto"/>
    <w:notTrueType/>
    <w:pitch w:val="variable"/>
    <w:sig w:usb0="00000003" w:usb1="00000000" w:usb2="00000000" w:usb3="00000000" w:csb0="00000001" w:csb1="00000000"/>
  </w:font>
  <w:font w:name="LiteraSerial;Times New Roman">
    <w:altName w:val="Times New Roman"/>
    <w:panose1 w:val="00000000000000000000"/>
    <w:charset w:val="00"/>
    <w:family w:val="auto"/>
    <w:notTrueType/>
    <w:pitch w:val="default"/>
    <w:sig w:usb0="00000003" w:usb1="00000000" w:usb2="00000000" w:usb3="00000000" w:csb0="00000001" w:csb1="00000000"/>
  </w:font>
  <w:font w:name="Adobe 宋体 Std L">
    <w:altName w:val="Times New Roman"/>
    <w:panose1 w:val="00000000000000000000"/>
    <w:charset w:val="50"/>
    <w:family w:val="auto"/>
    <w:notTrueType/>
    <w:pitch w:val="variable"/>
    <w:sig w:usb0="00000001"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B95" w:rsidRDefault="00140B95" w:rsidP="00654CEE">
    <w:pPr>
      <w:pStyle w:val="Numbering"/>
      <w:ind w:right="360"/>
      <w:rPr>
        <w:rFonts w:ascii="Litera Serial" w:hAnsi="Litera Serial" w:cs="Litera Serial"/>
        <w:color w:val="808080"/>
        <w:sz w:val="16"/>
        <w:szCs w:val="16"/>
      </w:rPr>
    </w:pPr>
  </w:p>
  <w:p w:rsidR="00140B95" w:rsidRDefault="00140B95" w:rsidP="00654CEE">
    <w:pPr>
      <w:pStyle w:val="Numbering"/>
      <w:ind w:right="360"/>
      <w:rPr>
        <w:rFonts w:ascii="Litera Serial" w:hAnsi="Litera Serial" w:cs="Litera Serial"/>
        <w:color w:val="808080"/>
        <w:sz w:val="16"/>
        <w:szCs w:val="16"/>
      </w:rPr>
    </w:pPr>
    <w:r w:rsidRPr="00106B23">
      <w:rPr>
        <w:rFonts w:ascii="Litera Serial" w:hAnsi="Litera Serial" w:cs="Litera Serial"/>
        <w:color w:val="808080"/>
        <w:sz w:val="16"/>
        <w:szCs w:val="16"/>
      </w:rPr>
      <w:t>THIS DOCUMENT IS CONFIDENTIAL + CONTAINS INFORMATION PROPRIETARY TO APPLICA PTE LTD</w:t>
    </w:r>
  </w:p>
  <w:p w:rsidR="00140B95" w:rsidRPr="00654CEE" w:rsidRDefault="00140B95" w:rsidP="00654CEE">
    <w:pPr>
      <w:spacing w:after="20"/>
      <w:jc w:val="center"/>
      <w:rPr>
        <w:rFonts w:eastAsia="宋体" w:cs="Times New Roman"/>
        <w:color w:val="7F7F7F"/>
        <w:sz w:val="16"/>
        <w:szCs w:val="16"/>
      </w:rPr>
    </w:pPr>
    <w:r w:rsidRPr="00654CEE">
      <w:rPr>
        <w:rFonts w:eastAsia="宋体" w:cs="宋体" w:hint="eastAsia"/>
        <w:color w:val="7F7F7F"/>
        <w:sz w:val="16"/>
        <w:szCs w:val="16"/>
      </w:rPr>
      <w:t>该文档属于机密文件并包含属于</w:t>
    </w:r>
    <w:r w:rsidRPr="00654CEE">
      <w:rPr>
        <w:rFonts w:eastAsia="宋体"/>
        <w:caps/>
        <w:color w:val="7F7F7F"/>
        <w:sz w:val="16"/>
        <w:szCs w:val="16"/>
      </w:rPr>
      <w:t>Applica Pte Ltd</w:t>
    </w:r>
    <w:r w:rsidRPr="00654CEE">
      <w:rPr>
        <w:rFonts w:eastAsia="宋体" w:cs="宋体" w:hint="eastAsia"/>
        <w:color w:val="7F7F7F"/>
        <w:sz w:val="16"/>
        <w:szCs w:val="16"/>
      </w:rPr>
      <w:t>知识产权的信息</w:t>
    </w:r>
  </w:p>
  <w:p w:rsidR="00140B95" w:rsidRDefault="00140B95">
    <w:pPr>
      <w:pStyle w:val="a6"/>
      <w:jc w:val="right"/>
    </w:pPr>
    <w:r>
      <w:fldChar w:fldCharType="begin"/>
    </w:r>
    <w:r>
      <w:instrText>PAGE</w:instrText>
    </w:r>
    <w:r>
      <w:fldChar w:fldCharType="separate"/>
    </w:r>
    <w:r w:rsidR="007D0C5E">
      <w:rPr>
        <w:noProof/>
      </w:rPr>
      <w:t>11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69BA" w:rsidRDefault="000E69BA">
      <w:pPr>
        <w:rPr>
          <w:rFonts w:cs="Times New Roman"/>
        </w:rPr>
      </w:pPr>
      <w:r>
        <w:rPr>
          <w:rFonts w:cs="Times New Roman"/>
        </w:rPr>
        <w:separator/>
      </w:r>
    </w:p>
  </w:footnote>
  <w:footnote w:type="continuationSeparator" w:id="0">
    <w:p w:rsidR="000E69BA" w:rsidRDefault="000E69BA">
      <w:pPr>
        <w:rPr>
          <w:rFonts w:cs="Times New Roman"/>
        </w:rPr>
      </w:pPr>
      <w:r>
        <w:rPr>
          <w:rFonts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nsid w:val="00000004"/>
    <w:multiLevelType w:val="multilevel"/>
    <w:tmpl w:val="A336F04E"/>
    <w:lvl w:ilvl="0">
      <w:start w:val="1"/>
      <w:numFmt w:val="none"/>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25D3378C"/>
    <w:multiLevelType w:val="hybridMultilevel"/>
    <w:tmpl w:val="4F4224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7B46EAD"/>
    <w:multiLevelType w:val="hybridMultilevel"/>
    <w:tmpl w:val="ABD808DE"/>
    <w:lvl w:ilvl="0" w:tplc="7D28CBCE">
      <w:start w:val="1"/>
      <w:numFmt w:val="decimal"/>
      <w:lvlText w:val="%1."/>
      <w:lvlJc w:val="left"/>
      <w:pPr>
        <w:ind w:left="720" w:hanging="360"/>
      </w:pPr>
      <w:rPr>
        <w:rFonts w:ascii="Verdana" w:hAnsi="Verdana" w:cs="Verdan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3C8D2F62"/>
    <w:multiLevelType w:val="multilevel"/>
    <w:tmpl w:val="00000000"/>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nsid w:val="529B4293"/>
    <w:multiLevelType w:val="hybridMultilevel"/>
    <w:tmpl w:val="CF3CE274"/>
    <w:lvl w:ilvl="0" w:tplc="57581F16">
      <w:start w:val="1"/>
      <w:numFmt w:val="upperLetter"/>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69512149"/>
    <w:multiLevelType w:val="hybridMultilevel"/>
    <w:tmpl w:val="CC7AEB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nsid w:val="75CE39EC"/>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0"/>
  </w:num>
  <w:num w:numId="3">
    <w:abstractNumId w:val="4"/>
  </w:num>
  <w:num w:numId="4">
    <w:abstractNumId w:val="2"/>
  </w:num>
  <w:num w:numId="5">
    <w:abstractNumId w:val="3"/>
  </w:num>
  <w:num w:numId="6">
    <w:abstractNumId w:val="6"/>
  </w:num>
  <w:num w:numId="7">
    <w:abstractNumId w:val="5"/>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bordersDoNotSurroundHeader/>
  <w:bordersDoNotSurroundFooter/>
  <w:hideSpellingErrors/>
  <w:proofState w:grammar="clean"/>
  <w:defaultTabStop w:val="720"/>
  <w:doNotHyphenateCaps/>
  <w:drawingGridHorizontalSpacing w:val="0"/>
  <w:drawingGridVerticalSpacing w:val="0"/>
  <w:characterSpacingControl w:val="doNotCompress"/>
  <w:noLineBreaksAfter w:lang="zh-CN" w:val="$([{£¥·‘“〈《「『【〔〖〝﹙﹛﹝＄（．［｛￡￥"/>
  <w:noLineBreaksBefore w:lang="zh-CN" w:val="!%),.:;&gt;?]}¢¨°·ˇˉ―‖’”…‰′″›℃∶、。〃〉》」』】〕〗〞︶︺︾﹀﹄﹚﹜﹞！＂％＇），．：；？］｀｜｝～￠"/>
  <w:doNotValidateAgainstSchema/>
  <w:doNotDemarcateInvalidXml/>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A3A"/>
    <w:rsid w:val="00004BFD"/>
    <w:rsid w:val="000069B1"/>
    <w:rsid w:val="000231A7"/>
    <w:rsid w:val="000346B7"/>
    <w:rsid w:val="00034944"/>
    <w:rsid w:val="00041CB2"/>
    <w:rsid w:val="000462F3"/>
    <w:rsid w:val="000478B2"/>
    <w:rsid w:val="000514BC"/>
    <w:rsid w:val="00065FAD"/>
    <w:rsid w:val="000742CE"/>
    <w:rsid w:val="00074AB5"/>
    <w:rsid w:val="00091DFD"/>
    <w:rsid w:val="00092E09"/>
    <w:rsid w:val="000946B1"/>
    <w:rsid w:val="000A1D1D"/>
    <w:rsid w:val="000C3069"/>
    <w:rsid w:val="000C47F8"/>
    <w:rsid w:val="000D0E61"/>
    <w:rsid w:val="000D5084"/>
    <w:rsid w:val="000D7A2B"/>
    <w:rsid w:val="000E17E9"/>
    <w:rsid w:val="000E27E5"/>
    <w:rsid w:val="000E50F7"/>
    <w:rsid w:val="000E69BA"/>
    <w:rsid w:val="000E74B6"/>
    <w:rsid w:val="000F14D1"/>
    <w:rsid w:val="00106B23"/>
    <w:rsid w:val="0012449F"/>
    <w:rsid w:val="00125F69"/>
    <w:rsid w:val="00127021"/>
    <w:rsid w:val="0013407E"/>
    <w:rsid w:val="00140B95"/>
    <w:rsid w:val="00142B24"/>
    <w:rsid w:val="00144931"/>
    <w:rsid w:val="0014566E"/>
    <w:rsid w:val="00145C74"/>
    <w:rsid w:val="001675A5"/>
    <w:rsid w:val="00170DC9"/>
    <w:rsid w:val="00170F24"/>
    <w:rsid w:val="00172A27"/>
    <w:rsid w:val="0017452B"/>
    <w:rsid w:val="00177070"/>
    <w:rsid w:val="001772AE"/>
    <w:rsid w:val="0018326A"/>
    <w:rsid w:val="00183956"/>
    <w:rsid w:val="00194AC9"/>
    <w:rsid w:val="001A2A22"/>
    <w:rsid w:val="001A3EC3"/>
    <w:rsid w:val="001B0C9B"/>
    <w:rsid w:val="001B3F26"/>
    <w:rsid w:val="001C0717"/>
    <w:rsid w:val="001C555C"/>
    <w:rsid w:val="001C7474"/>
    <w:rsid w:val="001C75CC"/>
    <w:rsid w:val="001D09A4"/>
    <w:rsid w:val="001E193E"/>
    <w:rsid w:val="001E467E"/>
    <w:rsid w:val="001E5F8D"/>
    <w:rsid w:val="001F3604"/>
    <w:rsid w:val="001F4AAE"/>
    <w:rsid w:val="001F5052"/>
    <w:rsid w:val="001F5E32"/>
    <w:rsid w:val="002043A5"/>
    <w:rsid w:val="002079BD"/>
    <w:rsid w:val="00214D91"/>
    <w:rsid w:val="00223228"/>
    <w:rsid w:val="00227B56"/>
    <w:rsid w:val="002402E9"/>
    <w:rsid w:val="002407D7"/>
    <w:rsid w:val="0027533F"/>
    <w:rsid w:val="00281A04"/>
    <w:rsid w:val="00287804"/>
    <w:rsid w:val="002904A9"/>
    <w:rsid w:val="00291A47"/>
    <w:rsid w:val="002934B5"/>
    <w:rsid w:val="0029469B"/>
    <w:rsid w:val="00295B45"/>
    <w:rsid w:val="002A7898"/>
    <w:rsid w:val="002B7445"/>
    <w:rsid w:val="002C0D90"/>
    <w:rsid w:val="002C1031"/>
    <w:rsid w:val="002C3BB2"/>
    <w:rsid w:val="002C3E98"/>
    <w:rsid w:val="002D47A3"/>
    <w:rsid w:val="002D6D3E"/>
    <w:rsid w:val="002E5534"/>
    <w:rsid w:val="00313140"/>
    <w:rsid w:val="003229AE"/>
    <w:rsid w:val="003249CE"/>
    <w:rsid w:val="00324AA3"/>
    <w:rsid w:val="003262AE"/>
    <w:rsid w:val="003276B0"/>
    <w:rsid w:val="0033661E"/>
    <w:rsid w:val="003414EF"/>
    <w:rsid w:val="00352C0B"/>
    <w:rsid w:val="003573D6"/>
    <w:rsid w:val="00362960"/>
    <w:rsid w:val="00363D6D"/>
    <w:rsid w:val="0038204A"/>
    <w:rsid w:val="00384A3F"/>
    <w:rsid w:val="00392615"/>
    <w:rsid w:val="00392B59"/>
    <w:rsid w:val="003A7A78"/>
    <w:rsid w:val="003B4C90"/>
    <w:rsid w:val="003C1AC6"/>
    <w:rsid w:val="003C3BC1"/>
    <w:rsid w:val="003C595B"/>
    <w:rsid w:val="003D2891"/>
    <w:rsid w:val="003D62C3"/>
    <w:rsid w:val="003D6DE3"/>
    <w:rsid w:val="003E1BAE"/>
    <w:rsid w:val="003E2108"/>
    <w:rsid w:val="003E3A6E"/>
    <w:rsid w:val="003F1ACC"/>
    <w:rsid w:val="003F3151"/>
    <w:rsid w:val="003F5018"/>
    <w:rsid w:val="00405CAC"/>
    <w:rsid w:val="004134AB"/>
    <w:rsid w:val="004168C5"/>
    <w:rsid w:val="004311FD"/>
    <w:rsid w:val="004465EE"/>
    <w:rsid w:val="004504C2"/>
    <w:rsid w:val="004514E8"/>
    <w:rsid w:val="004529C8"/>
    <w:rsid w:val="00455183"/>
    <w:rsid w:val="00455432"/>
    <w:rsid w:val="00456A56"/>
    <w:rsid w:val="004611F5"/>
    <w:rsid w:val="00463BBE"/>
    <w:rsid w:val="00482584"/>
    <w:rsid w:val="004850EC"/>
    <w:rsid w:val="00493AA8"/>
    <w:rsid w:val="00493BEB"/>
    <w:rsid w:val="004A38C7"/>
    <w:rsid w:val="004A4125"/>
    <w:rsid w:val="004B1397"/>
    <w:rsid w:val="004B40E4"/>
    <w:rsid w:val="004C0B70"/>
    <w:rsid w:val="004C48DC"/>
    <w:rsid w:val="004C766A"/>
    <w:rsid w:val="004E575D"/>
    <w:rsid w:val="004F1866"/>
    <w:rsid w:val="004F690D"/>
    <w:rsid w:val="00501C64"/>
    <w:rsid w:val="00503BEF"/>
    <w:rsid w:val="00503CCF"/>
    <w:rsid w:val="0051150D"/>
    <w:rsid w:val="00515F22"/>
    <w:rsid w:val="00516A4F"/>
    <w:rsid w:val="005202F7"/>
    <w:rsid w:val="00521371"/>
    <w:rsid w:val="00522830"/>
    <w:rsid w:val="0052402D"/>
    <w:rsid w:val="00536264"/>
    <w:rsid w:val="00541737"/>
    <w:rsid w:val="005530DD"/>
    <w:rsid w:val="005578C9"/>
    <w:rsid w:val="00565AE6"/>
    <w:rsid w:val="005A40BE"/>
    <w:rsid w:val="005D3257"/>
    <w:rsid w:val="005D4287"/>
    <w:rsid w:val="005D62D6"/>
    <w:rsid w:val="005E0B7E"/>
    <w:rsid w:val="0060744D"/>
    <w:rsid w:val="00616216"/>
    <w:rsid w:val="00623C81"/>
    <w:rsid w:val="00624ED5"/>
    <w:rsid w:val="00627F32"/>
    <w:rsid w:val="00633102"/>
    <w:rsid w:val="00634544"/>
    <w:rsid w:val="00636975"/>
    <w:rsid w:val="00637209"/>
    <w:rsid w:val="006404A0"/>
    <w:rsid w:val="00641904"/>
    <w:rsid w:val="0064271C"/>
    <w:rsid w:val="00642BB9"/>
    <w:rsid w:val="00651083"/>
    <w:rsid w:val="00651BFA"/>
    <w:rsid w:val="00654CEE"/>
    <w:rsid w:val="00657453"/>
    <w:rsid w:val="006615FC"/>
    <w:rsid w:val="00664388"/>
    <w:rsid w:val="0066621F"/>
    <w:rsid w:val="00672EBC"/>
    <w:rsid w:val="00682A15"/>
    <w:rsid w:val="006C0B95"/>
    <w:rsid w:val="006C5E8E"/>
    <w:rsid w:val="006C7B2F"/>
    <w:rsid w:val="006E1935"/>
    <w:rsid w:val="006E3679"/>
    <w:rsid w:val="006F183E"/>
    <w:rsid w:val="006F31F5"/>
    <w:rsid w:val="007000F3"/>
    <w:rsid w:val="00701392"/>
    <w:rsid w:val="00705728"/>
    <w:rsid w:val="00707370"/>
    <w:rsid w:val="007156E6"/>
    <w:rsid w:val="00746410"/>
    <w:rsid w:val="007475C0"/>
    <w:rsid w:val="00750979"/>
    <w:rsid w:val="0075705B"/>
    <w:rsid w:val="007639B7"/>
    <w:rsid w:val="0078000B"/>
    <w:rsid w:val="00780DE6"/>
    <w:rsid w:val="007873C9"/>
    <w:rsid w:val="007944E1"/>
    <w:rsid w:val="007A6881"/>
    <w:rsid w:val="007C220C"/>
    <w:rsid w:val="007C306B"/>
    <w:rsid w:val="007D0C5E"/>
    <w:rsid w:val="007E325D"/>
    <w:rsid w:val="007E5A9F"/>
    <w:rsid w:val="007F1301"/>
    <w:rsid w:val="007F6B17"/>
    <w:rsid w:val="00813D2F"/>
    <w:rsid w:val="00817564"/>
    <w:rsid w:val="00821601"/>
    <w:rsid w:val="00826C07"/>
    <w:rsid w:val="008307CE"/>
    <w:rsid w:val="008315AD"/>
    <w:rsid w:val="00832865"/>
    <w:rsid w:val="0083427E"/>
    <w:rsid w:val="0084388A"/>
    <w:rsid w:val="0084597B"/>
    <w:rsid w:val="00856D60"/>
    <w:rsid w:val="00864059"/>
    <w:rsid w:val="00874F7E"/>
    <w:rsid w:val="008818F2"/>
    <w:rsid w:val="00886A52"/>
    <w:rsid w:val="008A4618"/>
    <w:rsid w:val="008B1B40"/>
    <w:rsid w:val="008B233E"/>
    <w:rsid w:val="008B3C84"/>
    <w:rsid w:val="008B5786"/>
    <w:rsid w:val="008B65ED"/>
    <w:rsid w:val="008C292C"/>
    <w:rsid w:val="008D1F9E"/>
    <w:rsid w:val="008D4101"/>
    <w:rsid w:val="008D54A0"/>
    <w:rsid w:val="008D7785"/>
    <w:rsid w:val="008E2416"/>
    <w:rsid w:val="008F60E4"/>
    <w:rsid w:val="00900CE1"/>
    <w:rsid w:val="00901ECD"/>
    <w:rsid w:val="00902AB1"/>
    <w:rsid w:val="00902C4C"/>
    <w:rsid w:val="00907B56"/>
    <w:rsid w:val="00910A3C"/>
    <w:rsid w:val="009144E5"/>
    <w:rsid w:val="0091486E"/>
    <w:rsid w:val="00917720"/>
    <w:rsid w:val="0092148D"/>
    <w:rsid w:val="009331E0"/>
    <w:rsid w:val="00961F1A"/>
    <w:rsid w:val="00964F97"/>
    <w:rsid w:val="00967FD9"/>
    <w:rsid w:val="00975390"/>
    <w:rsid w:val="0098096C"/>
    <w:rsid w:val="00982037"/>
    <w:rsid w:val="009842F9"/>
    <w:rsid w:val="00984B82"/>
    <w:rsid w:val="00984F2B"/>
    <w:rsid w:val="009864A7"/>
    <w:rsid w:val="0099174C"/>
    <w:rsid w:val="00993FA0"/>
    <w:rsid w:val="009A3426"/>
    <w:rsid w:val="009B3D12"/>
    <w:rsid w:val="009C3B99"/>
    <w:rsid w:val="009C7067"/>
    <w:rsid w:val="009D1AA4"/>
    <w:rsid w:val="009E6675"/>
    <w:rsid w:val="009E6E1B"/>
    <w:rsid w:val="009F3B0C"/>
    <w:rsid w:val="009F46FC"/>
    <w:rsid w:val="00A17E9A"/>
    <w:rsid w:val="00A27F9E"/>
    <w:rsid w:val="00A3196D"/>
    <w:rsid w:val="00A321F9"/>
    <w:rsid w:val="00A33EDC"/>
    <w:rsid w:val="00A427F8"/>
    <w:rsid w:val="00A47CBD"/>
    <w:rsid w:val="00A50CF8"/>
    <w:rsid w:val="00A65B6D"/>
    <w:rsid w:val="00A66985"/>
    <w:rsid w:val="00A76E26"/>
    <w:rsid w:val="00A81B52"/>
    <w:rsid w:val="00A834A6"/>
    <w:rsid w:val="00A854F0"/>
    <w:rsid w:val="00A90304"/>
    <w:rsid w:val="00AA1F27"/>
    <w:rsid w:val="00AA2E75"/>
    <w:rsid w:val="00AA6DCF"/>
    <w:rsid w:val="00AA7CFE"/>
    <w:rsid w:val="00AB16EC"/>
    <w:rsid w:val="00AB55F1"/>
    <w:rsid w:val="00AB784D"/>
    <w:rsid w:val="00AC15E5"/>
    <w:rsid w:val="00AC1E7C"/>
    <w:rsid w:val="00AC348D"/>
    <w:rsid w:val="00AC4022"/>
    <w:rsid w:val="00AC4765"/>
    <w:rsid w:val="00AD6E87"/>
    <w:rsid w:val="00AE52E7"/>
    <w:rsid w:val="00AE5372"/>
    <w:rsid w:val="00AF51AD"/>
    <w:rsid w:val="00B006A5"/>
    <w:rsid w:val="00B11FB0"/>
    <w:rsid w:val="00B12515"/>
    <w:rsid w:val="00B132CF"/>
    <w:rsid w:val="00B232BB"/>
    <w:rsid w:val="00B241DE"/>
    <w:rsid w:val="00B35C36"/>
    <w:rsid w:val="00B40044"/>
    <w:rsid w:val="00B44268"/>
    <w:rsid w:val="00B46B6F"/>
    <w:rsid w:val="00B51C09"/>
    <w:rsid w:val="00B65C93"/>
    <w:rsid w:val="00B66D09"/>
    <w:rsid w:val="00B7744F"/>
    <w:rsid w:val="00B82502"/>
    <w:rsid w:val="00B836B5"/>
    <w:rsid w:val="00B90CE9"/>
    <w:rsid w:val="00B910A3"/>
    <w:rsid w:val="00B97027"/>
    <w:rsid w:val="00B97870"/>
    <w:rsid w:val="00BA3838"/>
    <w:rsid w:val="00BB101E"/>
    <w:rsid w:val="00BB2C19"/>
    <w:rsid w:val="00BC067E"/>
    <w:rsid w:val="00BC0F97"/>
    <w:rsid w:val="00BD009E"/>
    <w:rsid w:val="00BD248C"/>
    <w:rsid w:val="00BD3964"/>
    <w:rsid w:val="00BD65E7"/>
    <w:rsid w:val="00BE25D9"/>
    <w:rsid w:val="00BF410A"/>
    <w:rsid w:val="00BF5075"/>
    <w:rsid w:val="00C055B7"/>
    <w:rsid w:val="00C067A7"/>
    <w:rsid w:val="00C06B78"/>
    <w:rsid w:val="00C074F1"/>
    <w:rsid w:val="00C13E75"/>
    <w:rsid w:val="00C14EA1"/>
    <w:rsid w:val="00C2275C"/>
    <w:rsid w:val="00C232E8"/>
    <w:rsid w:val="00C30192"/>
    <w:rsid w:val="00C33186"/>
    <w:rsid w:val="00C419C3"/>
    <w:rsid w:val="00C52F03"/>
    <w:rsid w:val="00C537F7"/>
    <w:rsid w:val="00C56014"/>
    <w:rsid w:val="00C613E7"/>
    <w:rsid w:val="00C66070"/>
    <w:rsid w:val="00C700F3"/>
    <w:rsid w:val="00C70B2D"/>
    <w:rsid w:val="00C7581E"/>
    <w:rsid w:val="00C90C5C"/>
    <w:rsid w:val="00C9314A"/>
    <w:rsid w:val="00C96B9D"/>
    <w:rsid w:val="00C97713"/>
    <w:rsid w:val="00CB7AE9"/>
    <w:rsid w:val="00CC05FC"/>
    <w:rsid w:val="00CC6D61"/>
    <w:rsid w:val="00CD1BE3"/>
    <w:rsid w:val="00CD32F3"/>
    <w:rsid w:val="00CD4457"/>
    <w:rsid w:val="00CE7402"/>
    <w:rsid w:val="00CE7C7C"/>
    <w:rsid w:val="00CF6A0C"/>
    <w:rsid w:val="00D02886"/>
    <w:rsid w:val="00D02F1C"/>
    <w:rsid w:val="00D041DD"/>
    <w:rsid w:val="00D06746"/>
    <w:rsid w:val="00D10FBC"/>
    <w:rsid w:val="00D14636"/>
    <w:rsid w:val="00D14D12"/>
    <w:rsid w:val="00D15374"/>
    <w:rsid w:val="00D2348D"/>
    <w:rsid w:val="00D2397C"/>
    <w:rsid w:val="00D301D6"/>
    <w:rsid w:val="00D35AFE"/>
    <w:rsid w:val="00D56795"/>
    <w:rsid w:val="00D61914"/>
    <w:rsid w:val="00D63DD6"/>
    <w:rsid w:val="00D6751D"/>
    <w:rsid w:val="00D71853"/>
    <w:rsid w:val="00D73799"/>
    <w:rsid w:val="00D81C23"/>
    <w:rsid w:val="00D8452A"/>
    <w:rsid w:val="00D86EF1"/>
    <w:rsid w:val="00D94DCF"/>
    <w:rsid w:val="00D951AC"/>
    <w:rsid w:val="00D96AC6"/>
    <w:rsid w:val="00DA535E"/>
    <w:rsid w:val="00DA62E3"/>
    <w:rsid w:val="00DB2473"/>
    <w:rsid w:val="00DB5470"/>
    <w:rsid w:val="00DC3FF9"/>
    <w:rsid w:val="00DC5A08"/>
    <w:rsid w:val="00DC7FA6"/>
    <w:rsid w:val="00DD01BA"/>
    <w:rsid w:val="00DE22B5"/>
    <w:rsid w:val="00DF22BA"/>
    <w:rsid w:val="00DF23B9"/>
    <w:rsid w:val="00DF2DF6"/>
    <w:rsid w:val="00DF3B24"/>
    <w:rsid w:val="00E036BD"/>
    <w:rsid w:val="00E14BC8"/>
    <w:rsid w:val="00E21742"/>
    <w:rsid w:val="00E33664"/>
    <w:rsid w:val="00E34B1C"/>
    <w:rsid w:val="00E37CD1"/>
    <w:rsid w:val="00E37FC9"/>
    <w:rsid w:val="00E46DEC"/>
    <w:rsid w:val="00E57DE6"/>
    <w:rsid w:val="00E60CF6"/>
    <w:rsid w:val="00E839D9"/>
    <w:rsid w:val="00E86176"/>
    <w:rsid w:val="00E86AFE"/>
    <w:rsid w:val="00E91F07"/>
    <w:rsid w:val="00EA4414"/>
    <w:rsid w:val="00EA44B4"/>
    <w:rsid w:val="00EA67B8"/>
    <w:rsid w:val="00EB4EBD"/>
    <w:rsid w:val="00EB668D"/>
    <w:rsid w:val="00EB7E44"/>
    <w:rsid w:val="00EC0D3E"/>
    <w:rsid w:val="00ED2597"/>
    <w:rsid w:val="00ED45EB"/>
    <w:rsid w:val="00EE39ED"/>
    <w:rsid w:val="00F02BDB"/>
    <w:rsid w:val="00F03A55"/>
    <w:rsid w:val="00F11774"/>
    <w:rsid w:val="00F233ED"/>
    <w:rsid w:val="00F24122"/>
    <w:rsid w:val="00F25E50"/>
    <w:rsid w:val="00F270F4"/>
    <w:rsid w:val="00F31357"/>
    <w:rsid w:val="00F36016"/>
    <w:rsid w:val="00F4307C"/>
    <w:rsid w:val="00F44652"/>
    <w:rsid w:val="00F64518"/>
    <w:rsid w:val="00F71C43"/>
    <w:rsid w:val="00F8445F"/>
    <w:rsid w:val="00F87453"/>
    <w:rsid w:val="00F92E29"/>
    <w:rsid w:val="00F93171"/>
    <w:rsid w:val="00F97066"/>
    <w:rsid w:val="00FA3EF3"/>
    <w:rsid w:val="00FA4300"/>
    <w:rsid w:val="00FA64E1"/>
    <w:rsid w:val="00FB40C7"/>
    <w:rsid w:val="00FB6B8F"/>
    <w:rsid w:val="00FB7828"/>
    <w:rsid w:val="00FB7ED1"/>
    <w:rsid w:val="00FC3678"/>
    <w:rsid w:val="00FC413A"/>
    <w:rsid w:val="00FD0653"/>
    <w:rsid w:val="00FD44E8"/>
    <w:rsid w:val="00FD73B7"/>
    <w:rsid w:val="00FE0147"/>
    <w:rsid w:val="00FF05BC"/>
    <w:rsid w:val="00FF3355"/>
    <w:rsid w:val="00FF4983"/>
    <w:rsid w:val="00FF51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0B70"/>
    <w:pPr>
      <w:widowControl w:val="0"/>
      <w:suppressAutoHyphens/>
    </w:pPr>
    <w:rPr>
      <w:rFonts w:ascii="Litera Serial" w:eastAsia="SimSun;宋体" w:hAnsi="Litera Serial" w:cs="Litera Serial"/>
      <w:color w:val="00000A"/>
      <w:kern w:val="0"/>
      <w:sz w:val="24"/>
      <w:szCs w:val="24"/>
    </w:rPr>
  </w:style>
  <w:style w:type="paragraph" w:styleId="1">
    <w:name w:val="heading 1"/>
    <w:basedOn w:val="Heading"/>
    <w:next w:val="Textbody"/>
    <w:link w:val="1Char"/>
    <w:autoRedefine/>
    <w:uiPriority w:val="99"/>
    <w:qFormat/>
    <w:rsid w:val="008F60E4"/>
    <w:pPr>
      <w:outlineLvl w:val="0"/>
    </w:pPr>
    <w:rPr>
      <w:rFonts w:ascii="Litera Serial" w:eastAsia="宋体" w:hAnsi="Litera Serial" w:cs="Litera Serial"/>
      <w:caps/>
      <w:color w:val="1AB8FF"/>
    </w:rPr>
  </w:style>
  <w:style w:type="paragraph" w:styleId="2">
    <w:name w:val="heading 2"/>
    <w:basedOn w:val="a"/>
    <w:next w:val="Textbody"/>
    <w:link w:val="2Char"/>
    <w:uiPriority w:val="99"/>
    <w:qFormat/>
    <w:rsid w:val="00F71C43"/>
    <w:pPr>
      <w:keepNext/>
      <w:numPr>
        <w:ilvl w:val="1"/>
        <w:numId w:val="1"/>
      </w:numPr>
      <w:spacing w:before="240" w:after="120"/>
      <w:outlineLvl w:val="1"/>
    </w:pPr>
    <w:rPr>
      <w:rFonts w:ascii="Cambria" w:eastAsia="宋体" w:hAnsi="Cambria" w:cs="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8F60E4"/>
    <w:rPr>
      <w:rFonts w:ascii="Litera Serial" w:hAnsi="Litera Serial" w:cs="Litera Serial"/>
      <w:caps/>
      <w:color w:val="1AB8FF"/>
      <w:kern w:val="0"/>
      <w:sz w:val="28"/>
      <w:szCs w:val="28"/>
    </w:rPr>
  </w:style>
  <w:style w:type="character" w:customStyle="1" w:styleId="2Char">
    <w:name w:val="标题 2 Char"/>
    <w:basedOn w:val="a0"/>
    <w:link w:val="2"/>
    <w:uiPriority w:val="99"/>
    <w:locked/>
    <w:rsid w:val="00F71C43"/>
    <w:rPr>
      <w:rFonts w:ascii="Cambria" w:eastAsia="宋体" w:hAnsi="Cambria" w:cs="Cambria"/>
      <w:b/>
      <w:bCs/>
      <w:color w:val="00000A"/>
      <w:sz w:val="32"/>
      <w:szCs w:val="32"/>
      <w:lang w:val="en-US" w:eastAsia="zh-CN"/>
    </w:rPr>
  </w:style>
  <w:style w:type="paragraph" w:customStyle="1" w:styleId="Heading">
    <w:name w:val="Heading"/>
    <w:basedOn w:val="a"/>
    <w:next w:val="Textbody"/>
    <w:uiPriority w:val="99"/>
    <w:rsid w:val="00F71C43"/>
    <w:pPr>
      <w:keepNext/>
      <w:spacing w:before="240" w:after="120"/>
    </w:pPr>
    <w:rPr>
      <w:rFonts w:ascii="Arial" w:eastAsia="｣ﾍ｣ﾓ ﾃｯ" w:hAnsi="Arial" w:cs="Arial"/>
      <w:sz w:val="28"/>
      <w:szCs w:val="28"/>
    </w:rPr>
  </w:style>
  <w:style w:type="paragraph" w:customStyle="1" w:styleId="Textbody">
    <w:name w:val="Text body"/>
    <w:basedOn w:val="a"/>
    <w:uiPriority w:val="99"/>
    <w:rsid w:val="00F71C43"/>
    <w:pPr>
      <w:spacing w:after="120"/>
    </w:pPr>
  </w:style>
  <w:style w:type="character" w:customStyle="1" w:styleId="Absatz-Standardschriftart">
    <w:name w:val="Absatz-Standardschriftart"/>
    <w:uiPriority w:val="99"/>
    <w:rsid w:val="00F71C43"/>
  </w:style>
  <w:style w:type="character" w:customStyle="1" w:styleId="WW-Absatz-Standardschriftart">
    <w:name w:val="WW-Absatz-Standardschriftart"/>
    <w:uiPriority w:val="99"/>
    <w:rsid w:val="00F71C43"/>
  </w:style>
  <w:style w:type="character" w:customStyle="1" w:styleId="WW-Absatz-Standardschriftart1">
    <w:name w:val="WW-Absatz-Standardschriftart1"/>
    <w:uiPriority w:val="99"/>
    <w:rsid w:val="00F71C43"/>
  </w:style>
  <w:style w:type="character" w:customStyle="1" w:styleId="HeaderChar">
    <w:name w:val="Header Char"/>
    <w:uiPriority w:val="99"/>
    <w:rsid w:val="00F71C43"/>
    <w:rPr>
      <w:rFonts w:eastAsia="SimSun;宋体"/>
      <w:sz w:val="24"/>
      <w:szCs w:val="24"/>
      <w:lang w:eastAsia="zh-CN"/>
    </w:rPr>
  </w:style>
  <w:style w:type="character" w:customStyle="1" w:styleId="FooterChar">
    <w:name w:val="Footer Char"/>
    <w:uiPriority w:val="99"/>
    <w:rsid w:val="00F71C43"/>
    <w:rPr>
      <w:rFonts w:eastAsia="SimSun;宋体"/>
      <w:sz w:val="24"/>
      <w:szCs w:val="24"/>
      <w:lang w:eastAsia="zh-CN"/>
    </w:rPr>
  </w:style>
  <w:style w:type="character" w:customStyle="1" w:styleId="WW-DefaultParagraphFont">
    <w:name w:val="WW-Default Paragraph Font"/>
    <w:uiPriority w:val="99"/>
    <w:rsid w:val="00F71C43"/>
  </w:style>
  <w:style w:type="character" w:customStyle="1" w:styleId="PageNumber1">
    <w:name w:val="Page Number1"/>
    <w:uiPriority w:val="99"/>
    <w:rsid w:val="00F71C43"/>
  </w:style>
  <w:style w:type="character" w:customStyle="1" w:styleId="10">
    <w:name w:val="明显强调1"/>
    <w:uiPriority w:val="99"/>
    <w:rsid w:val="00F71C43"/>
    <w:rPr>
      <w:b/>
      <w:bCs/>
      <w:i/>
      <w:iCs/>
      <w:color w:val="auto"/>
    </w:rPr>
  </w:style>
  <w:style w:type="character" w:customStyle="1" w:styleId="Bullets">
    <w:name w:val="Bullets"/>
    <w:uiPriority w:val="99"/>
    <w:rsid w:val="00F71C43"/>
    <w:rPr>
      <w:rFonts w:ascii="OpenSymbol" w:hAnsi="OpenSymbol" w:cs="OpenSymbol"/>
    </w:rPr>
  </w:style>
  <w:style w:type="character" w:customStyle="1" w:styleId="InternetLink">
    <w:name w:val="Internet Link"/>
    <w:uiPriority w:val="99"/>
    <w:rsid w:val="00F71C43"/>
    <w:rPr>
      <w:color w:val="000080"/>
      <w:u w:val="single"/>
      <w:lang w:val="en-US" w:eastAsia="en-US"/>
    </w:rPr>
  </w:style>
  <w:style w:type="character" w:customStyle="1" w:styleId="ListLabel1">
    <w:name w:val="ListLabel 1"/>
    <w:uiPriority w:val="99"/>
    <w:rsid w:val="00F71C43"/>
  </w:style>
  <w:style w:type="character" w:customStyle="1" w:styleId="ListLabel2">
    <w:name w:val="ListLabel 2"/>
    <w:uiPriority w:val="99"/>
    <w:rsid w:val="00F71C43"/>
  </w:style>
  <w:style w:type="character" w:customStyle="1" w:styleId="ListLabel3">
    <w:name w:val="ListLabel 3"/>
    <w:uiPriority w:val="99"/>
    <w:rsid w:val="00F71C43"/>
  </w:style>
  <w:style w:type="character" w:customStyle="1" w:styleId="ListLabel4">
    <w:name w:val="ListLabel 4"/>
    <w:uiPriority w:val="99"/>
    <w:rsid w:val="00F71C43"/>
  </w:style>
  <w:style w:type="character" w:customStyle="1" w:styleId="ListLabel5">
    <w:name w:val="ListLabel 5"/>
    <w:uiPriority w:val="99"/>
    <w:rsid w:val="00F71C43"/>
  </w:style>
  <w:style w:type="character" w:customStyle="1" w:styleId="ListLabel6">
    <w:name w:val="ListLabel 6"/>
    <w:uiPriority w:val="99"/>
    <w:rsid w:val="00F71C43"/>
  </w:style>
  <w:style w:type="character" w:customStyle="1" w:styleId="HeaderChar1">
    <w:name w:val="Header Char1"/>
    <w:uiPriority w:val="99"/>
    <w:locked/>
    <w:rsid w:val="00F71C43"/>
    <w:rPr>
      <w:rFonts w:ascii="Times New Roman" w:eastAsia="SimSun;宋体" w:hAnsi="Times New Roman" w:cs="Times New Roman"/>
      <w:color w:val="00000A"/>
      <w:kern w:val="0"/>
      <w:sz w:val="18"/>
      <w:szCs w:val="18"/>
    </w:rPr>
  </w:style>
  <w:style w:type="character" w:customStyle="1" w:styleId="FooterChar1">
    <w:name w:val="Footer Char1"/>
    <w:uiPriority w:val="99"/>
    <w:locked/>
    <w:rsid w:val="00F71C43"/>
    <w:rPr>
      <w:rFonts w:ascii="Times New Roman" w:eastAsia="SimSun;宋体" w:hAnsi="Times New Roman" w:cs="Times New Roman"/>
      <w:color w:val="00000A"/>
      <w:kern w:val="0"/>
      <w:sz w:val="18"/>
      <w:szCs w:val="18"/>
    </w:rPr>
  </w:style>
  <w:style w:type="character" w:customStyle="1" w:styleId="BalloonTextChar">
    <w:name w:val="Balloon Text Char"/>
    <w:uiPriority w:val="99"/>
    <w:locked/>
    <w:rsid w:val="00F71C43"/>
    <w:rPr>
      <w:rFonts w:ascii="Lucida Grande" w:eastAsia="SimSun;宋体" w:hAnsi="Lucida Grande" w:cs="Lucida Grande"/>
      <w:color w:val="00000A"/>
      <w:sz w:val="18"/>
      <w:szCs w:val="18"/>
      <w:lang w:eastAsia="zh-CN"/>
    </w:rPr>
  </w:style>
  <w:style w:type="character" w:customStyle="1" w:styleId="CommentReference1">
    <w:name w:val="Comment Reference1"/>
    <w:uiPriority w:val="99"/>
    <w:rsid w:val="00F71C43"/>
    <w:rPr>
      <w:sz w:val="18"/>
      <w:szCs w:val="18"/>
    </w:rPr>
  </w:style>
  <w:style w:type="character" w:customStyle="1" w:styleId="CommentTextChar">
    <w:name w:val="Comment Text Char"/>
    <w:uiPriority w:val="99"/>
    <w:locked/>
    <w:rsid w:val="00F71C43"/>
    <w:rPr>
      <w:rFonts w:ascii="Times New Roman" w:eastAsia="SimSun;宋体" w:hAnsi="Times New Roman" w:cs="Times New Roman"/>
      <w:color w:val="00000A"/>
      <w:lang w:eastAsia="zh-CN"/>
    </w:rPr>
  </w:style>
  <w:style w:type="character" w:customStyle="1" w:styleId="CommentSubjectChar">
    <w:name w:val="Comment Subject Char"/>
    <w:link w:val="CommentSubject1"/>
    <w:uiPriority w:val="99"/>
    <w:locked/>
    <w:rsid w:val="00F71C43"/>
    <w:rPr>
      <w:rFonts w:ascii="Times New Roman" w:eastAsia="SimSun;宋体" w:hAnsi="Times New Roman" w:cs="Times New Roman"/>
      <w:b/>
      <w:bCs/>
      <w:color w:val="00000A"/>
      <w:sz w:val="20"/>
      <w:szCs w:val="20"/>
      <w:lang w:eastAsia="zh-CN"/>
    </w:rPr>
  </w:style>
  <w:style w:type="paragraph" w:customStyle="1" w:styleId="CommentSubject1">
    <w:name w:val="Comment Subject1"/>
    <w:basedOn w:val="a3"/>
    <w:next w:val="a3"/>
    <w:link w:val="CommentSubjectChar"/>
    <w:uiPriority w:val="99"/>
    <w:rsid w:val="00F71C43"/>
    <w:rPr>
      <w:b/>
      <w:bCs/>
      <w:sz w:val="20"/>
      <w:szCs w:val="20"/>
    </w:rPr>
  </w:style>
  <w:style w:type="paragraph" w:styleId="a3">
    <w:name w:val="annotation text"/>
    <w:basedOn w:val="a"/>
    <w:link w:val="Char"/>
    <w:uiPriority w:val="99"/>
    <w:semiHidden/>
    <w:rsid w:val="00F71C43"/>
    <w:rPr>
      <w:rFonts w:ascii="Times New Roman" w:hAnsi="Times New Roman" w:cs="Times New Roman"/>
    </w:rPr>
  </w:style>
  <w:style w:type="character" w:customStyle="1" w:styleId="Char">
    <w:name w:val="批注文字 Char"/>
    <w:basedOn w:val="a0"/>
    <w:link w:val="a3"/>
    <w:uiPriority w:val="99"/>
    <w:semiHidden/>
    <w:locked/>
    <w:rsid w:val="000E50F7"/>
    <w:rPr>
      <w:rFonts w:eastAsia="SimSun;宋体"/>
      <w:color w:val="00000A"/>
      <w:kern w:val="0"/>
      <w:sz w:val="24"/>
      <w:szCs w:val="24"/>
    </w:rPr>
  </w:style>
  <w:style w:type="character" w:styleId="a4">
    <w:name w:val="Emphasis"/>
    <w:basedOn w:val="a0"/>
    <w:uiPriority w:val="99"/>
    <w:qFormat/>
    <w:rsid w:val="00F71C43"/>
    <w:rPr>
      <w:i/>
      <w:iCs/>
    </w:rPr>
  </w:style>
  <w:style w:type="paragraph" w:customStyle="1" w:styleId="List1">
    <w:name w:val="List1"/>
    <w:basedOn w:val="Textbody"/>
    <w:uiPriority w:val="99"/>
    <w:rsid w:val="00F71C43"/>
  </w:style>
  <w:style w:type="paragraph" w:customStyle="1" w:styleId="Index">
    <w:name w:val="Index"/>
    <w:basedOn w:val="a"/>
    <w:uiPriority w:val="99"/>
    <w:rsid w:val="00F71C43"/>
    <w:pPr>
      <w:suppressLineNumbers/>
    </w:pPr>
  </w:style>
  <w:style w:type="paragraph" w:customStyle="1" w:styleId="TableContents">
    <w:name w:val="Table Contents"/>
    <w:basedOn w:val="a"/>
    <w:uiPriority w:val="99"/>
    <w:rsid w:val="00F71C43"/>
    <w:pPr>
      <w:suppressLineNumbers/>
    </w:pPr>
  </w:style>
  <w:style w:type="paragraph" w:customStyle="1" w:styleId="TableHeading">
    <w:name w:val="Table Heading"/>
    <w:basedOn w:val="TableContents"/>
    <w:uiPriority w:val="99"/>
    <w:rsid w:val="00F71C43"/>
    <w:pPr>
      <w:jc w:val="center"/>
    </w:pPr>
    <w:rPr>
      <w:b/>
      <w:bCs/>
    </w:rPr>
  </w:style>
  <w:style w:type="paragraph" w:customStyle="1" w:styleId="Numbering">
    <w:name w:val="Numbering"/>
    <w:basedOn w:val="a"/>
    <w:uiPriority w:val="99"/>
    <w:rsid w:val="00F71C43"/>
    <w:pPr>
      <w:spacing w:line="213" w:lineRule="atLeast"/>
      <w:jc w:val="center"/>
    </w:pPr>
    <w:rPr>
      <w:rFonts w:ascii="LiteraSerial;Times New Roman" w:eastAsia="｣ﾍ｣ﾓ ﾃｯ" w:hAnsi="LiteraSerial;Times New Roman" w:cs="LiteraSerial;Times New Roman"/>
      <w:color w:val="656769"/>
      <w:sz w:val="18"/>
      <w:szCs w:val="18"/>
      <w:lang w:val="en-GB"/>
    </w:rPr>
  </w:style>
  <w:style w:type="paragraph" w:customStyle="1" w:styleId="Framecontents">
    <w:name w:val="Frame contents"/>
    <w:basedOn w:val="Textbody"/>
    <w:uiPriority w:val="99"/>
    <w:rsid w:val="00F71C43"/>
  </w:style>
  <w:style w:type="paragraph" w:customStyle="1" w:styleId="Textbodyindent">
    <w:name w:val="Text body indent"/>
    <w:basedOn w:val="Textbody"/>
    <w:uiPriority w:val="99"/>
    <w:rsid w:val="00F71C43"/>
    <w:pPr>
      <w:ind w:left="283"/>
    </w:pPr>
  </w:style>
  <w:style w:type="paragraph" w:styleId="a5">
    <w:name w:val="Balloon Text"/>
    <w:basedOn w:val="a"/>
    <w:link w:val="Char0"/>
    <w:uiPriority w:val="99"/>
    <w:semiHidden/>
    <w:rsid w:val="00F71C43"/>
    <w:rPr>
      <w:rFonts w:ascii="Times New Roman" w:hAnsi="Times New Roman" w:cs="Times New Roman"/>
      <w:sz w:val="2"/>
      <w:szCs w:val="2"/>
    </w:rPr>
  </w:style>
  <w:style w:type="character" w:customStyle="1" w:styleId="Char0">
    <w:name w:val="批注框文本 Char"/>
    <w:basedOn w:val="a0"/>
    <w:link w:val="a5"/>
    <w:uiPriority w:val="99"/>
    <w:semiHidden/>
    <w:locked/>
    <w:rsid w:val="000E50F7"/>
    <w:rPr>
      <w:rFonts w:eastAsia="SimSun;宋体"/>
      <w:color w:val="00000A"/>
      <w:kern w:val="0"/>
      <w:sz w:val="2"/>
      <w:szCs w:val="2"/>
    </w:rPr>
  </w:style>
  <w:style w:type="paragraph" w:styleId="a6">
    <w:name w:val="footer"/>
    <w:basedOn w:val="a"/>
    <w:link w:val="Char1"/>
    <w:uiPriority w:val="99"/>
    <w:rsid w:val="00F71C43"/>
    <w:pPr>
      <w:suppressLineNumbers/>
      <w:tabs>
        <w:tab w:val="center" w:pos="4320"/>
        <w:tab w:val="right" w:pos="8640"/>
      </w:tabs>
    </w:pPr>
    <w:rPr>
      <w:rFonts w:ascii="Times New Roman" w:hAnsi="Times New Roman" w:cs="Times New Roman"/>
      <w:sz w:val="18"/>
      <w:szCs w:val="18"/>
    </w:rPr>
  </w:style>
  <w:style w:type="character" w:customStyle="1" w:styleId="Char1">
    <w:name w:val="页脚 Char"/>
    <w:basedOn w:val="a0"/>
    <w:link w:val="a6"/>
    <w:uiPriority w:val="99"/>
    <w:semiHidden/>
    <w:locked/>
    <w:rsid w:val="000E50F7"/>
    <w:rPr>
      <w:rFonts w:eastAsia="SimSun;宋体"/>
      <w:color w:val="00000A"/>
      <w:kern w:val="0"/>
      <w:sz w:val="18"/>
      <w:szCs w:val="18"/>
    </w:rPr>
  </w:style>
  <w:style w:type="paragraph" w:styleId="a7">
    <w:name w:val="caption"/>
    <w:basedOn w:val="a"/>
    <w:uiPriority w:val="99"/>
    <w:qFormat/>
    <w:rsid w:val="00F71C43"/>
    <w:pPr>
      <w:suppressLineNumbers/>
      <w:spacing w:before="120" w:after="120"/>
    </w:pPr>
    <w:rPr>
      <w:i/>
      <w:iCs/>
    </w:rPr>
  </w:style>
  <w:style w:type="paragraph" w:styleId="a8">
    <w:name w:val="header"/>
    <w:basedOn w:val="a"/>
    <w:link w:val="Char2"/>
    <w:uiPriority w:val="99"/>
    <w:rsid w:val="00F71C43"/>
    <w:pPr>
      <w:suppressLineNumbers/>
      <w:tabs>
        <w:tab w:val="center" w:pos="4320"/>
        <w:tab w:val="right" w:pos="8640"/>
      </w:tabs>
    </w:pPr>
    <w:rPr>
      <w:rFonts w:ascii="Times New Roman" w:hAnsi="Times New Roman" w:cs="Times New Roman"/>
      <w:sz w:val="18"/>
      <w:szCs w:val="18"/>
    </w:rPr>
  </w:style>
  <w:style w:type="character" w:customStyle="1" w:styleId="Char2">
    <w:name w:val="页眉 Char"/>
    <w:basedOn w:val="a0"/>
    <w:link w:val="a8"/>
    <w:uiPriority w:val="99"/>
    <w:semiHidden/>
    <w:locked/>
    <w:rsid w:val="000E50F7"/>
    <w:rPr>
      <w:rFonts w:eastAsia="SimSun;宋体"/>
      <w:color w:val="00000A"/>
      <w:kern w:val="0"/>
      <w:sz w:val="18"/>
      <w:szCs w:val="18"/>
    </w:rPr>
  </w:style>
  <w:style w:type="paragraph" w:customStyle="1" w:styleId="11">
    <w:name w:val="修订1"/>
    <w:hidden/>
    <w:uiPriority w:val="99"/>
    <w:semiHidden/>
    <w:rsid w:val="0018326A"/>
    <w:rPr>
      <w:rFonts w:eastAsia="SimSun;宋体"/>
      <w:color w:val="00000A"/>
      <w:kern w:val="0"/>
      <w:sz w:val="24"/>
      <w:szCs w:val="24"/>
    </w:rPr>
  </w:style>
  <w:style w:type="paragraph" w:styleId="a9">
    <w:name w:val="Document Map"/>
    <w:basedOn w:val="a"/>
    <w:link w:val="Char3"/>
    <w:uiPriority w:val="99"/>
    <w:semiHidden/>
    <w:rsid w:val="0018326A"/>
    <w:rPr>
      <w:rFonts w:ascii="Lucida Grande" w:hAnsi="Lucida Grande" w:cs="Lucida Grande"/>
    </w:rPr>
  </w:style>
  <w:style w:type="character" w:customStyle="1" w:styleId="Char3">
    <w:name w:val="文档结构图 Char"/>
    <w:basedOn w:val="a0"/>
    <w:link w:val="a9"/>
    <w:uiPriority w:val="99"/>
    <w:semiHidden/>
    <w:locked/>
    <w:rsid w:val="0018326A"/>
    <w:rPr>
      <w:rFonts w:ascii="Lucida Grande" w:eastAsia="SimSun;宋体" w:hAnsi="Lucida Grande" w:cs="Lucida Grande"/>
      <w:color w:val="00000A"/>
      <w:kern w:val="0"/>
      <w:sz w:val="24"/>
      <w:szCs w:val="24"/>
    </w:rPr>
  </w:style>
  <w:style w:type="paragraph" w:styleId="12">
    <w:name w:val="toc 1"/>
    <w:basedOn w:val="a"/>
    <w:next w:val="a"/>
    <w:autoRedefine/>
    <w:uiPriority w:val="99"/>
    <w:semiHidden/>
    <w:rsid w:val="0078000B"/>
  </w:style>
  <w:style w:type="paragraph" w:styleId="20">
    <w:name w:val="toc 2"/>
    <w:basedOn w:val="a"/>
    <w:next w:val="a"/>
    <w:autoRedefine/>
    <w:uiPriority w:val="39"/>
    <w:rsid w:val="008D7785"/>
    <w:pPr>
      <w:tabs>
        <w:tab w:val="right" w:leader="dot" w:pos="9962"/>
      </w:tabs>
    </w:pPr>
    <w:rPr>
      <w:rFonts w:eastAsia="宋体"/>
      <w:caps/>
      <w:noProof/>
      <w:color w:val="1AB8FF"/>
      <w:sz w:val="26"/>
      <w:szCs w:val="26"/>
    </w:rPr>
  </w:style>
  <w:style w:type="paragraph" w:styleId="3">
    <w:name w:val="toc 3"/>
    <w:basedOn w:val="a"/>
    <w:next w:val="a"/>
    <w:autoRedefine/>
    <w:uiPriority w:val="99"/>
    <w:semiHidden/>
    <w:rsid w:val="0078000B"/>
    <w:pPr>
      <w:ind w:left="480"/>
    </w:pPr>
  </w:style>
  <w:style w:type="paragraph" w:styleId="4">
    <w:name w:val="toc 4"/>
    <w:basedOn w:val="a"/>
    <w:next w:val="a"/>
    <w:autoRedefine/>
    <w:uiPriority w:val="99"/>
    <w:semiHidden/>
    <w:rsid w:val="0078000B"/>
    <w:pPr>
      <w:ind w:left="720"/>
    </w:pPr>
  </w:style>
  <w:style w:type="paragraph" w:styleId="5">
    <w:name w:val="toc 5"/>
    <w:basedOn w:val="a"/>
    <w:next w:val="a"/>
    <w:autoRedefine/>
    <w:uiPriority w:val="99"/>
    <w:semiHidden/>
    <w:rsid w:val="0078000B"/>
    <w:pPr>
      <w:ind w:left="960"/>
    </w:pPr>
  </w:style>
  <w:style w:type="paragraph" w:styleId="6">
    <w:name w:val="toc 6"/>
    <w:basedOn w:val="a"/>
    <w:next w:val="a"/>
    <w:autoRedefine/>
    <w:uiPriority w:val="99"/>
    <w:semiHidden/>
    <w:rsid w:val="0078000B"/>
    <w:pPr>
      <w:ind w:left="1200"/>
    </w:pPr>
  </w:style>
  <w:style w:type="paragraph" w:styleId="7">
    <w:name w:val="toc 7"/>
    <w:basedOn w:val="a"/>
    <w:next w:val="a"/>
    <w:autoRedefine/>
    <w:uiPriority w:val="99"/>
    <w:semiHidden/>
    <w:rsid w:val="0078000B"/>
    <w:pPr>
      <w:ind w:left="1440"/>
    </w:pPr>
  </w:style>
  <w:style w:type="paragraph" w:styleId="8">
    <w:name w:val="toc 8"/>
    <w:basedOn w:val="a"/>
    <w:next w:val="a"/>
    <w:autoRedefine/>
    <w:uiPriority w:val="99"/>
    <w:semiHidden/>
    <w:rsid w:val="0078000B"/>
    <w:pPr>
      <w:ind w:left="1680"/>
    </w:pPr>
  </w:style>
  <w:style w:type="paragraph" w:styleId="9">
    <w:name w:val="toc 9"/>
    <w:basedOn w:val="a"/>
    <w:next w:val="a"/>
    <w:autoRedefine/>
    <w:uiPriority w:val="99"/>
    <w:semiHidden/>
    <w:rsid w:val="0078000B"/>
    <w:pPr>
      <w:ind w:left="1920"/>
    </w:pPr>
  </w:style>
  <w:style w:type="paragraph" w:customStyle="1" w:styleId="CHINESEHEADING">
    <w:name w:val="CHINESE HEADING"/>
    <w:basedOn w:val="2"/>
    <w:uiPriority w:val="99"/>
    <w:rsid w:val="001E193E"/>
    <w:pPr>
      <w:keepNext w:val="0"/>
      <w:pageBreakBefore/>
      <w:numPr>
        <w:ilvl w:val="0"/>
        <w:numId w:val="0"/>
      </w:numPr>
      <w:suppressAutoHyphens w:val="0"/>
      <w:spacing w:before="0" w:after="0" w:line="336" w:lineRule="auto"/>
    </w:pPr>
    <w:rPr>
      <w:rFonts w:ascii="Adobe 宋体 Std L" w:hAnsi="Adobe 宋体 Std L" w:cs="Adobe 宋体 Std L"/>
      <w:b w:val="0"/>
      <w:bCs w:val="0"/>
      <w:caps/>
      <w:color w:val="1AB8FF"/>
    </w:rPr>
  </w:style>
  <w:style w:type="character" w:styleId="aa">
    <w:name w:val="annotation reference"/>
    <w:basedOn w:val="a0"/>
    <w:uiPriority w:val="99"/>
    <w:semiHidden/>
    <w:rsid w:val="00975390"/>
    <w:rPr>
      <w:sz w:val="18"/>
      <w:szCs w:val="18"/>
    </w:rPr>
  </w:style>
  <w:style w:type="paragraph" w:styleId="ab">
    <w:name w:val="annotation subject"/>
    <w:basedOn w:val="a3"/>
    <w:next w:val="a3"/>
    <w:link w:val="Char4"/>
    <w:uiPriority w:val="99"/>
    <w:semiHidden/>
    <w:rsid w:val="00975390"/>
    <w:rPr>
      <w:b/>
      <w:bCs/>
    </w:rPr>
  </w:style>
  <w:style w:type="character" w:customStyle="1" w:styleId="Char4">
    <w:name w:val="批注主题 Char"/>
    <w:basedOn w:val="Char"/>
    <w:link w:val="ab"/>
    <w:uiPriority w:val="99"/>
    <w:locked/>
    <w:rsid w:val="00975390"/>
    <w:rPr>
      <w:rFonts w:ascii="Litera Serial" w:eastAsia="SimSun;宋体" w:hAnsi="Litera Serial" w:cs="Litera Serial"/>
      <w:b/>
      <w:bCs/>
      <w:color w:val="00000A"/>
      <w:kern w:val="0"/>
      <w:sz w:val="24"/>
      <w:szCs w:val="24"/>
      <w:lang w:val="en-US" w:eastAsia="zh-CN"/>
    </w:rPr>
  </w:style>
  <w:style w:type="character" w:customStyle="1" w:styleId="apple-converted-space">
    <w:name w:val="apple-converted-space"/>
    <w:basedOn w:val="a0"/>
    <w:uiPriority w:val="99"/>
    <w:rsid w:val="00D028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0B70"/>
    <w:pPr>
      <w:widowControl w:val="0"/>
      <w:suppressAutoHyphens/>
    </w:pPr>
    <w:rPr>
      <w:rFonts w:ascii="Litera Serial" w:eastAsia="SimSun;宋体" w:hAnsi="Litera Serial" w:cs="Litera Serial"/>
      <w:color w:val="00000A"/>
      <w:kern w:val="0"/>
      <w:sz w:val="24"/>
      <w:szCs w:val="24"/>
    </w:rPr>
  </w:style>
  <w:style w:type="paragraph" w:styleId="1">
    <w:name w:val="heading 1"/>
    <w:basedOn w:val="Heading"/>
    <w:next w:val="Textbody"/>
    <w:link w:val="1Char"/>
    <w:autoRedefine/>
    <w:uiPriority w:val="99"/>
    <w:qFormat/>
    <w:rsid w:val="008F60E4"/>
    <w:pPr>
      <w:outlineLvl w:val="0"/>
    </w:pPr>
    <w:rPr>
      <w:rFonts w:ascii="Litera Serial" w:eastAsia="宋体" w:hAnsi="Litera Serial" w:cs="Litera Serial"/>
      <w:caps/>
      <w:color w:val="1AB8FF"/>
    </w:rPr>
  </w:style>
  <w:style w:type="paragraph" w:styleId="2">
    <w:name w:val="heading 2"/>
    <w:basedOn w:val="a"/>
    <w:next w:val="Textbody"/>
    <w:link w:val="2Char"/>
    <w:uiPriority w:val="99"/>
    <w:qFormat/>
    <w:rsid w:val="00F71C43"/>
    <w:pPr>
      <w:keepNext/>
      <w:numPr>
        <w:ilvl w:val="1"/>
        <w:numId w:val="1"/>
      </w:numPr>
      <w:spacing w:before="240" w:after="120"/>
      <w:outlineLvl w:val="1"/>
    </w:pPr>
    <w:rPr>
      <w:rFonts w:ascii="Cambria" w:eastAsia="宋体" w:hAnsi="Cambria" w:cs="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8F60E4"/>
    <w:rPr>
      <w:rFonts w:ascii="Litera Serial" w:hAnsi="Litera Serial" w:cs="Litera Serial"/>
      <w:caps/>
      <w:color w:val="1AB8FF"/>
      <w:kern w:val="0"/>
      <w:sz w:val="28"/>
      <w:szCs w:val="28"/>
    </w:rPr>
  </w:style>
  <w:style w:type="character" w:customStyle="1" w:styleId="2Char">
    <w:name w:val="标题 2 Char"/>
    <w:basedOn w:val="a0"/>
    <w:link w:val="2"/>
    <w:uiPriority w:val="99"/>
    <w:locked/>
    <w:rsid w:val="00F71C43"/>
    <w:rPr>
      <w:rFonts w:ascii="Cambria" w:eastAsia="宋体" w:hAnsi="Cambria" w:cs="Cambria"/>
      <w:b/>
      <w:bCs/>
      <w:color w:val="00000A"/>
      <w:sz w:val="32"/>
      <w:szCs w:val="32"/>
      <w:lang w:val="en-US" w:eastAsia="zh-CN"/>
    </w:rPr>
  </w:style>
  <w:style w:type="paragraph" w:customStyle="1" w:styleId="Heading">
    <w:name w:val="Heading"/>
    <w:basedOn w:val="a"/>
    <w:next w:val="Textbody"/>
    <w:uiPriority w:val="99"/>
    <w:rsid w:val="00F71C43"/>
    <w:pPr>
      <w:keepNext/>
      <w:spacing w:before="240" w:after="120"/>
    </w:pPr>
    <w:rPr>
      <w:rFonts w:ascii="Arial" w:eastAsia="｣ﾍ｣ﾓ ﾃｯ" w:hAnsi="Arial" w:cs="Arial"/>
      <w:sz w:val="28"/>
      <w:szCs w:val="28"/>
    </w:rPr>
  </w:style>
  <w:style w:type="paragraph" w:customStyle="1" w:styleId="Textbody">
    <w:name w:val="Text body"/>
    <w:basedOn w:val="a"/>
    <w:uiPriority w:val="99"/>
    <w:rsid w:val="00F71C43"/>
    <w:pPr>
      <w:spacing w:after="120"/>
    </w:pPr>
  </w:style>
  <w:style w:type="character" w:customStyle="1" w:styleId="Absatz-Standardschriftart">
    <w:name w:val="Absatz-Standardschriftart"/>
    <w:uiPriority w:val="99"/>
    <w:rsid w:val="00F71C43"/>
  </w:style>
  <w:style w:type="character" w:customStyle="1" w:styleId="WW-Absatz-Standardschriftart">
    <w:name w:val="WW-Absatz-Standardschriftart"/>
    <w:uiPriority w:val="99"/>
    <w:rsid w:val="00F71C43"/>
  </w:style>
  <w:style w:type="character" w:customStyle="1" w:styleId="WW-Absatz-Standardschriftart1">
    <w:name w:val="WW-Absatz-Standardschriftart1"/>
    <w:uiPriority w:val="99"/>
    <w:rsid w:val="00F71C43"/>
  </w:style>
  <w:style w:type="character" w:customStyle="1" w:styleId="HeaderChar">
    <w:name w:val="Header Char"/>
    <w:uiPriority w:val="99"/>
    <w:rsid w:val="00F71C43"/>
    <w:rPr>
      <w:rFonts w:eastAsia="SimSun;宋体"/>
      <w:sz w:val="24"/>
      <w:szCs w:val="24"/>
      <w:lang w:eastAsia="zh-CN"/>
    </w:rPr>
  </w:style>
  <w:style w:type="character" w:customStyle="1" w:styleId="FooterChar">
    <w:name w:val="Footer Char"/>
    <w:uiPriority w:val="99"/>
    <w:rsid w:val="00F71C43"/>
    <w:rPr>
      <w:rFonts w:eastAsia="SimSun;宋体"/>
      <w:sz w:val="24"/>
      <w:szCs w:val="24"/>
      <w:lang w:eastAsia="zh-CN"/>
    </w:rPr>
  </w:style>
  <w:style w:type="character" w:customStyle="1" w:styleId="WW-DefaultParagraphFont">
    <w:name w:val="WW-Default Paragraph Font"/>
    <w:uiPriority w:val="99"/>
    <w:rsid w:val="00F71C43"/>
  </w:style>
  <w:style w:type="character" w:customStyle="1" w:styleId="PageNumber1">
    <w:name w:val="Page Number1"/>
    <w:uiPriority w:val="99"/>
    <w:rsid w:val="00F71C43"/>
  </w:style>
  <w:style w:type="character" w:customStyle="1" w:styleId="10">
    <w:name w:val="明显强调1"/>
    <w:uiPriority w:val="99"/>
    <w:rsid w:val="00F71C43"/>
    <w:rPr>
      <w:b/>
      <w:bCs/>
      <w:i/>
      <w:iCs/>
      <w:color w:val="auto"/>
    </w:rPr>
  </w:style>
  <w:style w:type="character" w:customStyle="1" w:styleId="Bullets">
    <w:name w:val="Bullets"/>
    <w:uiPriority w:val="99"/>
    <w:rsid w:val="00F71C43"/>
    <w:rPr>
      <w:rFonts w:ascii="OpenSymbol" w:hAnsi="OpenSymbol" w:cs="OpenSymbol"/>
    </w:rPr>
  </w:style>
  <w:style w:type="character" w:customStyle="1" w:styleId="InternetLink">
    <w:name w:val="Internet Link"/>
    <w:uiPriority w:val="99"/>
    <w:rsid w:val="00F71C43"/>
    <w:rPr>
      <w:color w:val="000080"/>
      <w:u w:val="single"/>
      <w:lang w:val="en-US" w:eastAsia="en-US"/>
    </w:rPr>
  </w:style>
  <w:style w:type="character" w:customStyle="1" w:styleId="ListLabel1">
    <w:name w:val="ListLabel 1"/>
    <w:uiPriority w:val="99"/>
    <w:rsid w:val="00F71C43"/>
  </w:style>
  <w:style w:type="character" w:customStyle="1" w:styleId="ListLabel2">
    <w:name w:val="ListLabel 2"/>
    <w:uiPriority w:val="99"/>
    <w:rsid w:val="00F71C43"/>
  </w:style>
  <w:style w:type="character" w:customStyle="1" w:styleId="ListLabel3">
    <w:name w:val="ListLabel 3"/>
    <w:uiPriority w:val="99"/>
    <w:rsid w:val="00F71C43"/>
  </w:style>
  <w:style w:type="character" w:customStyle="1" w:styleId="ListLabel4">
    <w:name w:val="ListLabel 4"/>
    <w:uiPriority w:val="99"/>
    <w:rsid w:val="00F71C43"/>
  </w:style>
  <w:style w:type="character" w:customStyle="1" w:styleId="ListLabel5">
    <w:name w:val="ListLabel 5"/>
    <w:uiPriority w:val="99"/>
    <w:rsid w:val="00F71C43"/>
  </w:style>
  <w:style w:type="character" w:customStyle="1" w:styleId="ListLabel6">
    <w:name w:val="ListLabel 6"/>
    <w:uiPriority w:val="99"/>
    <w:rsid w:val="00F71C43"/>
  </w:style>
  <w:style w:type="character" w:customStyle="1" w:styleId="HeaderChar1">
    <w:name w:val="Header Char1"/>
    <w:uiPriority w:val="99"/>
    <w:locked/>
    <w:rsid w:val="00F71C43"/>
    <w:rPr>
      <w:rFonts w:ascii="Times New Roman" w:eastAsia="SimSun;宋体" w:hAnsi="Times New Roman" w:cs="Times New Roman"/>
      <w:color w:val="00000A"/>
      <w:kern w:val="0"/>
      <w:sz w:val="18"/>
      <w:szCs w:val="18"/>
    </w:rPr>
  </w:style>
  <w:style w:type="character" w:customStyle="1" w:styleId="FooterChar1">
    <w:name w:val="Footer Char1"/>
    <w:uiPriority w:val="99"/>
    <w:locked/>
    <w:rsid w:val="00F71C43"/>
    <w:rPr>
      <w:rFonts w:ascii="Times New Roman" w:eastAsia="SimSun;宋体" w:hAnsi="Times New Roman" w:cs="Times New Roman"/>
      <w:color w:val="00000A"/>
      <w:kern w:val="0"/>
      <w:sz w:val="18"/>
      <w:szCs w:val="18"/>
    </w:rPr>
  </w:style>
  <w:style w:type="character" w:customStyle="1" w:styleId="BalloonTextChar">
    <w:name w:val="Balloon Text Char"/>
    <w:uiPriority w:val="99"/>
    <w:locked/>
    <w:rsid w:val="00F71C43"/>
    <w:rPr>
      <w:rFonts w:ascii="Lucida Grande" w:eastAsia="SimSun;宋体" w:hAnsi="Lucida Grande" w:cs="Lucida Grande"/>
      <w:color w:val="00000A"/>
      <w:sz w:val="18"/>
      <w:szCs w:val="18"/>
      <w:lang w:eastAsia="zh-CN"/>
    </w:rPr>
  </w:style>
  <w:style w:type="character" w:customStyle="1" w:styleId="CommentReference1">
    <w:name w:val="Comment Reference1"/>
    <w:uiPriority w:val="99"/>
    <w:rsid w:val="00F71C43"/>
    <w:rPr>
      <w:sz w:val="18"/>
      <w:szCs w:val="18"/>
    </w:rPr>
  </w:style>
  <w:style w:type="character" w:customStyle="1" w:styleId="CommentTextChar">
    <w:name w:val="Comment Text Char"/>
    <w:uiPriority w:val="99"/>
    <w:locked/>
    <w:rsid w:val="00F71C43"/>
    <w:rPr>
      <w:rFonts w:ascii="Times New Roman" w:eastAsia="SimSun;宋体" w:hAnsi="Times New Roman" w:cs="Times New Roman"/>
      <w:color w:val="00000A"/>
      <w:lang w:eastAsia="zh-CN"/>
    </w:rPr>
  </w:style>
  <w:style w:type="character" w:customStyle="1" w:styleId="CommentSubjectChar">
    <w:name w:val="Comment Subject Char"/>
    <w:link w:val="CommentSubject1"/>
    <w:uiPriority w:val="99"/>
    <w:locked/>
    <w:rsid w:val="00F71C43"/>
    <w:rPr>
      <w:rFonts w:ascii="Times New Roman" w:eastAsia="SimSun;宋体" w:hAnsi="Times New Roman" w:cs="Times New Roman"/>
      <w:b/>
      <w:bCs/>
      <w:color w:val="00000A"/>
      <w:sz w:val="20"/>
      <w:szCs w:val="20"/>
      <w:lang w:eastAsia="zh-CN"/>
    </w:rPr>
  </w:style>
  <w:style w:type="paragraph" w:customStyle="1" w:styleId="CommentSubject1">
    <w:name w:val="Comment Subject1"/>
    <w:basedOn w:val="a3"/>
    <w:next w:val="a3"/>
    <w:link w:val="CommentSubjectChar"/>
    <w:uiPriority w:val="99"/>
    <w:rsid w:val="00F71C43"/>
    <w:rPr>
      <w:b/>
      <w:bCs/>
      <w:sz w:val="20"/>
      <w:szCs w:val="20"/>
    </w:rPr>
  </w:style>
  <w:style w:type="paragraph" w:styleId="a3">
    <w:name w:val="annotation text"/>
    <w:basedOn w:val="a"/>
    <w:link w:val="Char"/>
    <w:uiPriority w:val="99"/>
    <w:semiHidden/>
    <w:rsid w:val="00F71C43"/>
    <w:rPr>
      <w:rFonts w:ascii="Times New Roman" w:hAnsi="Times New Roman" w:cs="Times New Roman"/>
    </w:rPr>
  </w:style>
  <w:style w:type="character" w:customStyle="1" w:styleId="Char">
    <w:name w:val="批注文字 Char"/>
    <w:basedOn w:val="a0"/>
    <w:link w:val="a3"/>
    <w:uiPriority w:val="99"/>
    <w:semiHidden/>
    <w:locked/>
    <w:rsid w:val="000E50F7"/>
    <w:rPr>
      <w:rFonts w:eastAsia="SimSun;宋体"/>
      <w:color w:val="00000A"/>
      <w:kern w:val="0"/>
      <w:sz w:val="24"/>
      <w:szCs w:val="24"/>
    </w:rPr>
  </w:style>
  <w:style w:type="character" w:styleId="a4">
    <w:name w:val="Emphasis"/>
    <w:basedOn w:val="a0"/>
    <w:uiPriority w:val="99"/>
    <w:qFormat/>
    <w:rsid w:val="00F71C43"/>
    <w:rPr>
      <w:i/>
      <w:iCs/>
    </w:rPr>
  </w:style>
  <w:style w:type="paragraph" w:customStyle="1" w:styleId="List1">
    <w:name w:val="List1"/>
    <w:basedOn w:val="Textbody"/>
    <w:uiPriority w:val="99"/>
    <w:rsid w:val="00F71C43"/>
  </w:style>
  <w:style w:type="paragraph" w:customStyle="1" w:styleId="Index">
    <w:name w:val="Index"/>
    <w:basedOn w:val="a"/>
    <w:uiPriority w:val="99"/>
    <w:rsid w:val="00F71C43"/>
    <w:pPr>
      <w:suppressLineNumbers/>
    </w:pPr>
  </w:style>
  <w:style w:type="paragraph" w:customStyle="1" w:styleId="TableContents">
    <w:name w:val="Table Contents"/>
    <w:basedOn w:val="a"/>
    <w:uiPriority w:val="99"/>
    <w:rsid w:val="00F71C43"/>
    <w:pPr>
      <w:suppressLineNumbers/>
    </w:pPr>
  </w:style>
  <w:style w:type="paragraph" w:customStyle="1" w:styleId="TableHeading">
    <w:name w:val="Table Heading"/>
    <w:basedOn w:val="TableContents"/>
    <w:uiPriority w:val="99"/>
    <w:rsid w:val="00F71C43"/>
    <w:pPr>
      <w:jc w:val="center"/>
    </w:pPr>
    <w:rPr>
      <w:b/>
      <w:bCs/>
    </w:rPr>
  </w:style>
  <w:style w:type="paragraph" w:customStyle="1" w:styleId="Numbering">
    <w:name w:val="Numbering"/>
    <w:basedOn w:val="a"/>
    <w:uiPriority w:val="99"/>
    <w:rsid w:val="00F71C43"/>
    <w:pPr>
      <w:spacing w:line="213" w:lineRule="atLeast"/>
      <w:jc w:val="center"/>
    </w:pPr>
    <w:rPr>
      <w:rFonts w:ascii="LiteraSerial;Times New Roman" w:eastAsia="｣ﾍ｣ﾓ ﾃｯ" w:hAnsi="LiteraSerial;Times New Roman" w:cs="LiteraSerial;Times New Roman"/>
      <w:color w:val="656769"/>
      <w:sz w:val="18"/>
      <w:szCs w:val="18"/>
      <w:lang w:val="en-GB"/>
    </w:rPr>
  </w:style>
  <w:style w:type="paragraph" w:customStyle="1" w:styleId="Framecontents">
    <w:name w:val="Frame contents"/>
    <w:basedOn w:val="Textbody"/>
    <w:uiPriority w:val="99"/>
    <w:rsid w:val="00F71C43"/>
  </w:style>
  <w:style w:type="paragraph" w:customStyle="1" w:styleId="Textbodyindent">
    <w:name w:val="Text body indent"/>
    <w:basedOn w:val="Textbody"/>
    <w:uiPriority w:val="99"/>
    <w:rsid w:val="00F71C43"/>
    <w:pPr>
      <w:ind w:left="283"/>
    </w:pPr>
  </w:style>
  <w:style w:type="paragraph" w:styleId="a5">
    <w:name w:val="Balloon Text"/>
    <w:basedOn w:val="a"/>
    <w:link w:val="Char0"/>
    <w:uiPriority w:val="99"/>
    <w:semiHidden/>
    <w:rsid w:val="00F71C43"/>
    <w:rPr>
      <w:rFonts w:ascii="Times New Roman" w:hAnsi="Times New Roman" w:cs="Times New Roman"/>
      <w:sz w:val="2"/>
      <w:szCs w:val="2"/>
    </w:rPr>
  </w:style>
  <w:style w:type="character" w:customStyle="1" w:styleId="Char0">
    <w:name w:val="批注框文本 Char"/>
    <w:basedOn w:val="a0"/>
    <w:link w:val="a5"/>
    <w:uiPriority w:val="99"/>
    <w:semiHidden/>
    <w:locked/>
    <w:rsid w:val="000E50F7"/>
    <w:rPr>
      <w:rFonts w:eastAsia="SimSun;宋体"/>
      <w:color w:val="00000A"/>
      <w:kern w:val="0"/>
      <w:sz w:val="2"/>
      <w:szCs w:val="2"/>
    </w:rPr>
  </w:style>
  <w:style w:type="paragraph" w:styleId="a6">
    <w:name w:val="footer"/>
    <w:basedOn w:val="a"/>
    <w:link w:val="Char1"/>
    <w:uiPriority w:val="99"/>
    <w:rsid w:val="00F71C43"/>
    <w:pPr>
      <w:suppressLineNumbers/>
      <w:tabs>
        <w:tab w:val="center" w:pos="4320"/>
        <w:tab w:val="right" w:pos="8640"/>
      </w:tabs>
    </w:pPr>
    <w:rPr>
      <w:rFonts w:ascii="Times New Roman" w:hAnsi="Times New Roman" w:cs="Times New Roman"/>
      <w:sz w:val="18"/>
      <w:szCs w:val="18"/>
    </w:rPr>
  </w:style>
  <w:style w:type="character" w:customStyle="1" w:styleId="Char1">
    <w:name w:val="页脚 Char"/>
    <w:basedOn w:val="a0"/>
    <w:link w:val="a6"/>
    <w:uiPriority w:val="99"/>
    <w:semiHidden/>
    <w:locked/>
    <w:rsid w:val="000E50F7"/>
    <w:rPr>
      <w:rFonts w:eastAsia="SimSun;宋体"/>
      <w:color w:val="00000A"/>
      <w:kern w:val="0"/>
      <w:sz w:val="18"/>
      <w:szCs w:val="18"/>
    </w:rPr>
  </w:style>
  <w:style w:type="paragraph" w:styleId="a7">
    <w:name w:val="caption"/>
    <w:basedOn w:val="a"/>
    <w:uiPriority w:val="99"/>
    <w:qFormat/>
    <w:rsid w:val="00F71C43"/>
    <w:pPr>
      <w:suppressLineNumbers/>
      <w:spacing w:before="120" w:after="120"/>
    </w:pPr>
    <w:rPr>
      <w:i/>
      <w:iCs/>
    </w:rPr>
  </w:style>
  <w:style w:type="paragraph" w:styleId="a8">
    <w:name w:val="header"/>
    <w:basedOn w:val="a"/>
    <w:link w:val="Char2"/>
    <w:uiPriority w:val="99"/>
    <w:rsid w:val="00F71C43"/>
    <w:pPr>
      <w:suppressLineNumbers/>
      <w:tabs>
        <w:tab w:val="center" w:pos="4320"/>
        <w:tab w:val="right" w:pos="8640"/>
      </w:tabs>
    </w:pPr>
    <w:rPr>
      <w:rFonts w:ascii="Times New Roman" w:hAnsi="Times New Roman" w:cs="Times New Roman"/>
      <w:sz w:val="18"/>
      <w:szCs w:val="18"/>
    </w:rPr>
  </w:style>
  <w:style w:type="character" w:customStyle="1" w:styleId="Char2">
    <w:name w:val="页眉 Char"/>
    <w:basedOn w:val="a0"/>
    <w:link w:val="a8"/>
    <w:uiPriority w:val="99"/>
    <w:semiHidden/>
    <w:locked/>
    <w:rsid w:val="000E50F7"/>
    <w:rPr>
      <w:rFonts w:eastAsia="SimSun;宋体"/>
      <w:color w:val="00000A"/>
      <w:kern w:val="0"/>
      <w:sz w:val="18"/>
      <w:szCs w:val="18"/>
    </w:rPr>
  </w:style>
  <w:style w:type="paragraph" w:customStyle="1" w:styleId="11">
    <w:name w:val="修订1"/>
    <w:hidden/>
    <w:uiPriority w:val="99"/>
    <w:semiHidden/>
    <w:rsid w:val="0018326A"/>
    <w:rPr>
      <w:rFonts w:eastAsia="SimSun;宋体"/>
      <w:color w:val="00000A"/>
      <w:kern w:val="0"/>
      <w:sz w:val="24"/>
      <w:szCs w:val="24"/>
    </w:rPr>
  </w:style>
  <w:style w:type="paragraph" w:styleId="a9">
    <w:name w:val="Document Map"/>
    <w:basedOn w:val="a"/>
    <w:link w:val="Char3"/>
    <w:uiPriority w:val="99"/>
    <w:semiHidden/>
    <w:rsid w:val="0018326A"/>
    <w:rPr>
      <w:rFonts w:ascii="Lucida Grande" w:hAnsi="Lucida Grande" w:cs="Lucida Grande"/>
    </w:rPr>
  </w:style>
  <w:style w:type="character" w:customStyle="1" w:styleId="Char3">
    <w:name w:val="文档结构图 Char"/>
    <w:basedOn w:val="a0"/>
    <w:link w:val="a9"/>
    <w:uiPriority w:val="99"/>
    <w:semiHidden/>
    <w:locked/>
    <w:rsid w:val="0018326A"/>
    <w:rPr>
      <w:rFonts w:ascii="Lucida Grande" w:eastAsia="SimSun;宋体" w:hAnsi="Lucida Grande" w:cs="Lucida Grande"/>
      <w:color w:val="00000A"/>
      <w:kern w:val="0"/>
      <w:sz w:val="24"/>
      <w:szCs w:val="24"/>
    </w:rPr>
  </w:style>
  <w:style w:type="paragraph" w:styleId="12">
    <w:name w:val="toc 1"/>
    <w:basedOn w:val="a"/>
    <w:next w:val="a"/>
    <w:autoRedefine/>
    <w:uiPriority w:val="99"/>
    <w:semiHidden/>
    <w:rsid w:val="0078000B"/>
  </w:style>
  <w:style w:type="paragraph" w:styleId="20">
    <w:name w:val="toc 2"/>
    <w:basedOn w:val="a"/>
    <w:next w:val="a"/>
    <w:autoRedefine/>
    <w:uiPriority w:val="39"/>
    <w:rsid w:val="008D7785"/>
    <w:pPr>
      <w:tabs>
        <w:tab w:val="right" w:leader="dot" w:pos="9962"/>
      </w:tabs>
    </w:pPr>
    <w:rPr>
      <w:rFonts w:eastAsia="宋体"/>
      <w:caps/>
      <w:noProof/>
      <w:color w:val="1AB8FF"/>
      <w:sz w:val="26"/>
      <w:szCs w:val="26"/>
    </w:rPr>
  </w:style>
  <w:style w:type="paragraph" w:styleId="3">
    <w:name w:val="toc 3"/>
    <w:basedOn w:val="a"/>
    <w:next w:val="a"/>
    <w:autoRedefine/>
    <w:uiPriority w:val="99"/>
    <w:semiHidden/>
    <w:rsid w:val="0078000B"/>
    <w:pPr>
      <w:ind w:left="480"/>
    </w:pPr>
  </w:style>
  <w:style w:type="paragraph" w:styleId="4">
    <w:name w:val="toc 4"/>
    <w:basedOn w:val="a"/>
    <w:next w:val="a"/>
    <w:autoRedefine/>
    <w:uiPriority w:val="99"/>
    <w:semiHidden/>
    <w:rsid w:val="0078000B"/>
    <w:pPr>
      <w:ind w:left="720"/>
    </w:pPr>
  </w:style>
  <w:style w:type="paragraph" w:styleId="5">
    <w:name w:val="toc 5"/>
    <w:basedOn w:val="a"/>
    <w:next w:val="a"/>
    <w:autoRedefine/>
    <w:uiPriority w:val="99"/>
    <w:semiHidden/>
    <w:rsid w:val="0078000B"/>
    <w:pPr>
      <w:ind w:left="960"/>
    </w:pPr>
  </w:style>
  <w:style w:type="paragraph" w:styleId="6">
    <w:name w:val="toc 6"/>
    <w:basedOn w:val="a"/>
    <w:next w:val="a"/>
    <w:autoRedefine/>
    <w:uiPriority w:val="99"/>
    <w:semiHidden/>
    <w:rsid w:val="0078000B"/>
    <w:pPr>
      <w:ind w:left="1200"/>
    </w:pPr>
  </w:style>
  <w:style w:type="paragraph" w:styleId="7">
    <w:name w:val="toc 7"/>
    <w:basedOn w:val="a"/>
    <w:next w:val="a"/>
    <w:autoRedefine/>
    <w:uiPriority w:val="99"/>
    <w:semiHidden/>
    <w:rsid w:val="0078000B"/>
    <w:pPr>
      <w:ind w:left="1440"/>
    </w:pPr>
  </w:style>
  <w:style w:type="paragraph" w:styleId="8">
    <w:name w:val="toc 8"/>
    <w:basedOn w:val="a"/>
    <w:next w:val="a"/>
    <w:autoRedefine/>
    <w:uiPriority w:val="99"/>
    <w:semiHidden/>
    <w:rsid w:val="0078000B"/>
    <w:pPr>
      <w:ind w:left="1680"/>
    </w:pPr>
  </w:style>
  <w:style w:type="paragraph" w:styleId="9">
    <w:name w:val="toc 9"/>
    <w:basedOn w:val="a"/>
    <w:next w:val="a"/>
    <w:autoRedefine/>
    <w:uiPriority w:val="99"/>
    <w:semiHidden/>
    <w:rsid w:val="0078000B"/>
    <w:pPr>
      <w:ind w:left="1920"/>
    </w:pPr>
  </w:style>
  <w:style w:type="paragraph" w:customStyle="1" w:styleId="CHINESEHEADING">
    <w:name w:val="CHINESE HEADING"/>
    <w:basedOn w:val="2"/>
    <w:uiPriority w:val="99"/>
    <w:rsid w:val="001E193E"/>
    <w:pPr>
      <w:keepNext w:val="0"/>
      <w:pageBreakBefore/>
      <w:numPr>
        <w:ilvl w:val="0"/>
        <w:numId w:val="0"/>
      </w:numPr>
      <w:suppressAutoHyphens w:val="0"/>
      <w:spacing w:before="0" w:after="0" w:line="336" w:lineRule="auto"/>
    </w:pPr>
    <w:rPr>
      <w:rFonts w:ascii="Adobe 宋体 Std L" w:hAnsi="Adobe 宋体 Std L" w:cs="Adobe 宋体 Std L"/>
      <w:b w:val="0"/>
      <w:bCs w:val="0"/>
      <w:caps/>
      <w:color w:val="1AB8FF"/>
    </w:rPr>
  </w:style>
  <w:style w:type="character" w:styleId="aa">
    <w:name w:val="annotation reference"/>
    <w:basedOn w:val="a0"/>
    <w:uiPriority w:val="99"/>
    <w:semiHidden/>
    <w:rsid w:val="00975390"/>
    <w:rPr>
      <w:sz w:val="18"/>
      <w:szCs w:val="18"/>
    </w:rPr>
  </w:style>
  <w:style w:type="paragraph" w:styleId="ab">
    <w:name w:val="annotation subject"/>
    <w:basedOn w:val="a3"/>
    <w:next w:val="a3"/>
    <w:link w:val="Char4"/>
    <w:uiPriority w:val="99"/>
    <w:semiHidden/>
    <w:rsid w:val="00975390"/>
    <w:rPr>
      <w:b/>
      <w:bCs/>
    </w:rPr>
  </w:style>
  <w:style w:type="character" w:customStyle="1" w:styleId="Char4">
    <w:name w:val="批注主题 Char"/>
    <w:basedOn w:val="Char"/>
    <w:link w:val="ab"/>
    <w:uiPriority w:val="99"/>
    <w:locked/>
    <w:rsid w:val="00975390"/>
    <w:rPr>
      <w:rFonts w:ascii="Litera Serial" w:eastAsia="SimSun;宋体" w:hAnsi="Litera Serial" w:cs="Litera Serial"/>
      <w:b/>
      <w:bCs/>
      <w:color w:val="00000A"/>
      <w:kern w:val="0"/>
      <w:sz w:val="24"/>
      <w:szCs w:val="24"/>
      <w:lang w:val="en-US" w:eastAsia="zh-CN"/>
    </w:rPr>
  </w:style>
  <w:style w:type="character" w:customStyle="1" w:styleId="apple-converted-space">
    <w:name w:val="apple-converted-space"/>
    <w:basedOn w:val="a0"/>
    <w:uiPriority w:val="99"/>
    <w:rsid w:val="00D028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012649">
      <w:marLeft w:val="0"/>
      <w:marRight w:val="0"/>
      <w:marTop w:val="0"/>
      <w:marBottom w:val="0"/>
      <w:divBdr>
        <w:top w:val="none" w:sz="0" w:space="0" w:color="auto"/>
        <w:left w:val="none" w:sz="0" w:space="0" w:color="auto"/>
        <w:bottom w:val="none" w:sz="0" w:space="0" w:color="auto"/>
        <w:right w:val="none" w:sz="0" w:space="0" w:color="auto"/>
      </w:divBdr>
    </w:div>
    <w:div w:id="10801265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F4B45F-DBDC-4339-902C-A7DE32B5C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46</Pages>
  <Words>10352</Words>
  <Characters>59009</Characters>
  <Application>Microsoft Office Word</Application>
  <DocSecurity>0</DocSecurity>
  <Lines>491</Lines>
  <Paragraphs>138</Paragraphs>
  <ScaleCrop>false</ScaleCrop>
  <Company>Microsoft</Company>
  <LinksUpToDate>false</LinksUpToDate>
  <CharactersWithSpaces>69223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ralph</dc:title>
  <dc:creator>Barry Shalley</dc:creator>
  <cp:keywords>Modify by Ksl</cp:keywords>
  <cp:lastModifiedBy>Kingsley</cp:lastModifiedBy>
  <cp:revision>3</cp:revision>
  <cp:lastPrinted>2013-08-23T02:59:00Z</cp:lastPrinted>
  <dcterms:created xsi:type="dcterms:W3CDTF">2013-10-11T06:38:00Z</dcterms:created>
  <dcterms:modified xsi:type="dcterms:W3CDTF">2013-10-12T05:56:00Z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